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65354" w14:textId="7E882599" w:rsidR="00C96E56" w:rsidRPr="00C96E56" w:rsidRDefault="00C96E56" w:rsidP="00C96E56">
      <w:pPr>
        <w:pStyle w:val="DocumentBU"/>
      </w:pPr>
      <w:r>
        <w:fldChar w:fldCharType="begin">
          <w:ffData>
            <w:name w:val="Client"/>
            <w:enabled/>
            <w:calcOnExit w:val="0"/>
            <w:helpText w:type="text" w:val="Nom de la société cliente"/>
            <w:statusText w:type="text" w:val="Nom de la société cliente"/>
            <w:textInput>
              <w:default w:val="MESRI"/>
              <w:maxLength w:val="40"/>
            </w:textInput>
          </w:ffData>
        </w:fldChar>
      </w:r>
      <w:bookmarkStart w:id="0" w:name="Client"/>
      <w:r>
        <w:instrText xml:space="preserve"> FORMTEXT </w:instrText>
      </w:r>
      <w:r>
        <w:fldChar w:fldCharType="separate"/>
      </w:r>
      <w:r w:rsidR="00100F91">
        <w:rPr>
          <w:noProof/>
        </w:rPr>
        <w:t>MESRI</w:t>
      </w:r>
      <w:r>
        <w:fldChar w:fldCharType="end"/>
      </w:r>
      <w:bookmarkEnd w:id="0"/>
    </w:p>
    <w:p w14:paraId="1E378812" w14:textId="2A90B4AB" w:rsidR="00C96E56" w:rsidRPr="00431B32" w:rsidRDefault="00C96E56" w:rsidP="00C96E56">
      <w:pPr>
        <w:pStyle w:val="DocumentTitre"/>
      </w:pPr>
      <w:r>
        <w:fldChar w:fldCharType="begin">
          <w:ffData>
            <w:name w:val="TitreDocument"/>
            <w:enabled/>
            <w:calcOnExit w:val="0"/>
            <w:helpText w:type="text" w:val="Saisir le titre du document."/>
            <w:statusText w:type="text" w:val="Titre du document"/>
            <w:textInput>
              <w:default w:val="Document de conception - Évolution 2023 - Crawler"/>
            </w:textInput>
          </w:ffData>
        </w:fldChar>
      </w:r>
      <w:bookmarkStart w:id="1" w:name="TitreDocument"/>
      <w:r>
        <w:instrText xml:space="preserve"> FORMTEXT </w:instrText>
      </w:r>
      <w:r>
        <w:fldChar w:fldCharType="separate"/>
      </w:r>
      <w:r w:rsidR="00100F91">
        <w:rPr>
          <w:noProof/>
        </w:rPr>
        <w:t>Document de conception - Évolution 2023 - Crawler</w:t>
      </w:r>
      <w:r>
        <w:fldChar w:fldCharType="end"/>
      </w:r>
      <w:bookmarkEnd w:id="1"/>
    </w:p>
    <w:p w14:paraId="536BEA1D" w14:textId="103A10BC" w:rsidR="00C96E56" w:rsidRPr="00C96E56" w:rsidRDefault="00C96E56" w:rsidP="00C96E56">
      <w:pPr>
        <w:pStyle w:val="DocumentRfrence"/>
      </w:pPr>
      <w:r w:rsidRPr="00C96E56">
        <w:fldChar w:fldCharType="begin">
          <w:ffData>
            <w:name w:val="IdProjet"/>
            <w:enabled/>
            <w:calcOnExit w:val="0"/>
            <w:helpText w:type="text" w:val="Identifiant du projet (8 caractères maximum)"/>
            <w:statusText w:type="text" w:val="Identifiant du projet"/>
            <w:textInput>
              <w:default w:val="ScanESR"/>
              <w:maxLength w:val="20"/>
              <w:format w:val="CAPITALES"/>
            </w:textInput>
          </w:ffData>
        </w:fldChar>
      </w:r>
      <w:bookmarkStart w:id="2" w:name="IdProjet"/>
      <w:r w:rsidRPr="00C96E56">
        <w:instrText xml:space="preserve"> FORMTEXT </w:instrText>
      </w:r>
      <w:r w:rsidRPr="00C96E56">
        <w:fldChar w:fldCharType="separate"/>
      </w:r>
      <w:r w:rsidR="00100F91">
        <w:t>ScanESR</w:t>
      </w:r>
      <w:r w:rsidRPr="00C96E56">
        <w:fldChar w:fldCharType="end"/>
      </w:r>
      <w:bookmarkEnd w:id="2"/>
      <w:r w:rsidRPr="00C96E56">
        <w:t>/</w:t>
      </w:r>
      <w:r w:rsidRPr="00C96E56">
        <w:fldChar w:fldCharType="begin">
          <w:ffData>
            <w:name w:val="TypeDoc"/>
            <w:enabled/>
            <w:calcOnExit w:val="0"/>
            <w:helpText w:type="text" w:val="Choisir un type de document.&#10;&#10;La liste des types de document ISOTOP est précisée dans la procédure opérationnelle n°2."/>
            <w:statusText w:type="text" w:val="Type de document"/>
            <w:textInput>
              <w:default w:val="CON"/>
              <w:maxLength w:val="3"/>
              <w:format w:val="CAPITALES"/>
            </w:textInput>
          </w:ffData>
        </w:fldChar>
      </w:r>
      <w:bookmarkStart w:id="3" w:name="TypeDoc"/>
      <w:r w:rsidRPr="00C96E56">
        <w:instrText xml:space="preserve"> FORMTEXT </w:instrText>
      </w:r>
      <w:r w:rsidRPr="00C96E56">
        <w:fldChar w:fldCharType="separate"/>
      </w:r>
      <w:r w:rsidR="00100F91">
        <w:t>CON</w:t>
      </w:r>
      <w:r w:rsidRPr="00C96E56">
        <w:fldChar w:fldCharType="end"/>
      </w:r>
      <w:bookmarkEnd w:id="3"/>
      <w:r w:rsidRPr="00C96E56">
        <w:t>_</w:t>
      </w:r>
      <w:r w:rsidRPr="00C96E56">
        <w:fldChar w:fldCharType="begin">
          <w:ffData>
            <w:name w:val="Chrono"/>
            <w:enabled/>
            <w:calcOnExit w:val="0"/>
            <w:helpText w:type="text" w:val="Numéro chrono du document dans le type de document choisi."/>
            <w:statusText w:type="text" w:val="Numéro chrono du document"/>
            <w:textInput>
              <w:default w:val="002"/>
              <w:maxLength w:val="3"/>
            </w:textInput>
          </w:ffData>
        </w:fldChar>
      </w:r>
      <w:bookmarkStart w:id="4" w:name="Chrono"/>
      <w:r w:rsidRPr="00C96E56">
        <w:instrText xml:space="preserve"> FORMTEXT </w:instrText>
      </w:r>
      <w:r w:rsidRPr="00C96E56">
        <w:fldChar w:fldCharType="separate"/>
      </w:r>
      <w:ins w:id="5" w:author="PAN Yilei" w:date="2023-08-28T13:48:00Z">
        <w:r w:rsidR="00E65B2F">
          <w:t>002</w:t>
        </w:r>
      </w:ins>
      <w:del w:id="6" w:author="PAN Yilei" w:date="2023-08-28T13:48:00Z">
        <w:r w:rsidR="00695C0D" w:rsidDel="00E65B2F">
          <w:delText>002</w:delText>
        </w:r>
      </w:del>
      <w:r w:rsidRPr="00C96E56">
        <w:fldChar w:fldCharType="end"/>
      </w:r>
      <w:bookmarkEnd w:id="4"/>
      <w:r w:rsidRPr="00C96E56">
        <w:t>/</w:t>
      </w:r>
      <w:r w:rsidRPr="00C96E56">
        <w:fldChar w:fldCharType="begin">
          <w:ffData>
            <w:name w:val="Version"/>
            <w:enabled/>
            <w:calcOnExit w:val="0"/>
            <w:helpText w:type="text" w:val="Numéro de la version du document dans le type de document choisi (de 1 à 9)."/>
            <w:statusText w:type="text" w:val="Numéro de la version du document"/>
            <w:textInput>
              <w:type w:val="number"/>
              <w:default w:val="3"/>
              <w:maxLength w:val="1"/>
              <w:format w:val="0"/>
            </w:textInput>
          </w:ffData>
        </w:fldChar>
      </w:r>
      <w:bookmarkStart w:id="7" w:name="Version"/>
      <w:r w:rsidRPr="00C96E56">
        <w:instrText xml:space="preserve"> FORMTEXT </w:instrText>
      </w:r>
      <w:r w:rsidRPr="00C96E56">
        <w:fldChar w:fldCharType="separate"/>
      </w:r>
      <w:ins w:id="8" w:author="PAN Yilei" w:date="2023-08-28T13:48:00Z">
        <w:r w:rsidR="00E65B2F">
          <w:t>3</w:t>
        </w:r>
      </w:ins>
      <w:del w:id="9" w:author="PAN Yilei" w:date="2023-08-28T13:48:00Z">
        <w:r w:rsidR="00695C0D" w:rsidDel="00E65B2F">
          <w:delText>2</w:delText>
        </w:r>
      </w:del>
      <w:r w:rsidRPr="00C96E56">
        <w:fldChar w:fldCharType="end"/>
      </w:r>
      <w:bookmarkEnd w:id="7"/>
      <w:r w:rsidRPr="00C96E56">
        <w:t>.</w:t>
      </w:r>
      <w:r w:rsidRPr="00C96E56">
        <w:fldChar w:fldCharType="begin">
          <w:ffData>
            <w:name w:val="Correction"/>
            <w:enabled/>
            <w:calcOnExit w:val="0"/>
            <w:helpText w:type="text" w:val="Numéro de révision du document (de 0 à 9)."/>
            <w:statusText w:type="text" w:val="Numéro de révision du document"/>
            <w:textInput>
              <w:type w:val="number"/>
              <w:default w:val="0"/>
              <w:maxLength w:val="1"/>
              <w:format w:val="0"/>
            </w:textInput>
          </w:ffData>
        </w:fldChar>
      </w:r>
      <w:bookmarkStart w:id="10" w:name="Correction"/>
      <w:r w:rsidRPr="00C96E56">
        <w:instrText xml:space="preserve"> FORMTEXT </w:instrText>
      </w:r>
      <w:r w:rsidRPr="00C96E56">
        <w:fldChar w:fldCharType="separate"/>
      </w:r>
      <w:ins w:id="11" w:author="PAN Yilei" w:date="2023-08-28T13:48:00Z">
        <w:r w:rsidR="00E65B2F">
          <w:t>0</w:t>
        </w:r>
      </w:ins>
      <w:del w:id="12" w:author="PAN Yilei" w:date="2023-08-28T13:48:00Z">
        <w:r w:rsidR="00695C0D" w:rsidDel="00E65B2F">
          <w:delText>1</w:delText>
        </w:r>
      </w:del>
      <w:r w:rsidRPr="00C96E56">
        <w:fldChar w:fldCharType="end"/>
      </w:r>
      <w:bookmarkEnd w:id="10"/>
    </w:p>
    <w:p w14:paraId="6E0130A0" w14:textId="77777777" w:rsidR="00C96E56" w:rsidRPr="00C96E56" w:rsidRDefault="00C96E56" w:rsidP="00C96E56">
      <w:pPr>
        <w:pStyle w:val="Cartouche"/>
      </w:pPr>
    </w:p>
    <w:p w14:paraId="3EB35F03" w14:textId="6D797EFE" w:rsidR="00C96E56" w:rsidRPr="00C96E56" w:rsidRDefault="00C96E56" w:rsidP="00C96E56">
      <w:pPr>
        <w:pStyle w:val="Cartouche"/>
      </w:pPr>
      <w:r w:rsidRPr="00C96E56">
        <w:t>Entité :</w:t>
      </w:r>
      <w:r w:rsidRPr="00C96E56">
        <w:tab/>
      </w:r>
      <w:r w:rsidRPr="00C96E56">
        <w:tab/>
      </w:r>
      <w:r w:rsidRPr="00C96E56">
        <w:fldChar w:fldCharType="begin">
          <w:ffData>
            <w:name w:val="Entité"/>
            <w:enabled/>
            <w:calcOnExit w:val="0"/>
            <w:helpText w:type="text" w:val="Nom de l'entité DECAN"/>
            <w:statusText w:type="text" w:val="Nom de l'entité DECAN"/>
            <w:textInput>
              <w:default w:val="COEXYA/SSL"/>
              <w:maxLength w:val="40"/>
            </w:textInput>
          </w:ffData>
        </w:fldChar>
      </w:r>
      <w:bookmarkStart w:id="13" w:name="Entité"/>
      <w:r w:rsidRPr="00C96E56">
        <w:instrText xml:space="preserve"> FORMTEXT </w:instrText>
      </w:r>
      <w:r w:rsidRPr="00C96E56">
        <w:fldChar w:fldCharType="separate"/>
      </w:r>
      <w:r w:rsidR="00100F91">
        <w:rPr>
          <w:noProof/>
        </w:rPr>
        <w:t>COEXYA/SSL</w:t>
      </w:r>
      <w:r w:rsidRPr="00C96E56">
        <w:fldChar w:fldCharType="end"/>
      </w:r>
      <w:bookmarkEnd w:id="13"/>
    </w:p>
    <w:p w14:paraId="0250DDB8" w14:textId="24BAA2E0" w:rsidR="00C96E56" w:rsidRPr="00C96E56" w:rsidRDefault="00C96E56" w:rsidP="00C96E56">
      <w:pPr>
        <w:pStyle w:val="Cartouche"/>
      </w:pPr>
      <w:r w:rsidRPr="00C96E56">
        <w:t>Contrat/Projet :</w:t>
      </w:r>
      <w:r w:rsidRPr="00C96E56">
        <w:tab/>
      </w:r>
      <w:r w:rsidRPr="00C96E56">
        <w:fldChar w:fldCharType="begin">
          <w:ffData>
            <w:name w:val="Projet"/>
            <w:enabled/>
            <w:calcOnExit w:val="0"/>
            <w:helpText w:type="text" w:val="Nom du projet"/>
            <w:statusText w:type="text" w:val="Nom du projet"/>
            <w:textInput>
              <w:default w:val="ScanESR"/>
              <w:maxLength w:val="40"/>
            </w:textInput>
          </w:ffData>
        </w:fldChar>
      </w:r>
      <w:bookmarkStart w:id="14" w:name="Projet"/>
      <w:r w:rsidRPr="00C96E56">
        <w:instrText xml:space="preserve"> FORMTEXT </w:instrText>
      </w:r>
      <w:r w:rsidRPr="00C96E56">
        <w:fldChar w:fldCharType="separate"/>
      </w:r>
      <w:r w:rsidR="00100F91">
        <w:rPr>
          <w:noProof/>
        </w:rPr>
        <w:t>ScanESR</w:t>
      </w:r>
      <w:r w:rsidRPr="00C96E56">
        <w:fldChar w:fldCharType="end"/>
      </w:r>
      <w:bookmarkEnd w:id="14"/>
    </w:p>
    <w:p w14:paraId="73569756" w14:textId="320CADD7" w:rsidR="00C96E56" w:rsidRDefault="00C96E56" w:rsidP="00C96E56">
      <w:pPr>
        <w:pStyle w:val="Cartouche"/>
      </w:pPr>
      <w:r w:rsidRPr="00C96E56">
        <w:t>Identifiant :</w:t>
      </w:r>
      <w:r w:rsidRPr="00C96E56">
        <w:tab/>
      </w:r>
      <w:r w:rsidRPr="00C96E56">
        <w:tab/>
      </w:r>
      <w:fldSimple w:instr=" REF  IdProjet  \* MERGEFORMAT ">
        <w:r w:rsidR="00AC03C2">
          <w:t>ScanESR</w:t>
        </w:r>
      </w:fldSimple>
    </w:p>
    <w:p w14:paraId="5BF8A0A0" w14:textId="77777777" w:rsidR="0072647A" w:rsidRPr="00C96E56" w:rsidRDefault="0072647A" w:rsidP="00C96E56">
      <w:pPr>
        <w:pStyle w:val="Cartouche"/>
      </w:pPr>
    </w:p>
    <w:p w14:paraId="6C36F78F" w14:textId="1E480D63" w:rsidR="00C96E56" w:rsidRPr="00C96E56" w:rsidRDefault="00C96E56" w:rsidP="00C96E56">
      <w:pPr>
        <w:pStyle w:val="Cartouche"/>
      </w:pPr>
      <w:r w:rsidRPr="00C96E56">
        <w:t>Date</w:t>
      </w:r>
      <w:r w:rsidR="00965543">
        <w:t xml:space="preserve"> de réf.</w:t>
      </w:r>
      <w:r w:rsidRPr="005A3CB4">
        <w:rPr>
          <w:vertAlign w:val="superscript"/>
        </w:rPr>
        <w:t>(1)</w:t>
      </w:r>
      <w:r w:rsidRPr="00C96E56">
        <w:t> :</w:t>
      </w:r>
      <w:r w:rsidRPr="00C96E56">
        <w:tab/>
      </w:r>
      <w:ins w:id="15" w:author="INDRECAN Carmen" w:date="2023-09-15T09:39:00Z">
        <w:r w:rsidR="00AC03C2">
          <w:fldChar w:fldCharType="begin">
            <w:ffData>
              <w:name w:val="DateRéférence"/>
              <w:enabled/>
              <w:calcOnExit w:val="0"/>
              <w:textInput>
                <w:type w:val="date"/>
                <w:default w:val="15/09/2023"/>
                <w:format w:val="dd/MM/yyyy"/>
              </w:textInput>
            </w:ffData>
          </w:fldChar>
        </w:r>
        <w:r w:rsidR="00AC03C2">
          <w:instrText xml:space="preserve"> </w:instrText>
        </w:r>
        <w:bookmarkStart w:id="16" w:name="DateRéférence"/>
        <w:r w:rsidR="00AC03C2">
          <w:instrText xml:space="preserve">FORMTEXT </w:instrText>
        </w:r>
      </w:ins>
      <w:r w:rsidR="00AC03C2">
        <w:fldChar w:fldCharType="separate"/>
      </w:r>
      <w:ins w:id="17" w:author="INDRECAN Carmen" w:date="2023-09-15T09:39:00Z">
        <w:r w:rsidR="00AC03C2">
          <w:rPr>
            <w:noProof/>
          </w:rPr>
          <w:t>15/09/2023</w:t>
        </w:r>
        <w:r w:rsidR="00AC03C2">
          <w:fldChar w:fldCharType="end"/>
        </w:r>
      </w:ins>
      <w:bookmarkEnd w:id="16"/>
      <w:ins w:id="18" w:author="PAN Yilei" w:date="2023-08-28T13:48:00Z">
        <w:del w:id="19" w:author="INDRECAN Carmen" w:date="2023-09-15T09:39:00Z">
          <w:r w:rsidR="00E65B2F" w:rsidDel="00AC03C2">
            <w:fldChar w:fldCharType="begin"/>
          </w:r>
          <w:r w:rsidR="00E65B2F" w:rsidDel="00AC03C2">
            <w:delInstrText xml:space="preserve"> FORMTEXT </w:delInstrText>
          </w:r>
        </w:del>
      </w:ins>
      <w:del w:id="20" w:author="INDRECAN Carmen" w:date="2023-09-15T09:39:00Z">
        <w:r w:rsidR="00E65B2F" w:rsidDel="00AC03C2">
          <w:fldChar w:fldCharType="separate"/>
        </w:r>
      </w:del>
      <w:ins w:id="21" w:author="PAN Yilei" w:date="2023-08-28T13:48:00Z">
        <w:del w:id="22" w:author="INDRECAN Carmen" w:date="2023-09-15T09:39:00Z">
          <w:r w:rsidR="00E65B2F" w:rsidDel="00AC03C2">
            <w:rPr>
              <w:noProof/>
            </w:rPr>
            <w:delText>28/08/2023</w:delText>
          </w:r>
          <w:r w:rsidR="00E65B2F" w:rsidDel="00AC03C2">
            <w:fldChar w:fldCharType="end"/>
          </w:r>
        </w:del>
      </w:ins>
      <w:del w:id="23" w:author="PAN Yilei" w:date="2023-08-28T13:48:00Z">
        <w:r w:rsidR="00695C0D" w:rsidDel="00E65B2F">
          <w:fldChar w:fldCharType="begin"/>
        </w:r>
        <w:r w:rsidR="00695C0D" w:rsidDel="00E65B2F">
          <w:delInstrText xml:space="preserve"> FORMTEXT </w:delInstrText>
        </w:r>
        <w:r w:rsidR="00695C0D" w:rsidDel="00E65B2F">
          <w:fldChar w:fldCharType="separate"/>
        </w:r>
        <w:r w:rsidR="00695C0D" w:rsidDel="00E65B2F">
          <w:rPr>
            <w:noProof/>
          </w:rPr>
          <w:delText>25/07/2023</w:delText>
        </w:r>
        <w:r w:rsidR="00695C0D" w:rsidDel="00E65B2F">
          <w:fldChar w:fldCharType="end"/>
        </w:r>
      </w:del>
    </w:p>
    <w:p w14:paraId="13C41633" w14:textId="75E5C1D3" w:rsidR="00ED30F4" w:rsidRDefault="00C96E56" w:rsidP="00ED30F4">
      <w:pPr>
        <w:pStyle w:val="Cartouche"/>
      </w:pPr>
      <w:r w:rsidRPr="00C96E56">
        <w:t>État :</w:t>
      </w:r>
      <w:r w:rsidRPr="00C96E56">
        <w:tab/>
      </w:r>
      <w:r w:rsidRPr="00C96E56">
        <w:tab/>
      </w:r>
      <w:r w:rsidRPr="00C96E56">
        <w:tab/>
      </w:r>
      <w:r w:rsidR="00ED30F4">
        <w:fldChar w:fldCharType="begin">
          <w:ffData>
            <w:name w:val="EtatAValider"/>
            <w:enabled/>
            <w:calcOnExit w:val="0"/>
            <w:helpText w:type="text" w:val="Cocher cette case si le document n'est pas  validé par le client."/>
            <w:statusText w:type="text" w:val="Document à valider"/>
            <w:checkBox>
              <w:sizeAuto/>
              <w:default w:val="1"/>
              <w:checked/>
            </w:checkBox>
          </w:ffData>
        </w:fldChar>
      </w:r>
      <w:bookmarkStart w:id="24" w:name="EtatAValider"/>
      <w:r w:rsidR="00ED30F4">
        <w:instrText xml:space="preserve"> FORMCHECKBOX </w:instrText>
      </w:r>
      <w:r w:rsidR="001A3433">
        <w:fldChar w:fldCharType="separate"/>
      </w:r>
      <w:r w:rsidR="00ED30F4">
        <w:fldChar w:fldCharType="end"/>
      </w:r>
      <w:bookmarkEnd w:id="24"/>
      <w:r w:rsidR="00ED30F4">
        <w:t xml:space="preserve"> à valider</w:t>
      </w:r>
      <w:r w:rsidR="00ED30F4">
        <w:tab/>
      </w:r>
      <w:r w:rsidR="00ED30F4">
        <w:fldChar w:fldCharType="begin">
          <w:ffData>
            <w:name w:val="EtatValidé"/>
            <w:enabled/>
            <w:calcOnExit w:val="0"/>
            <w:helpText w:type="text" w:val="Cocher cette case si le document est validé par le client.&#10;&#10;Cette case doit être décochée si le document a été modifié après validation et doit être validé à nouveau."/>
            <w:statusText w:type="text" w:val="Document validé par le client"/>
            <w:checkBox>
              <w:sizeAuto/>
              <w:default w:val="0"/>
              <w:checked w:val="0"/>
            </w:checkBox>
          </w:ffData>
        </w:fldChar>
      </w:r>
      <w:bookmarkStart w:id="25" w:name="EtatValidé"/>
      <w:r w:rsidR="00ED30F4">
        <w:instrText xml:space="preserve"> FORMCHECKBOX </w:instrText>
      </w:r>
      <w:r w:rsidR="001A3433">
        <w:fldChar w:fldCharType="separate"/>
      </w:r>
      <w:r w:rsidR="00ED30F4">
        <w:fldChar w:fldCharType="end"/>
      </w:r>
      <w:bookmarkEnd w:id="25"/>
      <w:r w:rsidR="00ED30F4">
        <w:t xml:space="preserve"> validé</w:t>
      </w:r>
    </w:p>
    <w:p w14:paraId="7CCC7589" w14:textId="0F19C8E4" w:rsidR="00474BFE" w:rsidRDefault="00474BFE" w:rsidP="00474BFE">
      <w:pPr>
        <w:pStyle w:val="Cartouche"/>
      </w:pPr>
      <w:r w:rsidRPr="00860C9E">
        <w:t>Classification :</w:t>
      </w:r>
      <w:r w:rsidRPr="00860C9E">
        <w:tab/>
      </w:r>
      <w:sdt>
        <w:sdtPr>
          <w:alias w:val="Classification"/>
          <w:tag w:val="Classification"/>
          <w:id w:val="1383219949"/>
          <w:placeholder>
            <w:docPart w:val="B31D0893FF224F19AEC9764033E91B4F"/>
          </w:placeholder>
          <w:comboBox>
            <w:listItem w:displayText="1 - Public" w:value="1"/>
            <w:listItem w:displayText="2 - Interne" w:value="2"/>
            <w:listItem w:displayText="3 - Restreint" w:value="3"/>
            <w:listItem w:displayText="4 - Confidentiel" w:value="4"/>
          </w:comboBox>
        </w:sdtPr>
        <w:sdtEndPr/>
        <w:sdtContent>
          <w:r w:rsidR="00F00A4A">
            <w:t>3 - Restreint</w:t>
          </w:r>
        </w:sdtContent>
      </w:sdt>
    </w:p>
    <w:p w14:paraId="64944FB5" w14:textId="77777777" w:rsidR="00C96E56" w:rsidRPr="00C96E56" w:rsidRDefault="00C96E56" w:rsidP="00C96E56">
      <w:pPr>
        <w:pStyle w:val="Cartouche"/>
      </w:pPr>
      <w:r w:rsidRPr="00C96E56">
        <w:t>Diffusion :</w:t>
      </w:r>
    </w:p>
    <w:p w14:paraId="28C2C0E6" w14:textId="22ED6D49" w:rsidR="00C96E56" w:rsidRPr="00C96E56" w:rsidRDefault="00C96E56" w:rsidP="00C96E56">
      <w:pPr>
        <w:pStyle w:val="Cartouchecheckbox"/>
      </w:pPr>
      <w:r w:rsidRPr="00C96E56">
        <w:fldChar w:fldCharType="begin">
          <w:ffData>
            <w:name w:val="DiffusionLibre"/>
            <w:enabled w:val="0"/>
            <w:calcOnExit w:val="0"/>
            <w:checkBox>
              <w:size w:val="16"/>
              <w:default w:val="0"/>
              <w:checked w:val="0"/>
            </w:checkBox>
          </w:ffData>
        </w:fldChar>
      </w:r>
      <w:bookmarkStart w:id="26" w:name="DiffusionLibre"/>
      <w:r w:rsidRPr="00C96E56">
        <w:instrText xml:space="preserve"> FORMCHECKBOX </w:instrText>
      </w:r>
      <w:r w:rsidR="001A3433">
        <w:fldChar w:fldCharType="separate"/>
      </w:r>
      <w:r w:rsidRPr="00C96E56">
        <w:fldChar w:fldCharType="end"/>
      </w:r>
      <w:bookmarkEnd w:id="26"/>
      <w:r w:rsidRPr="00C96E56">
        <w:t xml:space="preserve"> Libre</w:t>
      </w:r>
    </w:p>
    <w:p w14:paraId="526F11D8" w14:textId="0E2C96AA" w:rsidR="00C96E56" w:rsidRPr="00C96E56" w:rsidRDefault="00C96E56" w:rsidP="00C96E56">
      <w:pPr>
        <w:pStyle w:val="Cartouchecheckbox"/>
      </w:pPr>
      <w:r w:rsidRPr="00C96E56">
        <w:fldChar w:fldCharType="begin">
          <w:ffData>
            <w:name w:val="DiffusionInterne"/>
            <w:enabled w:val="0"/>
            <w:calcOnExit w:val="0"/>
            <w:checkBox>
              <w:size w:val="16"/>
              <w:default w:val="0"/>
              <w:checked w:val="0"/>
            </w:checkBox>
          </w:ffData>
        </w:fldChar>
      </w:r>
      <w:bookmarkStart w:id="27" w:name="DiffusionInterne"/>
      <w:r w:rsidRPr="00C96E56">
        <w:instrText xml:space="preserve"> FORMCHECKBOX </w:instrText>
      </w:r>
      <w:r w:rsidR="001A3433">
        <w:fldChar w:fldCharType="separate"/>
      </w:r>
      <w:r w:rsidRPr="00C96E56">
        <w:fldChar w:fldCharType="end"/>
      </w:r>
      <w:bookmarkEnd w:id="27"/>
      <w:r w:rsidRPr="00C96E56">
        <w:t xml:space="preserve"> Interne</w:t>
      </w:r>
    </w:p>
    <w:p w14:paraId="0A0C6097" w14:textId="1805F29C" w:rsidR="00C96E56" w:rsidRPr="00C96E56" w:rsidRDefault="00C96E56" w:rsidP="00C96E56">
      <w:pPr>
        <w:pStyle w:val="Cartouchecheckbox"/>
      </w:pPr>
      <w:r w:rsidRPr="00C96E56">
        <w:fldChar w:fldCharType="begin">
          <w:ffData>
            <w:name w:val="DiffusionContrôlée"/>
            <w:enabled w:val="0"/>
            <w:calcOnExit w:val="0"/>
            <w:checkBox>
              <w:size w:val="16"/>
              <w:default w:val="0"/>
              <w:checked/>
            </w:checkBox>
          </w:ffData>
        </w:fldChar>
      </w:r>
      <w:bookmarkStart w:id="28" w:name="DiffusionContrôlée"/>
      <w:r w:rsidRPr="00C96E56">
        <w:instrText xml:space="preserve"> FORMCHECKBOX </w:instrText>
      </w:r>
      <w:r w:rsidR="001A3433">
        <w:fldChar w:fldCharType="separate"/>
      </w:r>
      <w:r w:rsidRPr="00C96E56">
        <w:fldChar w:fldCharType="end"/>
      </w:r>
      <w:bookmarkEnd w:id="28"/>
      <w:r w:rsidRPr="00C96E56">
        <w:t xml:space="preserve"> Contrôlée : … (Préciser BU, Client…)</w:t>
      </w:r>
    </w:p>
    <w:p w14:paraId="17E24185" w14:textId="77777777" w:rsidR="00C96E56" w:rsidRPr="00C96E56" w:rsidRDefault="00C96E56" w:rsidP="00C96E56">
      <w:pPr>
        <w:pStyle w:val="Cartouchenote"/>
      </w:pPr>
      <w:r w:rsidRPr="00C96E56">
        <w:t>(1) Date d’approbation (cf. circuit de validation interne).</w:t>
      </w:r>
    </w:p>
    <w:p w14:paraId="5DF85BCA" w14:textId="77777777" w:rsidR="00C96E56" w:rsidRDefault="00C96E56" w:rsidP="00C96E56">
      <w:pPr>
        <w:pStyle w:val="Cartouchecheckbox"/>
      </w:pPr>
      <w:r w:rsidRPr="005B7756">
        <w:rPr>
          <w:noProof/>
        </w:rPr>
        <mc:AlternateContent>
          <mc:Choice Requires="wps">
            <w:drawing>
              <wp:anchor distT="45720" distB="45720" distL="114300" distR="114300" simplePos="0" relativeHeight="251659264" behindDoc="0" locked="1" layoutInCell="1" allowOverlap="1" wp14:anchorId="787640F5" wp14:editId="6BA6E645">
                <wp:simplePos x="0" y="0"/>
                <wp:positionH relativeFrom="margin">
                  <wp:posOffset>3726815</wp:posOffset>
                </wp:positionH>
                <wp:positionV relativeFrom="bottomMargin">
                  <wp:posOffset>9525</wp:posOffset>
                </wp:positionV>
                <wp:extent cx="2484120" cy="775970"/>
                <wp:effectExtent l="0" t="0" r="0" b="508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775970"/>
                        </a:xfrm>
                        <a:prstGeom prst="rect">
                          <a:avLst/>
                        </a:prstGeom>
                        <a:noFill/>
                        <a:ln w="9525">
                          <a:noFill/>
                          <a:miter lim="800000"/>
                          <a:headEnd/>
                          <a:tailEnd/>
                        </a:ln>
                      </wps:spPr>
                      <wps:txbx>
                        <w:txbxContent>
                          <w:p w14:paraId="42009922" w14:textId="77777777" w:rsidR="008D21A1" w:rsidRPr="00FF1D06" w:rsidRDefault="008D21A1" w:rsidP="008D21A1">
                            <w:pPr>
                              <w:pStyle w:val="Nameofoffice"/>
                            </w:pPr>
                            <w:r w:rsidRPr="00950CE4">
                              <w:t>Coexya</w:t>
                            </w:r>
                          </w:p>
                          <w:p w14:paraId="2BFF835F" w14:textId="77777777" w:rsidR="008D21A1" w:rsidRPr="00FF1D06" w:rsidRDefault="008D21A1" w:rsidP="008D21A1">
                            <w:pPr>
                              <w:pStyle w:val="AddressofOffice"/>
                            </w:pPr>
                            <w:r w:rsidRPr="00FF1D06">
                              <w:t xml:space="preserve">9 avenue Charles de Gaulle </w:t>
                            </w:r>
                          </w:p>
                          <w:p w14:paraId="045F9B12" w14:textId="77777777" w:rsidR="008D21A1" w:rsidRPr="00FF1D06" w:rsidRDefault="008D21A1" w:rsidP="008D21A1">
                            <w:pPr>
                              <w:pStyle w:val="AddressofOffice"/>
                            </w:pPr>
                            <w:r w:rsidRPr="00FF1D06">
                              <w:t>69370 Saint-Didier-au-Mont-d’Or</w:t>
                            </w:r>
                          </w:p>
                          <w:p w14:paraId="62CCC6EC" w14:textId="77777777" w:rsidR="00C96E56" w:rsidRPr="00FF1D06" w:rsidRDefault="008D21A1" w:rsidP="008D21A1">
                            <w:pPr>
                              <w:pStyle w:val="AddressofOffice"/>
                            </w:pPr>
                            <w:r w:rsidRPr="00FF1D06">
                              <w:t>France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87640F5" id="_x0000_t202" coordsize="21600,21600" o:spt="202" path="m,l,21600r21600,l21600,xe">
                <v:stroke joinstyle="miter"/>
                <v:path gradientshapeok="t" o:connecttype="rect"/>
              </v:shapetype>
              <v:shape id="Zone de texte 2" o:spid="_x0000_s1026" type="#_x0000_t202" style="position:absolute;left:0;text-align:left;margin-left:293.45pt;margin-top:.75pt;width:195.6pt;height:61.1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" filled="f" stroked="f">
                <v:textbox style="mso-fit-shape-to-text:t">
                  <w:txbxContent>
                    <w:p w14:paraId="42009922" w14:textId="77777777" w:rsidR="008D21A1" w:rsidRPr="00FF1D06" w:rsidRDefault="008D21A1" w:rsidP="008D21A1">
                      <w:pPr>
                        <w:pStyle w:val="Nameofoffice"/>
                      </w:pPr>
                      <w:r w:rsidRPr="00950CE4">
                        <w:t>Coexya</w:t>
                      </w:r>
                    </w:p>
                    <w:p w14:paraId="2BFF835F" w14:textId="77777777" w:rsidR="008D21A1" w:rsidRPr="00FF1D06" w:rsidRDefault="008D21A1" w:rsidP="008D21A1">
                      <w:pPr>
                        <w:pStyle w:val="AddressofOffice"/>
                      </w:pPr>
                      <w:r w:rsidRPr="00FF1D06">
                        <w:t xml:space="preserve">9 avenue Charles de Gaulle </w:t>
                      </w:r>
                    </w:p>
                    <w:p w14:paraId="045F9B12" w14:textId="77777777" w:rsidR="008D21A1" w:rsidRPr="00FF1D06" w:rsidRDefault="008D21A1" w:rsidP="008D21A1">
                      <w:pPr>
                        <w:pStyle w:val="AddressofOffice"/>
                      </w:pPr>
                      <w:r w:rsidRPr="00FF1D06">
                        <w:t>69370 Saint-Didier-au-Mont-d’Or</w:t>
                      </w:r>
                    </w:p>
                    <w:p w14:paraId="62CCC6EC" w14:textId="77777777" w:rsidR="00C96E56" w:rsidRPr="00FF1D06" w:rsidRDefault="008D21A1" w:rsidP="008D21A1">
                      <w:pPr>
                        <w:pStyle w:val="AddressofOffice"/>
                      </w:pPr>
                      <w:r w:rsidRPr="00FF1D06">
                        <w:t>France</w:t>
                      </w:r>
                    </w:p>
                  </w:txbxContent>
                </v:textbox>
                <w10:wrap anchorx="margin" anchory="margin"/>
                <w10:anchorlock/>
              </v:shape>
            </w:pict>
          </mc:Fallback>
        </mc:AlternateContent>
      </w:r>
      <w:r>
        <w:br w:type="page"/>
      </w:r>
    </w:p>
    <w:p w14:paraId="1BE6315F" w14:textId="77777777" w:rsidR="00DB4F1E" w:rsidRPr="0087068F" w:rsidRDefault="00DB4F1E" w:rsidP="00ED30F4">
      <w:pPr>
        <w:pStyle w:val="TitleNoTOC"/>
      </w:pPr>
      <w:r w:rsidRPr="0087068F">
        <w:lastRenderedPageBreak/>
        <w:t>CIRCUIT DE VALIDATION</w:t>
      </w:r>
    </w:p>
    <w:tbl>
      <w:tblPr>
        <w:tblW w:w="9809"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
      <w:tblGrid>
        <w:gridCol w:w="993"/>
        <w:gridCol w:w="1162"/>
        <w:gridCol w:w="964"/>
        <w:gridCol w:w="992"/>
        <w:gridCol w:w="1105"/>
        <w:gridCol w:w="1021"/>
        <w:gridCol w:w="709"/>
        <w:gridCol w:w="1106"/>
        <w:gridCol w:w="899"/>
        <w:gridCol w:w="858"/>
        <w:tblGridChange w:id="29">
          <w:tblGrid>
            <w:gridCol w:w="993"/>
            <w:gridCol w:w="1162"/>
            <w:gridCol w:w="964"/>
            <w:gridCol w:w="992"/>
            <w:gridCol w:w="1105"/>
            <w:gridCol w:w="1021"/>
            <w:gridCol w:w="709"/>
            <w:gridCol w:w="1106"/>
            <w:gridCol w:w="899"/>
            <w:gridCol w:w="858"/>
          </w:tblGrid>
        </w:tblGridChange>
      </w:tblGrid>
      <w:tr w:rsidR="00456A0D" w:rsidRPr="00456A0D" w14:paraId="3622B9E7" w14:textId="77777777" w:rsidTr="00D14180">
        <w:trPr>
          <w:cantSplit/>
        </w:trPr>
        <w:tc>
          <w:tcPr>
            <w:tcW w:w="993" w:type="dxa"/>
            <w:tcBorders>
              <w:bottom w:val="nil"/>
            </w:tcBorders>
            <w:shd w:val="clear" w:color="auto" w:fill="D9D9D9"/>
          </w:tcPr>
          <w:p w14:paraId="170408AC"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Version</w:t>
            </w:r>
          </w:p>
        </w:tc>
        <w:tc>
          <w:tcPr>
            <w:tcW w:w="3118" w:type="dxa"/>
            <w:gridSpan w:val="3"/>
            <w:shd w:val="clear" w:color="auto" w:fill="D9D9D9"/>
          </w:tcPr>
          <w:p w14:paraId="10CD6F73"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Rédaction</w:t>
            </w:r>
          </w:p>
        </w:tc>
        <w:tc>
          <w:tcPr>
            <w:tcW w:w="2835" w:type="dxa"/>
            <w:gridSpan w:val="3"/>
            <w:shd w:val="clear" w:color="auto" w:fill="D9D9D9"/>
          </w:tcPr>
          <w:p w14:paraId="343954C3"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Vérification</w:t>
            </w:r>
          </w:p>
        </w:tc>
        <w:tc>
          <w:tcPr>
            <w:tcW w:w="2863" w:type="dxa"/>
            <w:gridSpan w:val="3"/>
            <w:shd w:val="clear" w:color="auto" w:fill="D9D9D9"/>
          </w:tcPr>
          <w:p w14:paraId="16758958"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Approbation</w:t>
            </w:r>
          </w:p>
        </w:tc>
      </w:tr>
      <w:tr w:rsidR="00456A0D" w:rsidRPr="00456A0D" w14:paraId="7C1D9058" w14:textId="77777777" w:rsidTr="00780875">
        <w:tblPrEx>
          <w:tblW w:w="9809"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ExChange w:id="30" w:author="INDRECAN Carmen" w:date="2023-09-15T09:37:00Z">
            <w:tblPrEx>
              <w:tblW w:w="9809"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Ex>
          </w:tblPrExChange>
        </w:tblPrEx>
        <w:trPr>
          <w:cantSplit/>
          <w:trPrChange w:id="31" w:author="INDRECAN Carmen" w:date="2023-09-15T09:37:00Z">
            <w:trPr>
              <w:cantSplit/>
            </w:trPr>
          </w:trPrChange>
        </w:trPr>
        <w:tc>
          <w:tcPr>
            <w:tcW w:w="993" w:type="dxa"/>
            <w:tcBorders>
              <w:top w:val="nil"/>
            </w:tcBorders>
            <w:shd w:val="clear" w:color="auto" w:fill="D9D9D9"/>
            <w:tcPrChange w:id="32" w:author="INDRECAN Carmen" w:date="2023-09-15T09:37:00Z">
              <w:tcPr>
                <w:tcW w:w="993" w:type="dxa"/>
                <w:tcBorders>
                  <w:top w:val="nil"/>
                </w:tcBorders>
                <w:shd w:val="clear" w:color="auto" w:fill="D9D9D9"/>
              </w:tcPr>
            </w:tcPrChange>
          </w:tcPr>
          <w:p w14:paraId="6D42B0F3" w14:textId="77777777" w:rsidR="00456A0D" w:rsidRPr="00456A0D" w:rsidRDefault="00456A0D" w:rsidP="00456A0D">
            <w:pPr>
              <w:pStyle w:val="Figure"/>
              <w:rPr>
                <w:rFonts w:eastAsia="Times New Roman" w:cs="Times New Roman"/>
                <w:color w:val="118AB2" w:themeColor="accent1"/>
              </w:rPr>
            </w:pPr>
          </w:p>
        </w:tc>
        <w:tc>
          <w:tcPr>
            <w:tcW w:w="1162" w:type="dxa"/>
            <w:shd w:val="clear" w:color="auto" w:fill="D9D9D9"/>
            <w:tcPrChange w:id="33" w:author="INDRECAN Carmen" w:date="2023-09-15T09:37:00Z">
              <w:tcPr>
                <w:tcW w:w="1162" w:type="dxa"/>
                <w:shd w:val="clear" w:color="auto" w:fill="D9D9D9"/>
              </w:tcPr>
            </w:tcPrChange>
          </w:tcPr>
          <w:p w14:paraId="328B58E8"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Nom</w:t>
            </w:r>
          </w:p>
        </w:tc>
        <w:tc>
          <w:tcPr>
            <w:tcW w:w="964" w:type="dxa"/>
            <w:shd w:val="clear" w:color="auto" w:fill="D9D9D9"/>
            <w:tcPrChange w:id="34" w:author="INDRECAN Carmen" w:date="2023-09-15T09:37:00Z">
              <w:tcPr>
                <w:tcW w:w="964" w:type="dxa"/>
                <w:shd w:val="clear" w:color="auto" w:fill="D9D9D9"/>
              </w:tcPr>
            </w:tcPrChange>
          </w:tcPr>
          <w:p w14:paraId="26DE9539"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Date</w:t>
            </w:r>
          </w:p>
        </w:tc>
        <w:tc>
          <w:tcPr>
            <w:tcW w:w="992" w:type="dxa"/>
            <w:shd w:val="clear" w:color="auto" w:fill="D9D9D9"/>
            <w:tcPrChange w:id="35" w:author="INDRECAN Carmen" w:date="2023-09-15T09:37:00Z">
              <w:tcPr>
                <w:tcW w:w="992" w:type="dxa"/>
                <w:shd w:val="clear" w:color="auto" w:fill="D9D9D9"/>
              </w:tcPr>
            </w:tcPrChange>
          </w:tcPr>
          <w:p w14:paraId="440F767C"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Visa</w:t>
            </w:r>
          </w:p>
        </w:tc>
        <w:tc>
          <w:tcPr>
            <w:tcW w:w="1105" w:type="dxa"/>
            <w:shd w:val="clear" w:color="auto" w:fill="D9D9D9"/>
            <w:tcPrChange w:id="36" w:author="INDRECAN Carmen" w:date="2023-09-15T09:37:00Z">
              <w:tcPr>
                <w:tcW w:w="1105" w:type="dxa"/>
                <w:shd w:val="clear" w:color="auto" w:fill="D9D9D9"/>
              </w:tcPr>
            </w:tcPrChange>
          </w:tcPr>
          <w:p w14:paraId="20415787"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Nom</w:t>
            </w:r>
          </w:p>
        </w:tc>
        <w:tc>
          <w:tcPr>
            <w:tcW w:w="1021" w:type="dxa"/>
            <w:shd w:val="clear" w:color="auto" w:fill="D9D9D9"/>
            <w:tcPrChange w:id="37" w:author="INDRECAN Carmen" w:date="2023-09-15T09:37:00Z">
              <w:tcPr>
                <w:tcW w:w="1021" w:type="dxa"/>
                <w:shd w:val="clear" w:color="auto" w:fill="D9D9D9"/>
              </w:tcPr>
            </w:tcPrChange>
          </w:tcPr>
          <w:p w14:paraId="05C79FC7"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Date</w:t>
            </w:r>
          </w:p>
        </w:tc>
        <w:tc>
          <w:tcPr>
            <w:tcW w:w="709" w:type="dxa"/>
            <w:shd w:val="clear" w:color="auto" w:fill="D9D9D9"/>
            <w:tcPrChange w:id="38" w:author="INDRECAN Carmen" w:date="2023-09-15T09:37:00Z">
              <w:tcPr>
                <w:tcW w:w="709" w:type="dxa"/>
                <w:shd w:val="clear" w:color="auto" w:fill="D9D9D9"/>
              </w:tcPr>
            </w:tcPrChange>
          </w:tcPr>
          <w:p w14:paraId="56493E94"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Visa</w:t>
            </w:r>
          </w:p>
        </w:tc>
        <w:tc>
          <w:tcPr>
            <w:tcW w:w="1106" w:type="dxa"/>
            <w:shd w:val="clear" w:color="auto" w:fill="D9D9D9"/>
            <w:tcPrChange w:id="39" w:author="INDRECAN Carmen" w:date="2023-09-15T09:37:00Z">
              <w:tcPr>
                <w:tcW w:w="1106" w:type="dxa"/>
                <w:shd w:val="clear" w:color="auto" w:fill="D9D9D9"/>
              </w:tcPr>
            </w:tcPrChange>
          </w:tcPr>
          <w:p w14:paraId="52F290D3"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Nom</w:t>
            </w:r>
          </w:p>
        </w:tc>
        <w:tc>
          <w:tcPr>
            <w:tcW w:w="899" w:type="dxa"/>
            <w:shd w:val="clear" w:color="auto" w:fill="D9D9D9"/>
            <w:tcPrChange w:id="40" w:author="INDRECAN Carmen" w:date="2023-09-15T09:37:00Z">
              <w:tcPr>
                <w:tcW w:w="899" w:type="dxa"/>
                <w:shd w:val="clear" w:color="auto" w:fill="D9D9D9"/>
              </w:tcPr>
            </w:tcPrChange>
          </w:tcPr>
          <w:p w14:paraId="3EAADF6B"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Date</w:t>
            </w:r>
          </w:p>
        </w:tc>
        <w:tc>
          <w:tcPr>
            <w:tcW w:w="858" w:type="dxa"/>
            <w:shd w:val="clear" w:color="auto" w:fill="D9D9D9"/>
            <w:tcPrChange w:id="41" w:author="INDRECAN Carmen" w:date="2023-09-15T09:37:00Z">
              <w:tcPr>
                <w:tcW w:w="851" w:type="dxa"/>
                <w:shd w:val="clear" w:color="auto" w:fill="D9D9D9"/>
              </w:tcPr>
            </w:tcPrChange>
          </w:tcPr>
          <w:p w14:paraId="3C49F3DF"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Visa</w:t>
            </w:r>
          </w:p>
        </w:tc>
      </w:tr>
      <w:tr w:rsidR="00D14180" w:rsidRPr="00456A0D" w14:paraId="6D9D3FD8" w14:textId="77777777" w:rsidTr="00780875">
        <w:tblPrEx>
          <w:tblW w:w="9809"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ExChange w:id="42" w:author="INDRECAN Carmen" w:date="2023-09-15T09:37:00Z">
            <w:tblPrEx>
              <w:tblW w:w="9809"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Ex>
          </w:tblPrExChange>
        </w:tblPrEx>
        <w:trPr>
          <w:cantSplit/>
          <w:trPrChange w:id="43" w:author="INDRECAN Carmen" w:date="2023-09-15T09:37:00Z">
            <w:trPr>
              <w:cantSplit/>
            </w:trPr>
          </w:trPrChange>
        </w:trPr>
        <w:tc>
          <w:tcPr>
            <w:tcW w:w="993" w:type="dxa"/>
            <w:shd w:val="clear" w:color="auto" w:fill="F2F2F2"/>
            <w:tcPrChange w:id="44" w:author="INDRECAN Carmen" w:date="2023-09-15T09:37:00Z">
              <w:tcPr>
                <w:tcW w:w="993" w:type="dxa"/>
                <w:shd w:val="clear" w:color="auto" w:fill="F2F2F2"/>
              </w:tcPr>
            </w:tcPrChange>
          </w:tcPr>
          <w:p w14:paraId="1537741C" w14:textId="4BE05D8B" w:rsidR="00D14180" w:rsidRPr="00456A0D" w:rsidRDefault="00F00A4A" w:rsidP="00D14180">
            <w:pPr>
              <w:pStyle w:val="Figure"/>
              <w:rPr>
                <w:rFonts w:eastAsia="Times New Roman" w:cs="Times New Roman"/>
                <w:color w:val="118AB2" w:themeColor="accent1"/>
              </w:rPr>
            </w:pPr>
            <w:r>
              <w:rPr>
                <w:rFonts w:eastAsia="Times New Roman" w:cs="Times New Roman"/>
                <w:color w:val="118AB2" w:themeColor="accent1"/>
              </w:rPr>
              <w:t>1.0</w:t>
            </w:r>
          </w:p>
        </w:tc>
        <w:tc>
          <w:tcPr>
            <w:tcW w:w="1162" w:type="dxa"/>
            <w:tcPrChange w:id="45" w:author="INDRECAN Carmen" w:date="2023-09-15T09:37:00Z">
              <w:tcPr>
                <w:tcW w:w="1162" w:type="dxa"/>
              </w:tcPr>
            </w:tcPrChange>
          </w:tcPr>
          <w:p w14:paraId="0B6E1EA2" w14:textId="79717C6D" w:rsidR="00D14180" w:rsidRPr="00456A0D" w:rsidRDefault="00F00A4A" w:rsidP="00D14180">
            <w:pPr>
              <w:pStyle w:val="Figure"/>
              <w:rPr>
                <w:rFonts w:eastAsia="Times New Roman" w:cs="Times New Roman"/>
                <w:color w:val="118AB2" w:themeColor="accent1"/>
              </w:rPr>
            </w:pPr>
            <w:r>
              <w:rPr>
                <w:rFonts w:eastAsia="Times New Roman" w:cs="Times New Roman"/>
                <w:color w:val="118AB2" w:themeColor="accent1"/>
              </w:rPr>
              <w:t>Mathieu Maury</w:t>
            </w:r>
          </w:p>
        </w:tc>
        <w:tc>
          <w:tcPr>
            <w:tcW w:w="964" w:type="dxa"/>
            <w:tcPrChange w:id="46" w:author="INDRECAN Carmen" w:date="2023-09-15T09:37:00Z">
              <w:tcPr>
                <w:tcW w:w="964" w:type="dxa"/>
              </w:tcPr>
            </w:tcPrChange>
          </w:tcPr>
          <w:p w14:paraId="1A99D2C5" w14:textId="11BF671F" w:rsidR="00D14180" w:rsidRPr="00456A0D" w:rsidRDefault="00F00A4A" w:rsidP="00D14180">
            <w:pPr>
              <w:pStyle w:val="Figure"/>
              <w:rPr>
                <w:rFonts w:eastAsia="Times New Roman" w:cs="Times New Roman"/>
                <w:color w:val="118AB2" w:themeColor="accent1"/>
              </w:rPr>
            </w:pPr>
            <w:r>
              <w:rPr>
                <w:rFonts w:eastAsia="Times New Roman" w:cs="Times New Roman"/>
                <w:color w:val="118AB2" w:themeColor="accent1"/>
              </w:rPr>
              <w:t>25/04/2023</w:t>
            </w:r>
          </w:p>
        </w:tc>
        <w:tc>
          <w:tcPr>
            <w:tcW w:w="992" w:type="dxa"/>
            <w:tcPrChange w:id="47" w:author="INDRECAN Carmen" w:date="2023-09-15T09:37:00Z">
              <w:tcPr>
                <w:tcW w:w="992" w:type="dxa"/>
              </w:tcPr>
            </w:tcPrChange>
          </w:tcPr>
          <w:p w14:paraId="1A377F99" w14:textId="535E2E35" w:rsidR="00D14180" w:rsidRPr="00456A0D" w:rsidRDefault="00475101" w:rsidP="00D14180">
            <w:pPr>
              <w:pStyle w:val="Figure"/>
              <w:rPr>
                <w:rFonts w:eastAsia="Times New Roman" w:cs="Times New Roman"/>
                <w:color w:val="118AB2" w:themeColor="accent1"/>
              </w:rPr>
            </w:pPr>
            <w:r>
              <w:rPr>
                <w:rFonts w:eastAsia="Times New Roman" w:cs="Times New Roman"/>
                <w:color w:val="118AB2" w:themeColor="accent1"/>
              </w:rPr>
              <w:t>MMY</w:t>
            </w:r>
          </w:p>
        </w:tc>
        <w:tc>
          <w:tcPr>
            <w:tcW w:w="1105" w:type="dxa"/>
            <w:tcPrChange w:id="48" w:author="INDRECAN Carmen" w:date="2023-09-15T09:37:00Z">
              <w:tcPr>
                <w:tcW w:w="1105" w:type="dxa"/>
              </w:tcPr>
            </w:tcPrChange>
          </w:tcPr>
          <w:p w14:paraId="5E26D49E" w14:textId="76E3DE1C" w:rsidR="00D14180" w:rsidRPr="00456A0D" w:rsidRDefault="00F00A4A" w:rsidP="00D14180">
            <w:pPr>
              <w:pStyle w:val="Figure"/>
              <w:rPr>
                <w:rFonts w:eastAsia="Times New Roman" w:cs="Times New Roman"/>
                <w:color w:val="118AB2" w:themeColor="accent1"/>
              </w:rPr>
            </w:pPr>
            <w:r>
              <w:rPr>
                <w:rFonts w:eastAsia="Times New Roman" w:cs="Times New Roman"/>
                <w:color w:val="118AB2" w:themeColor="accent1"/>
              </w:rPr>
              <w:t>Carmen Indrecan</w:t>
            </w:r>
          </w:p>
        </w:tc>
        <w:tc>
          <w:tcPr>
            <w:tcW w:w="1021" w:type="dxa"/>
            <w:tcPrChange w:id="49" w:author="INDRECAN Carmen" w:date="2023-09-15T09:37:00Z">
              <w:tcPr>
                <w:tcW w:w="1021" w:type="dxa"/>
              </w:tcPr>
            </w:tcPrChange>
          </w:tcPr>
          <w:p w14:paraId="12B7888B" w14:textId="77777777" w:rsidR="00D14180" w:rsidRPr="00456A0D" w:rsidRDefault="00D14180" w:rsidP="00D14180">
            <w:pPr>
              <w:pStyle w:val="Figure"/>
              <w:rPr>
                <w:rFonts w:eastAsia="Times New Roman" w:cs="Times New Roman"/>
                <w:color w:val="118AB2" w:themeColor="accent1"/>
              </w:rPr>
            </w:pPr>
          </w:p>
        </w:tc>
        <w:tc>
          <w:tcPr>
            <w:tcW w:w="709" w:type="dxa"/>
            <w:tcPrChange w:id="50" w:author="INDRECAN Carmen" w:date="2023-09-15T09:37:00Z">
              <w:tcPr>
                <w:tcW w:w="709" w:type="dxa"/>
              </w:tcPr>
            </w:tcPrChange>
          </w:tcPr>
          <w:p w14:paraId="25FDF97D" w14:textId="77777777" w:rsidR="00D14180" w:rsidRPr="00456A0D" w:rsidRDefault="00D14180" w:rsidP="00D14180">
            <w:pPr>
              <w:pStyle w:val="Figure"/>
              <w:rPr>
                <w:rFonts w:eastAsia="Times New Roman" w:cs="Times New Roman"/>
                <w:color w:val="118AB2" w:themeColor="accent1"/>
              </w:rPr>
            </w:pPr>
          </w:p>
        </w:tc>
        <w:tc>
          <w:tcPr>
            <w:tcW w:w="1106" w:type="dxa"/>
            <w:tcPrChange w:id="51" w:author="INDRECAN Carmen" w:date="2023-09-15T09:37:00Z">
              <w:tcPr>
                <w:tcW w:w="1106" w:type="dxa"/>
              </w:tcPr>
            </w:tcPrChange>
          </w:tcPr>
          <w:p w14:paraId="1B5904B5" w14:textId="1ECCCDD0" w:rsidR="00D14180" w:rsidRPr="00456A0D" w:rsidRDefault="00F00A4A" w:rsidP="00D14180">
            <w:pPr>
              <w:pStyle w:val="Figure"/>
              <w:rPr>
                <w:rFonts w:eastAsia="Times New Roman" w:cs="Times New Roman"/>
                <w:color w:val="118AB2" w:themeColor="accent1"/>
              </w:rPr>
            </w:pPr>
            <w:r>
              <w:rPr>
                <w:rFonts w:eastAsia="Times New Roman" w:cs="Times New Roman"/>
                <w:color w:val="118AB2" w:themeColor="accent1"/>
              </w:rPr>
              <w:t>Edouard Barthuet</w:t>
            </w:r>
          </w:p>
        </w:tc>
        <w:tc>
          <w:tcPr>
            <w:tcW w:w="899" w:type="dxa"/>
            <w:tcPrChange w:id="52" w:author="INDRECAN Carmen" w:date="2023-09-15T09:37:00Z">
              <w:tcPr>
                <w:tcW w:w="899" w:type="dxa"/>
              </w:tcPr>
            </w:tcPrChange>
          </w:tcPr>
          <w:p w14:paraId="4116547E" w14:textId="055BACFA" w:rsidR="00D14180" w:rsidRPr="00456A0D" w:rsidRDefault="00D14180" w:rsidP="00D14180">
            <w:pPr>
              <w:pStyle w:val="Figure"/>
              <w:rPr>
                <w:rFonts w:eastAsia="Times New Roman" w:cs="Times New Roman"/>
                <w:color w:val="118AB2" w:themeColor="accent1"/>
              </w:rPr>
            </w:pPr>
          </w:p>
        </w:tc>
        <w:tc>
          <w:tcPr>
            <w:tcW w:w="858" w:type="dxa"/>
            <w:tcPrChange w:id="53" w:author="INDRECAN Carmen" w:date="2023-09-15T09:37:00Z">
              <w:tcPr>
                <w:tcW w:w="851" w:type="dxa"/>
              </w:tcPr>
            </w:tcPrChange>
          </w:tcPr>
          <w:p w14:paraId="10B43D38" w14:textId="77777777" w:rsidR="00D14180" w:rsidRPr="00456A0D" w:rsidRDefault="00D14180" w:rsidP="00D14180">
            <w:pPr>
              <w:pStyle w:val="Figure"/>
              <w:rPr>
                <w:rFonts w:eastAsia="Times New Roman" w:cs="Times New Roman"/>
                <w:color w:val="118AB2" w:themeColor="accent1"/>
              </w:rPr>
            </w:pPr>
          </w:p>
        </w:tc>
      </w:tr>
      <w:tr w:rsidR="00014611" w:rsidRPr="00456A0D" w14:paraId="777C809B" w14:textId="77777777" w:rsidTr="00780875">
        <w:tblPrEx>
          <w:tblW w:w="9809"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ExChange w:id="54" w:author="INDRECAN Carmen" w:date="2023-09-15T09:37:00Z">
            <w:tblPrEx>
              <w:tblW w:w="9809"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Ex>
          </w:tblPrExChange>
        </w:tblPrEx>
        <w:trPr>
          <w:cantSplit/>
          <w:trPrChange w:id="55" w:author="INDRECAN Carmen" w:date="2023-09-15T09:37:00Z">
            <w:trPr>
              <w:cantSplit/>
            </w:trPr>
          </w:trPrChange>
        </w:trPr>
        <w:tc>
          <w:tcPr>
            <w:tcW w:w="993" w:type="dxa"/>
            <w:shd w:val="clear" w:color="auto" w:fill="F2F2F2"/>
            <w:tcPrChange w:id="56" w:author="INDRECAN Carmen" w:date="2023-09-15T09:37:00Z">
              <w:tcPr>
                <w:tcW w:w="993" w:type="dxa"/>
                <w:shd w:val="clear" w:color="auto" w:fill="F2F2F2"/>
              </w:tcPr>
            </w:tcPrChange>
          </w:tcPr>
          <w:p w14:paraId="0CE881F9" w14:textId="7E5EA17B" w:rsidR="00014611" w:rsidRDefault="00014611" w:rsidP="00D14180">
            <w:pPr>
              <w:pStyle w:val="Figure"/>
              <w:rPr>
                <w:rFonts w:eastAsia="Times New Roman" w:cs="Times New Roman"/>
                <w:color w:val="118AB2" w:themeColor="accent1"/>
              </w:rPr>
            </w:pPr>
            <w:r>
              <w:rPr>
                <w:rFonts w:eastAsia="Times New Roman" w:cs="Times New Roman"/>
                <w:color w:val="118AB2" w:themeColor="accent1"/>
              </w:rPr>
              <w:t>2.0</w:t>
            </w:r>
          </w:p>
        </w:tc>
        <w:tc>
          <w:tcPr>
            <w:tcW w:w="1162" w:type="dxa"/>
            <w:tcPrChange w:id="57" w:author="INDRECAN Carmen" w:date="2023-09-15T09:37:00Z">
              <w:tcPr>
                <w:tcW w:w="1162" w:type="dxa"/>
              </w:tcPr>
            </w:tcPrChange>
          </w:tcPr>
          <w:p w14:paraId="4ECEE880" w14:textId="0F65F089" w:rsidR="00014611" w:rsidRDefault="00014611" w:rsidP="00D14180">
            <w:pPr>
              <w:pStyle w:val="Figure"/>
              <w:rPr>
                <w:rFonts w:eastAsia="Times New Roman" w:cs="Times New Roman"/>
                <w:color w:val="118AB2" w:themeColor="accent1"/>
              </w:rPr>
            </w:pPr>
            <w:r>
              <w:rPr>
                <w:rFonts w:eastAsia="Times New Roman" w:cs="Times New Roman"/>
                <w:color w:val="118AB2" w:themeColor="accent1"/>
              </w:rPr>
              <w:t>Yilei Pan</w:t>
            </w:r>
          </w:p>
        </w:tc>
        <w:tc>
          <w:tcPr>
            <w:tcW w:w="964" w:type="dxa"/>
            <w:tcPrChange w:id="58" w:author="INDRECAN Carmen" w:date="2023-09-15T09:37:00Z">
              <w:tcPr>
                <w:tcW w:w="964" w:type="dxa"/>
              </w:tcPr>
            </w:tcPrChange>
          </w:tcPr>
          <w:p w14:paraId="72BA556E" w14:textId="54C96D31" w:rsidR="00014611" w:rsidRDefault="00014611" w:rsidP="00D14180">
            <w:pPr>
              <w:pStyle w:val="Figure"/>
              <w:rPr>
                <w:rFonts w:eastAsia="Times New Roman" w:cs="Times New Roman"/>
                <w:color w:val="118AB2" w:themeColor="accent1"/>
              </w:rPr>
            </w:pPr>
            <w:r>
              <w:rPr>
                <w:rFonts w:eastAsia="Times New Roman" w:cs="Times New Roman"/>
                <w:color w:val="118AB2" w:themeColor="accent1"/>
              </w:rPr>
              <w:t>30/06/2023</w:t>
            </w:r>
          </w:p>
        </w:tc>
        <w:tc>
          <w:tcPr>
            <w:tcW w:w="992" w:type="dxa"/>
            <w:tcPrChange w:id="59" w:author="INDRECAN Carmen" w:date="2023-09-15T09:37:00Z">
              <w:tcPr>
                <w:tcW w:w="992" w:type="dxa"/>
              </w:tcPr>
            </w:tcPrChange>
          </w:tcPr>
          <w:p w14:paraId="716C627B" w14:textId="7CAAB21D" w:rsidR="00014611" w:rsidRPr="00456A0D" w:rsidRDefault="00475101" w:rsidP="00D14180">
            <w:pPr>
              <w:pStyle w:val="Figure"/>
              <w:rPr>
                <w:rFonts w:eastAsia="Times New Roman" w:cs="Times New Roman"/>
                <w:color w:val="118AB2" w:themeColor="accent1"/>
              </w:rPr>
            </w:pPr>
            <w:r>
              <w:rPr>
                <w:rFonts w:eastAsia="Times New Roman" w:cs="Times New Roman"/>
                <w:color w:val="118AB2" w:themeColor="accent1"/>
              </w:rPr>
              <w:t>YPN</w:t>
            </w:r>
          </w:p>
        </w:tc>
        <w:tc>
          <w:tcPr>
            <w:tcW w:w="1105" w:type="dxa"/>
            <w:tcPrChange w:id="60" w:author="INDRECAN Carmen" w:date="2023-09-15T09:37:00Z">
              <w:tcPr>
                <w:tcW w:w="1105" w:type="dxa"/>
              </w:tcPr>
            </w:tcPrChange>
          </w:tcPr>
          <w:p w14:paraId="660AFCE5" w14:textId="5BC5703B" w:rsidR="00014611" w:rsidRDefault="00475101" w:rsidP="00D14180">
            <w:pPr>
              <w:pStyle w:val="Figure"/>
              <w:rPr>
                <w:rFonts w:eastAsia="Times New Roman" w:cs="Times New Roman"/>
                <w:color w:val="118AB2" w:themeColor="accent1"/>
              </w:rPr>
            </w:pPr>
            <w:r>
              <w:rPr>
                <w:rFonts w:eastAsia="Times New Roman" w:cs="Times New Roman"/>
                <w:color w:val="118AB2" w:themeColor="accent1"/>
              </w:rPr>
              <w:t>Carmen Indrecan</w:t>
            </w:r>
          </w:p>
        </w:tc>
        <w:tc>
          <w:tcPr>
            <w:tcW w:w="1021" w:type="dxa"/>
            <w:tcPrChange w:id="61" w:author="INDRECAN Carmen" w:date="2023-09-15T09:37:00Z">
              <w:tcPr>
                <w:tcW w:w="1021" w:type="dxa"/>
              </w:tcPr>
            </w:tcPrChange>
          </w:tcPr>
          <w:p w14:paraId="4E94D2E7" w14:textId="1AC41736" w:rsidR="00014611" w:rsidRPr="00456A0D" w:rsidRDefault="00231C35" w:rsidP="00D14180">
            <w:pPr>
              <w:pStyle w:val="Figure"/>
              <w:rPr>
                <w:rFonts w:eastAsia="Times New Roman" w:cs="Times New Roman"/>
                <w:color w:val="118AB2" w:themeColor="accent1"/>
              </w:rPr>
            </w:pPr>
            <w:r>
              <w:rPr>
                <w:rFonts w:eastAsia="Times New Roman" w:cs="Times New Roman"/>
                <w:color w:val="118AB2" w:themeColor="accent1"/>
              </w:rPr>
              <w:t>21/07/2023</w:t>
            </w:r>
          </w:p>
        </w:tc>
        <w:tc>
          <w:tcPr>
            <w:tcW w:w="709" w:type="dxa"/>
            <w:tcPrChange w:id="62" w:author="INDRECAN Carmen" w:date="2023-09-15T09:37:00Z">
              <w:tcPr>
                <w:tcW w:w="709" w:type="dxa"/>
              </w:tcPr>
            </w:tcPrChange>
          </w:tcPr>
          <w:p w14:paraId="3E6BCF78" w14:textId="5A77AE82" w:rsidR="00014611" w:rsidRPr="00456A0D" w:rsidRDefault="00475101" w:rsidP="00D14180">
            <w:pPr>
              <w:pStyle w:val="Figure"/>
              <w:rPr>
                <w:rFonts w:eastAsia="Times New Roman" w:cs="Times New Roman"/>
                <w:color w:val="118AB2" w:themeColor="accent1"/>
              </w:rPr>
            </w:pPr>
            <w:r>
              <w:rPr>
                <w:rFonts w:eastAsia="Times New Roman" w:cs="Times New Roman"/>
                <w:color w:val="118AB2" w:themeColor="accent1"/>
              </w:rPr>
              <w:t>CIN</w:t>
            </w:r>
          </w:p>
        </w:tc>
        <w:tc>
          <w:tcPr>
            <w:tcW w:w="1106" w:type="dxa"/>
            <w:tcPrChange w:id="63" w:author="INDRECAN Carmen" w:date="2023-09-15T09:37:00Z">
              <w:tcPr>
                <w:tcW w:w="1106" w:type="dxa"/>
              </w:tcPr>
            </w:tcPrChange>
          </w:tcPr>
          <w:p w14:paraId="4903097B" w14:textId="666753CA" w:rsidR="00014611" w:rsidRDefault="00475101" w:rsidP="00D14180">
            <w:pPr>
              <w:pStyle w:val="Figure"/>
              <w:rPr>
                <w:rFonts w:eastAsia="Times New Roman" w:cs="Times New Roman"/>
                <w:color w:val="118AB2" w:themeColor="accent1"/>
              </w:rPr>
            </w:pPr>
            <w:r>
              <w:rPr>
                <w:rFonts w:eastAsia="Times New Roman" w:cs="Times New Roman"/>
                <w:color w:val="118AB2" w:themeColor="accent1"/>
              </w:rPr>
              <w:t>Pierre Martin</w:t>
            </w:r>
          </w:p>
        </w:tc>
        <w:tc>
          <w:tcPr>
            <w:tcW w:w="899" w:type="dxa"/>
            <w:tcPrChange w:id="64" w:author="INDRECAN Carmen" w:date="2023-09-15T09:37:00Z">
              <w:tcPr>
                <w:tcW w:w="899" w:type="dxa"/>
              </w:tcPr>
            </w:tcPrChange>
          </w:tcPr>
          <w:p w14:paraId="148F9A30" w14:textId="35743BA1" w:rsidR="00014611" w:rsidRPr="00456A0D" w:rsidRDefault="00CC183C" w:rsidP="00D14180">
            <w:pPr>
              <w:pStyle w:val="Figure"/>
              <w:rPr>
                <w:rFonts w:eastAsia="Times New Roman" w:cs="Times New Roman"/>
                <w:color w:val="118AB2" w:themeColor="accent1"/>
              </w:rPr>
            </w:pPr>
            <w:r>
              <w:rPr>
                <w:rFonts w:eastAsia="Times New Roman" w:cs="Times New Roman"/>
                <w:color w:val="118AB2" w:themeColor="accent1"/>
              </w:rPr>
              <w:t>21/07/2023</w:t>
            </w:r>
          </w:p>
        </w:tc>
        <w:tc>
          <w:tcPr>
            <w:tcW w:w="858" w:type="dxa"/>
            <w:tcPrChange w:id="65" w:author="INDRECAN Carmen" w:date="2023-09-15T09:37:00Z">
              <w:tcPr>
                <w:tcW w:w="851" w:type="dxa"/>
              </w:tcPr>
            </w:tcPrChange>
          </w:tcPr>
          <w:p w14:paraId="641AE97E" w14:textId="71300CBA" w:rsidR="00014611" w:rsidRPr="00456A0D" w:rsidRDefault="00475101" w:rsidP="00D14180">
            <w:pPr>
              <w:pStyle w:val="Figure"/>
              <w:rPr>
                <w:rFonts w:eastAsia="Times New Roman" w:cs="Times New Roman"/>
                <w:color w:val="118AB2" w:themeColor="accent1"/>
              </w:rPr>
            </w:pPr>
            <w:r>
              <w:rPr>
                <w:rFonts w:eastAsia="Times New Roman" w:cs="Times New Roman"/>
                <w:color w:val="118AB2" w:themeColor="accent1"/>
              </w:rPr>
              <w:t>PMN</w:t>
            </w:r>
          </w:p>
        </w:tc>
      </w:tr>
      <w:tr w:rsidR="00695C0D" w:rsidRPr="00456A0D" w14:paraId="46BDF259" w14:textId="77777777" w:rsidTr="00780875">
        <w:tblPrEx>
          <w:tblW w:w="9809"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ExChange w:id="66" w:author="INDRECAN Carmen" w:date="2023-09-15T09:37:00Z">
            <w:tblPrEx>
              <w:tblW w:w="9809"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Ex>
          </w:tblPrExChange>
        </w:tblPrEx>
        <w:trPr>
          <w:cantSplit/>
          <w:trPrChange w:id="67" w:author="INDRECAN Carmen" w:date="2023-09-15T09:37:00Z">
            <w:trPr>
              <w:cantSplit/>
            </w:trPr>
          </w:trPrChange>
        </w:trPr>
        <w:tc>
          <w:tcPr>
            <w:tcW w:w="993" w:type="dxa"/>
            <w:shd w:val="clear" w:color="auto" w:fill="F2F2F2"/>
            <w:tcPrChange w:id="68" w:author="INDRECAN Carmen" w:date="2023-09-15T09:37:00Z">
              <w:tcPr>
                <w:tcW w:w="993" w:type="dxa"/>
                <w:shd w:val="clear" w:color="auto" w:fill="F2F2F2"/>
              </w:tcPr>
            </w:tcPrChange>
          </w:tcPr>
          <w:p w14:paraId="5041A43A" w14:textId="00070DBD" w:rsidR="00695C0D" w:rsidRDefault="00695C0D" w:rsidP="00D14180">
            <w:pPr>
              <w:pStyle w:val="Figure"/>
              <w:rPr>
                <w:rFonts w:eastAsia="Times New Roman" w:cs="Times New Roman"/>
                <w:color w:val="118AB2" w:themeColor="accent1"/>
              </w:rPr>
            </w:pPr>
            <w:r>
              <w:rPr>
                <w:rFonts w:eastAsia="Times New Roman" w:cs="Times New Roman"/>
                <w:color w:val="118AB2" w:themeColor="accent1"/>
              </w:rPr>
              <w:t>2.1</w:t>
            </w:r>
          </w:p>
        </w:tc>
        <w:tc>
          <w:tcPr>
            <w:tcW w:w="1162" w:type="dxa"/>
            <w:tcPrChange w:id="69" w:author="INDRECAN Carmen" w:date="2023-09-15T09:37:00Z">
              <w:tcPr>
                <w:tcW w:w="1162" w:type="dxa"/>
              </w:tcPr>
            </w:tcPrChange>
          </w:tcPr>
          <w:p w14:paraId="014613E6" w14:textId="29A6B120" w:rsidR="00695C0D" w:rsidRDefault="00695C0D" w:rsidP="00D14180">
            <w:pPr>
              <w:pStyle w:val="Figure"/>
              <w:rPr>
                <w:rFonts w:eastAsia="Times New Roman" w:cs="Times New Roman"/>
                <w:color w:val="118AB2" w:themeColor="accent1"/>
              </w:rPr>
            </w:pPr>
            <w:r>
              <w:rPr>
                <w:rFonts w:eastAsia="Times New Roman" w:cs="Times New Roman"/>
                <w:color w:val="118AB2" w:themeColor="accent1"/>
              </w:rPr>
              <w:t>Kevin Grosjean</w:t>
            </w:r>
          </w:p>
        </w:tc>
        <w:tc>
          <w:tcPr>
            <w:tcW w:w="964" w:type="dxa"/>
            <w:tcPrChange w:id="70" w:author="INDRECAN Carmen" w:date="2023-09-15T09:37:00Z">
              <w:tcPr>
                <w:tcW w:w="964" w:type="dxa"/>
              </w:tcPr>
            </w:tcPrChange>
          </w:tcPr>
          <w:p w14:paraId="78761553" w14:textId="7AE5EB92" w:rsidR="00695C0D" w:rsidRDefault="00695C0D" w:rsidP="00D14180">
            <w:pPr>
              <w:pStyle w:val="Figure"/>
              <w:rPr>
                <w:rFonts w:eastAsia="Times New Roman" w:cs="Times New Roman"/>
                <w:color w:val="118AB2" w:themeColor="accent1"/>
              </w:rPr>
            </w:pPr>
            <w:r>
              <w:rPr>
                <w:rFonts w:eastAsia="Times New Roman" w:cs="Times New Roman"/>
                <w:color w:val="118AB2" w:themeColor="accent1"/>
              </w:rPr>
              <w:t>25/07/2023</w:t>
            </w:r>
          </w:p>
        </w:tc>
        <w:tc>
          <w:tcPr>
            <w:tcW w:w="992" w:type="dxa"/>
            <w:tcPrChange w:id="71" w:author="INDRECAN Carmen" w:date="2023-09-15T09:37:00Z">
              <w:tcPr>
                <w:tcW w:w="992" w:type="dxa"/>
              </w:tcPr>
            </w:tcPrChange>
          </w:tcPr>
          <w:p w14:paraId="651D08E3" w14:textId="6AA469FC" w:rsidR="00695C0D" w:rsidRDefault="00DE32F7" w:rsidP="00D14180">
            <w:pPr>
              <w:pStyle w:val="Figure"/>
              <w:rPr>
                <w:rFonts w:eastAsia="Times New Roman" w:cs="Times New Roman"/>
                <w:color w:val="118AB2" w:themeColor="accent1"/>
              </w:rPr>
            </w:pPr>
            <w:ins w:id="72" w:author="INDRECAN Carmen" w:date="2023-07-25T14:32:00Z">
              <w:r>
                <w:rPr>
                  <w:rFonts w:eastAsia="Times New Roman" w:cs="Times New Roman"/>
                  <w:color w:val="118AB2" w:themeColor="accent1"/>
                </w:rPr>
                <w:t>KGN</w:t>
              </w:r>
            </w:ins>
          </w:p>
        </w:tc>
        <w:tc>
          <w:tcPr>
            <w:tcW w:w="1105" w:type="dxa"/>
            <w:tcPrChange w:id="73" w:author="INDRECAN Carmen" w:date="2023-09-15T09:37:00Z">
              <w:tcPr>
                <w:tcW w:w="1105" w:type="dxa"/>
              </w:tcPr>
            </w:tcPrChange>
          </w:tcPr>
          <w:p w14:paraId="25EADBE3" w14:textId="618B2A6F" w:rsidR="00695C0D" w:rsidRDefault="00695C0D" w:rsidP="00D14180">
            <w:pPr>
              <w:pStyle w:val="Figure"/>
              <w:rPr>
                <w:rFonts w:eastAsia="Times New Roman" w:cs="Times New Roman"/>
                <w:color w:val="118AB2" w:themeColor="accent1"/>
              </w:rPr>
            </w:pPr>
            <w:r>
              <w:rPr>
                <w:rFonts w:eastAsia="Times New Roman" w:cs="Times New Roman"/>
                <w:color w:val="118AB2" w:themeColor="accent1"/>
              </w:rPr>
              <w:t>Carmen Indrecan</w:t>
            </w:r>
          </w:p>
        </w:tc>
        <w:tc>
          <w:tcPr>
            <w:tcW w:w="1021" w:type="dxa"/>
            <w:tcPrChange w:id="74" w:author="INDRECAN Carmen" w:date="2023-09-15T09:37:00Z">
              <w:tcPr>
                <w:tcW w:w="1021" w:type="dxa"/>
              </w:tcPr>
            </w:tcPrChange>
          </w:tcPr>
          <w:p w14:paraId="3E024AC3" w14:textId="77777777" w:rsidR="00695C0D" w:rsidRDefault="00695C0D" w:rsidP="00D14180">
            <w:pPr>
              <w:pStyle w:val="Figure"/>
              <w:rPr>
                <w:rFonts w:eastAsia="Times New Roman" w:cs="Times New Roman"/>
                <w:color w:val="118AB2" w:themeColor="accent1"/>
              </w:rPr>
            </w:pPr>
          </w:p>
        </w:tc>
        <w:tc>
          <w:tcPr>
            <w:tcW w:w="709" w:type="dxa"/>
            <w:tcPrChange w:id="75" w:author="INDRECAN Carmen" w:date="2023-09-15T09:37:00Z">
              <w:tcPr>
                <w:tcW w:w="709" w:type="dxa"/>
              </w:tcPr>
            </w:tcPrChange>
          </w:tcPr>
          <w:p w14:paraId="78FAF6A0" w14:textId="77777777" w:rsidR="00695C0D" w:rsidRDefault="00695C0D" w:rsidP="00D14180">
            <w:pPr>
              <w:pStyle w:val="Figure"/>
              <w:rPr>
                <w:rFonts w:eastAsia="Times New Roman" w:cs="Times New Roman"/>
                <w:color w:val="118AB2" w:themeColor="accent1"/>
              </w:rPr>
            </w:pPr>
          </w:p>
        </w:tc>
        <w:tc>
          <w:tcPr>
            <w:tcW w:w="1106" w:type="dxa"/>
            <w:tcPrChange w:id="76" w:author="INDRECAN Carmen" w:date="2023-09-15T09:37:00Z">
              <w:tcPr>
                <w:tcW w:w="1106" w:type="dxa"/>
              </w:tcPr>
            </w:tcPrChange>
          </w:tcPr>
          <w:p w14:paraId="4ED44585" w14:textId="32E7E1D5" w:rsidR="00695C0D" w:rsidRDefault="00695C0D" w:rsidP="00D14180">
            <w:pPr>
              <w:pStyle w:val="Figure"/>
              <w:rPr>
                <w:rFonts w:eastAsia="Times New Roman" w:cs="Times New Roman"/>
                <w:color w:val="118AB2" w:themeColor="accent1"/>
              </w:rPr>
            </w:pPr>
            <w:r>
              <w:rPr>
                <w:rFonts w:eastAsia="Times New Roman" w:cs="Times New Roman"/>
                <w:color w:val="118AB2" w:themeColor="accent1"/>
              </w:rPr>
              <w:t>Pierre Martin</w:t>
            </w:r>
          </w:p>
        </w:tc>
        <w:tc>
          <w:tcPr>
            <w:tcW w:w="899" w:type="dxa"/>
            <w:tcPrChange w:id="77" w:author="INDRECAN Carmen" w:date="2023-09-15T09:37:00Z">
              <w:tcPr>
                <w:tcW w:w="899" w:type="dxa"/>
              </w:tcPr>
            </w:tcPrChange>
          </w:tcPr>
          <w:p w14:paraId="407BE0A6" w14:textId="77777777" w:rsidR="00695C0D" w:rsidRDefault="00695C0D" w:rsidP="00D14180">
            <w:pPr>
              <w:pStyle w:val="Figure"/>
              <w:rPr>
                <w:rFonts w:eastAsia="Times New Roman" w:cs="Times New Roman"/>
                <w:color w:val="118AB2" w:themeColor="accent1"/>
              </w:rPr>
            </w:pPr>
          </w:p>
        </w:tc>
        <w:tc>
          <w:tcPr>
            <w:tcW w:w="858" w:type="dxa"/>
            <w:tcPrChange w:id="78" w:author="INDRECAN Carmen" w:date="2023-09-15T09:37:00Z">
              <w:tcPr>
                <w:tcW w:w="851" w:type="dxa"/>
              </w:tcPr>
            </w:tcPrChange>
          </w:tcPr>
          <w:p w14:paraId="6B661845" w14:textId="77777777" w:rsidR="00695C0D" w:rsidRDefault="00695C0D" w:rsidP="00D14180">
            <w:pPr>
              <w:pStyle w:val="Figure"/>
              <w:rPr>
                <w:rFonts w:eastAsia="Times New Roman" w:cs="Times New Roman"/>
                <w:color w:val="118AB2" w:themeColor="accent1"/>
              </w:rPr>
            </w:pPr>
          </w:p>
        </w:tc>
      </w:tr>
      <w:tr w:rsidR="00E65B2F" w:rsidRPr="00456A0D" w14:paraId="5F8A0185" w14:textId="77777777" w:rsidTr="00780875">
        <w:tblPrEx>
          <w:tblW w:w="9809"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ExChange w:id="79" w:author="INDRECAN Carmen" w:date="2023-09-15T09:37:00Z">
            <w:tblPrEx>
              <w:tblW w:w="9809"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Ex>
          </w:tblPrExChange>
        </w:tblPrEx>
        <w:trPr>
          <w:cantSplit/>
          <w:ins w:id="80" w:author="PAN Yilei" w:date="2023-08-28T13:48:00Z"/>
          <w:trPrChange w:id="81" w:author="INDRECAN Carmen" w:date="2023-09-15T09:37:00Z">
            <w:trPr>
              <w:cantSplit/>
            </w:trPr>
          </w:trPrChange>
        </w:trPr>
        <w:tc>
          <w:tcPr>
            <w:tcW w:w="993" w:type="dxa"/>
            <w:shd w:val="clear" w:color="auto" w:fill="F2F2F2"/>
            <w:tcPrChange w:id="82" w:author="INDRECAN Carmen" w:date="2023-09-15T09:37:00Z">
              <w:tcPr>
                <w:tcW w:w="993" w:type="dxa"/>
                <w:shd w:val="clear" w:color="auto" w:fill="F2F2F2"/>
              </w:tcPr>
            </w:tcPrChange>
          </w:tcPr>
          <w:p w14:paraId="470F0C2C" w14:textId="7CF24BE4" w:rsidR="00E65B2F" w:rsidRDefault="00E65B2F" w:rsidP="00D14180">
            <w:pPr>
              <w:pStyle w:val="Figure"/>
              <w:rPr>
                <w:ins w:id="83" w:author="PAN Yilei" w:date="2023-08-28T13:48:00Z"/>
                <w:rFonts w:eastAsia="Times New Roman" w:cs="Times New Roman"/>
                <w:color w:val="118AB2" w:themeColor="accent1"/>
              </w:rPr>
            </w:pPr>
            <w:ins w:id="84" w:author="PAN Yilei" w:date="2023-08-28T13:48:00Z">
              <w:r>
                <w:rPr>
                  <w:rFonts w:eastAsia="Times New Roman" w:cs="Times New Roman"/>
                  <w:color w:val="118AB2" w:themeColor="accent1"/>
                </w:rPr>
                <w:t>3.0</w:t>
              </w:r>
            </w:ins>
          </w:p>
        </w:tc>
        <w:tc>
          <w:tcPr>
            <w:tcW w:w="1162" w:type="dxa"/>
            <w:tcPrChange w:id="85" w:author="INDRECAN Carmen" w:date="2023-09-15T09:37:00Z">
              <w:tcPr>
                <w:tcW w:w="1162" w:type="dxa"/>
              </w:tcPr>
            </w:tcPrChange>
          </w:tcPr>
          <w:p w14:paraId="2752C848" w14:textId="0FB89C5A" w:rsidR="00E65B2F" w:rsidRDefault="00E65B2F" w:rsidP="00D14180">
            <w:pPr>
              <w:pStyle w:val="Figure"/>
              <w:rPr>
                <w:ins w:id="86" w:author="PAN Yilei" w:date="2023-08-28T13:48:00Z"/>
                <w:rFonts w:eastAsia="Times New Roman" w:cs="Times New Roman"/>
                <w:color w:val="118AB2" w:themeColor="accent1"/>
              </w:rPr>
            </w:pPr>
            <w:ins w:id="87" w:author="PAN Yilei" w:date="2023-08-28T13:48:00Z">
              <w:r>
                <w:rPr>
                  <w:rFonts w:eastAsia="Times New Roman" w:cs="Times New Roman"/>
                  <w:color w:val="118AB2" w:themeColor="accent1"/>
                </w:rPr>
                <w:t>Yilei Pan</w:t>
              </w:r>
            </w:ins>
          </w:p>
        </w:tc>
        <w:tc>
          <w:tcPr>
            <w:tcW w:w="964" w:type="dxa"/>
            <w:tcPrChange w:id="88" w:author="INDRECAN Carmen" w:date="2023-09-15T09:37:00Z">
              <w:tcPr>
                <w:tcW w:w="964" w:type="dxa"/>
              </w:tcPr>
            </w:tcPrChange>
          </w:tcPr>
          <w:p w14:paraId="2DDA32E5" w14:textId="46D3C9B1" w:rsidR="00E65B2F" w:rsidRDefault="00E65B2F" w:rsidP="00D14180">
            <w:pPr>
              <w:pStyle w:val="Figure"/>
              <w:rPr>
                <w:ins w:id="89" w:author="PAN Yilei" w:date="2023-08-28T13:48:00Z"/>
                <w:rFonts w:eastAsia="Times New Roman" w:cs="Times New Roman"/>
                <w:color w:val="118AB2" w:themeColor="accent1"/>
              </w:rPr>
            </w:pPr>
            <w:ins w:id="90" w:author="PAN Yilei" w:date="2023-08-28T13:48:00Z">
              <w:r>
                <w:rPr>
                  <w:rFonts w:eastAsia="Times New Roman" w:cs="Times New Roman"/>
                  <w:color w:val="118AB2" w:themeColor="accent1"/>
                </w:rPr>
                <w:t>28/08/2023</w:t>
              </w:r>
            </w:ins>
          </w:p>
        </w:tc>
        <w:tc>
          <w:tcPr>
            <w:tcW w:w="992" w:type="dxa"/>
            <w:tcPrChange w:id="91" w:author="INDRECAN Carmen" w:date="2023-09-15T09:37:00Z">
              <w:tcPr>
                <w:tcW w:w="992" w:type="dxa"/>
              </w:tcPr>
            </w:tcPrChange>
          </w:tcPr>
          <w:p w14:paraId="26DF52A2" w14:textId="6A49D70B" w:rsidR="00E65B2F" w:rsidRDefault="00780875" w:rsidP="00D14180">
            <w:pPr>
              <w:pStyle w:val="Figure"/>
              <w:rPr>
                <w:ins w:id="92" w:author="PAN Yilei" w:date="2023-08-28T13:48:00Z"/>
                <w:rFonts w:eastAsia="Times New Roman" w:cs="Times New Roman"/>
                <w:color w:val="118AB2" w:themeColor="accent1"/>
              </w:rPr>
            </w:pPr>
            <w:ins w:id="93" w:author="INDRECAN Carmen" w:date="2023-09-15T09:38:00Z">
              <w:r>
                <w:rPr>
                  <w:rFonts w:eastAsia="Times New Roman" w:cs="Times New Roman"/>
                  <w:color w:val="118AB2" w:themeColor="accent1"/>
                </w:rPr>
                <w:t>YPN</w:t>
              </w:r>
            </w:ins>
          </w:p>
        </w:tc>
        <w:tc>
          <w:tcPr>
            <w:tcW w:w="1105" w:type="dxa"/>
            <w:tcPrChange w:id="94" w:author="INDRECAN Carmen" w:date="2023-09-15T09:37:00Z">
              <w:tcPr>
                <w:tcW w:w="1105" w:type="dxa"/>
              </w:tcPr>
            </w:tcPrChange>
          </w:tcPr>
          <w:p w14:paraId="6071E9B7" w14:textId="49053B16" w:rsidR="00E65B2F" w:rsidRDefault="00E65B2F" w:rsidP="00D14180">
            <w:pPr>
              <w:pStyle w:val="Figure"/>
              <w:rPr>
                <w:ins w:id="95" w:author="PAN Yilei" w:date="2023-08-28T13:48:00Z"/>
                <w:rFonts w:eastAsia="Times New Roman" w:cs="Times New Roman"/>
                <w:color w:val="118AB2" w:themeColor="accent1"/>
              </w:rPr>
            </w:pPr>
            <w:ins w:id="96" w:author="PAN Yilei" w:date="2023-08-28T13:48:00Z">
              <w:r>
                <w:rPr>
                  <w:rFonts w:eastAsia="Times New Roman" w:cs="Times New Roman"/>
                  <w:color w:val="118AB2" w:themeColor="accent1"/>
                </w:rPr>
                <w:t>Carmen Indrecan</w:t>
              </w:r>
            </w:ins>
          </w:p>
        </w:tc>
        <w:tc>
          <w:tcPr>
            <w:tcW w:w="1021" w:type="dxa"/>
            <w:tcPrChange w:id="97" w:author="INDRECAN Carmen" w:date="2023-09-15T09:37:00Z">
              <w:tcPr>
                <w:tcW w:w="1021" w:type="dxa"/>
              </w:tcPr>
            </w:tcPrChange>
          </w:tcPr>
          <w:p w14:paraId="0D1FFBA8" w14:textId="086D3FFB" w:rsidR="00E65B2F" w:rsidRDefault="00AC03C2" w:rsidP="00D14180">
            <w:pPr>
              <w:pStyle w:val="Figure"/>
              <w:rPr>
                <w:ins w:id="98" w:author="PAN Yilei" w:date="2023-08-28T13:48:00Z"/>
                <w:rFonts w:eastAsia="Times New Roman" w:cs="Times New Roman"/>
                <w:color w:val="118AB2" w:themeColor="accent1"/>
              </w:rPr>
            </w:pPr>
            <w:ins w:id="99" w:author="INDRECAN Carmen" w:date="2023-09-15T09:39:00Z">
              <w:r>
                <w:rPr>
                  <w:rFonts w:eastAsia="Times New Roman" w:cs="Times New Roman"/>
                  <w:color w:val="118AB2" w:themeColor="accent1"/>
                </w:rPr>
                <w:t>15/09/2023</w:t>
              </w:r>
            </w:ins>
          </w:p>
        </w:tc>
        <w:tc>
          <w:tcPr>
            <w:tcW w:w="709" w:type="dxa"/>
            <w:tcPrChange w:id="100" w:author="INDRECAN Carmen" w:date="2023-09-15T09:37:00Z">
              <w:tcPr>
                <w:tcW w:w="709" w:type="dxa"/>
              </w:tcPr>
            </w:tcPrChange>
          </w:tcPr>
          <w:p w14:paraId="1F061E45" w14:textId="30A9E63F" w:rsidR="00E65B2F" w:rsidRDefault="001A3433" w:rsidP="00D14180">
            <w:pPr>
              <w:pStyle w:val="Figure"/>
              <w:rPr>
                <w:ins w:id="101" w:author="PAN Yilei" w:date="2023-08-28T13:48:00Z"/>
                <w:rFonts w:eastAsia="Times New Roman" w:cs="Times New Roman"/>
                <w:color w:val="118AB2" w:themeColor="accent1"/>
              </w:rPr>
            </w:pPr>
            <w:ins w:id="102" w:author="INDRECAN Carmen" w:date="2023-09-15T09:41:00Z">
              <w:r>
                <w:rPr>
                  <w:rFonts w:eastAsia="Times New Roman" w:cs="Times New Roman"/>
                  <w:color w:val="118AB2" w:themeColor="accent1"/>
                </w:rPr>
                <w:t>CIN</w:t>
              </w:r>
            </w:ins>
          </w:p>
        </w:tc>
        <w:tc>
          <w:tcPr>
            <w:tcW w:w="1106" w:type="dxa"/>
            <w:tcPrChange w:id="103" w:author="INDRECAN Carmen" w:date="2023-09-15T09:37:00Z">
              <w:tcPr>
                <w:tcW w:w="1106" w:type="dxa"/>
              </w:tcPr>
            </w:tcPrChange>
          </w:tcPr>
          <w:p w14:paraId="48C4066C" w14:textId="36587D42" w:rsidR="00E65B2F" w:rsidRDefault="00E65B2F" w:rsidP="00D14180">
            <w:pPr>
              <w:pStyle w:val="Figure"/>
              <w:rPr>
                <w:ins w:id="104" w:author="PAN Yilei" w:date="2023-08-28T13:48:00Z"/>
                <w:rFonts w:eastAsia="Times New Roman" w:cs="Times New Roman"/>
                <w:color w:val="118AB2" w:themeColor="accent1"/>
              </w:rPr>
            </w:pPr>
            <w:ins w:id="105" w:author="PAN Yilei" w:date="2023-08-28T13:48:00Z">
              <w:r>
                <w:rPr>
                  <w:rFonts w:eastAsia="Times New Roman" w:cs="Times New Roman"/>
                  <w:color w:val="118AB2" w:themeColor="accent1"/>
                </w:rPr>
                <w:t>Pierre Martin</w:t>
              </w:r>
            </w:ins>
          </w:p>
        </w:tc>
        <w:tc>
          <w:tcPr>
            <w:tcW w:w="899" w:type="dxa"/>
            <w:tcPrChange w:id="106" w:author="INDRECAN Carmen" w:date="2023-09-15T09:37:00Z">
              <w:tcPr>
                <w:tcW w:w="899" w:type="dxa"/>
              </w:tcPr>
            </w:tcPrChange>
          </w:tcPr>
          <w:p w14:paraId="23373068" w14:textId="77777777" w:rsidR="00E65B2F" w:rsidRDefault="00E65B2F" w:rsidP="00D14180">
            <w:pPr>
              <w:pStyle w:val="Figure"/>
              <w:rPr>
                <w:ins w:id="107" w:author="PAN Yilei" w:date="2023-08-28T13:48:00Z"/>
                <w:rFonts w:eastAsia="Times New Roman" w:cs="Times New Roman"/>
                <w:color w:val="118AB2" w:themeColor="accent1"/>
              </w:rPr>
            </w:pPr>
          </w:p>
        </w:tc>
        <w:tc>
          <w:tcPr>
            <w:tcW w:w="858" w:type="dxa"/>
            <w:tcPrChange w:id="108" w:author="INDRECAN Carmen" w:date="2023-09-15T09:37:00Z">
              <w:tcPr>
                <w:tcW w:w="851" w:type="dxa"/>
              </w:tcPr>
            </w:tcPrChange>
          </w:tcPr>
          <w:p w14:paraId="1748D116" w14:textId="77777777" w:rsidR="00E65B2F" w:rsidRDefault="00E65B2F" w:rsidP="00D14180">
            <w:pPr>
              <w:pStyle w:val="Figure"/>
              <w:rPr>
                <w:ins w:id="109" w:author="PAN Yilei" w:date="2023-08-28T13:48:00Z"/>
                <w:rFonts w:eastAsia="Times New Roman" w:cs="Times New Roman"/>
                <w:color w:val="118AB2" w:themeColor="accent1"/>
              </w:rPr>
            </w:pPr>
          </w:p>
        </w:tc>
      </w:tr>
    </w:tbl>
    <w:p w14:paraId="44A72BA4" w14:textId="29A7D66E" w:rsidR="00456A0D" w:rsidRPr="00456A0D" w:rsidRDefault="00456A0D" w:rsidP="00456A0D">
      <w:pPr>
        <w:pStyle w:val="Figure"/>
        <w:rPr>
          <w:rFonts w:eastAsia="Times New Roman" w:cs="Times New Roman"/>
          <w:color w:val="118AB2" w:themeColor="accent1"/>
        </w:rPr>
      </w:pPr>
      <w:bookmarkStart w:id="110" w:name="_Toc352345690"/>
      <w:bookmarkStart w:id="111" w:name="_Toc140849646"/>
      <w:r w:rsidRPr="00456A0D">
        <w:rPr>
          <w:rFonts w:eastAsia="Times New Roman" w:cs="Times New Roman"/>
          <w:color w:val="118AB2" w:themeColor="accent1"/>
        </w:rPr>
        <w:t xml:space="preserve">Figure </w:t>
      </w:r>
      <w:r w:rsidRPr="00456A0D">
        <w:rPr>
          <w:rFonts w:eastAsia="Times New Roman" w:cs="Times New Roman"/>
          <w:color w:val="118AB2" w:themeColor="accent1"/>
        </w:rPr>
        <w:fldChar w:fldCharType="begin"/>
      </w:r>
      <w:r w:rsidRPr="00456A0D">
        <w:rPr>
          <w:rFonts w:eastAsia="Times New Roman" w:cs="Times New Roman"/>
          <w:color w:val="118AB2" w:themeColor="accent1"/>
        </w:rPr>
        <w:instrText xml:space="preserve"> SEQ Figure \* ARABIC </w:instrText>
      </w:r>
      <w:r w:rsidRPr="00456A0D">
        <w:rPr>
          <w:rFonts w:eastAsia="Times New Roman" w:cs="Times New Roman"/>
          <w:color w:val="118AB2" w:themeColor="accent1"/>
        </w:rPr>
        <w:fldChar w:fldCharType="separate"/>
      </w:r>
      <w:r w:rsidR="00100F91">
        <w:rPr>
          <w:rFonts w:eastAsia="Times New Roman" w:cs="Times New Roman"/>
          <w:noProof/>
          <w:color w:val="118AB2" w:themeColor="accent1"/>
        </w:rPr>
        <w:t>1</w:t>
      </w:r>
      <w:r w:rsidRPr="00456A0D">
        <w:rPr>
          <w:rFonts w:eastAsia="Times New Roman" w:cs="Times New Roman"/>
          <w:color w:val="118AB2" w:themeColor="accent1"/>
        </w:rPr>
        <w:fldChar w:fldCharType="end"/>
      </w:r>
      <w:r w:rsidRPr="00456A0D">
        <w:rPr>
          <w:rFonts w:eastAsia="Times New Roman" w:cs="Times New Roman"/>
          <w:color w:val="118AB2" w:themeColor="accent1"/>
        </w:rPr>
        <w:t xml:space="preserve"> – Circuit de validation</w:t>
      </w:r>
      <w:bookmarkEnd w:id="110"/>
      <w:bookmarkEnd w:id="111"/>
    </w:p>
    <w:p w14:paraId="5C421B40" w14:textId="77777777" w:rsidR="00456A0D" w:rsidRPr="00456A0D" w:rsidRDefault="00456A0D" w:rsidP="00456A0D">
      <w:pPr>
        <w:pStyle w:val="Figure"/>
        <w:rPr>
          <w:rFonts w:eastAsia="Times New Roman" w:cs="Times New Roman"/>
          <w:color w:val="118AB2" w:themeColor="accent1"/>
        </w:rPr>
      </w:pPr>
    </w:p>
    <w:p w14:paraId="6F1C5CEF" w14:textId="77777777" w:rsidR="00456A0D" w:rsidRPr="00456A0D" w:rsidRDefault="00456A0D" w:rsidP="00DA3BF5">
      <w:pPr>
        <w:pStyle w:val="TitleNoTOC"/>
        <w:rPr>
          <w:rFonts w:eastAsia="Times New Roman" w:cs="Times New Roman"/>
          <w:bCs w:val="0"/>
        </w:rPr>
      </w:pPr>
      <w:r w:rsidRPr="00DA3BF5">
        <w:t>HISTORIQUE</w:t>
      </w:r>
      <w:r w:rsidRPr="00456A0D">
        <w:rPr>
          <w:rFonts w:eastAsia="Times New Roman" w:cs="Times New Roman"/>
        </w:rPr>
        <w:t xml:space="preserve"> DES EVOLUTIONS</w:t>
      </w:r>
    </w:p>
    <w:tbl>
      <w:tblPr>
        <w:tblW w:w="9781" w:type="dxa"/>
        <w:tblInd w:w="8" w:type="dxa"/>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Layout w:type="fixed"/>
        <w:tblCellMar>
          <w:left w:w="0" w:type="dxa"/>
          <w:right w:w="0" w:type="dxa"/>
        </w:tblCellMar>
        <w:tblLook w:val="0000" w:firstRow="0" w:lastRow="0" w:firstColumn="0" w:lastColumn="0" w:noHBand="0" w:noVBand="0"/>
      </w:tblPr>
      <w:tblGrid>
        <w:gridCol w:w="993"/>
        <w:gridCol w:w="8788"/>
      </w:tblGrid>
      <w:tr w:rsidR="00456A0D" w:rsidRPr="00456A0D" w14:paraId="50B8316E" w14:textId="77777777" w:rsidTr="00804528">
        <w:trPr>
          <w:cantSplit/>
        </w:trPr>
        <w:tc>
          <w:tcPr>
            <w:tcW w:w="993" w:type="dxa"/>
            <w:shd w:val="clear" w:color="auto" w:fill="D9D9D9"/>
          </w:tcPr>
          <w:p w14:paraId="2E26323D"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Version</w:t>
            </w:r>
          </w:p>
        </w:tc>
        <w:tc>
          <w:tcPr>
            <w:tcW w:w="8788" w:type="dxa"/>
            <w:shd w:val="clear" w:color="auto" w:fill="D9D9D9"/>
          </w:tcPr>
          <w:p w14:paraId="0A6219EB"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Objet de la version</w:t>
            </w:r>
          </w:p>
          <w:p w14:paraId="7088F1FC" w14:textId="77777777" w:rsidR="00456A0D" w:rsidRPr="00456A0D" w:rsidRDefault="00456A0D" w:rsidP="00456A0D">
            <w:pPr>
              <w:pStyle w:val="Figure"/>
              <w:rPr>
                <w:rFonts w:eastAsia="Times New Roman" w:cs="Times New Roman"/>
                <w:color w:val="118AB2" w:themeColor="accent1"/>
              </w:rPr>
            </w:pPr>
            <w:r w:rsidRPr="00456A0D">
              <w:rPr>
                <w:rFonts w:eastAsia="Times New Roman" w:cs="Times New Roman"/>
                <w:color w:val="118AB2" w:themeColor="accent1"/>
              </w:rPr>
              <w:t>(citer les fiches de revue de document prises en compte)</w:t>
            </w:r>
          </w:p>
        </w:tc>
      </w:tr>
      <w:tr w:rsidR="00456A0D" w:rsidRPr="00456A0D" w14:paraId="02C8447D" w14:textId="77777777" w:rsidTr="00804528">
        <w:trPr>
          <w:cantSplit/>
        </w:trPr>
        <w:tc>
          <w:tcPr>
            <w:tcW w:w="993" w:type="dxa"/>
            <w:shd w:val="clear" w:color="auto" w:fill="F2F2F2"/>
          </w:tcPr>
          <w:p w14:paraId="454D1D8E" w14:textId="32005EEF" w:rsidR="00456A0D" w:rsidRPr="00456A0D" w:rsidRDefault="00F00A4A" w:rsidP="00456A0D">
            <w:pPr>
              <w:pStyle w:val="Figure"/>
              <w:rPr>
                <w:rFonts w:eastAsia="Times New Roman" w:cs="Times New Roman"/>
                <w:color w:val="118AB2" w:themeColor="accent1"/>
              </w:rPr>
            </w:pPr>
            <w:r>
              <w:rPr>
                <w:rFonts w:eastAsia="Times New Roman" w:cs="Times New Roman"/>
                <w:color w:val="118AB2" w:themeColor="accent1"/>
              </w:rPr>
              <w:t>1.0</w:t>
            </w:r>
          </w:p>
        </w:tc>
        <w:tc>
          <w:tcPr>
            <w:tcW w:w="8788" w:type="dxa"/>
          </w:tcPr>
          <w:p w14:paraId="3A73AD33" w14:textId="5346BD68" w:rsidR="00456A0D" w:rsidRPr="00456A0D" w:rsidRDefault="00F00A4A" w:rsidP="00456A0D">
            <w:pPr>
              <w:pStyle w:val="Figure"/>
              <w:rPr>
                <w:rFonts w:eastAsia="Times New Roman" w:cs="Times New Roman"/>
                <w:color w:val="118AB2" w:themeColor="accent1"/>
              </w:rPr>
            </w:pPr>
            <w:r>
              <w:rPr>
                <w:rFonts w:eastAsia="Times New Roman" w:cs="Times New Roman"/>
                <w:color w:val="118AB2" w:themeColor="accent1"/>
              </w:rPr>
              <w:t>Initialisation du document</w:t>
            </w:r>
          </w:p>
        </w:tc>
      </w:tr>
      <w:tr w:rsidR="00014611" w:rsidRPr="00456A0D" w14:paraId="4CA5FA93" w14:textId="77777777" w:rsidTr="00804528">
        <w:trPr>
          <w:cantSplit/>
        </w:trPr>
        <w:tc>
          <w:tcPr>
            <w:tcW w:w="993" w:type="dxa"/>
            <w:shd w:val="clear" w:color="auto" w:fill="F2F2F2"/>
          </w:tcPr>
          <w:p w14:paraId="04CB4DE6" w14:textId="168AB5CB" w:rsidR="00014611" w:rsidRDefault="00014611" w:rsidP="00456A0D">
            <w:pPr>
              <w:pStyle w:val="Figure"/>
              <w:rPr>
                <w:rFonts w:eastAsia="Times New Roman" w:cs="Times New Roman"/>
                <w:color w:val="118AB2" w:themeColor="accent1"/>
              </w:rPr>
            </w:pPr>
            <w:r>
              <w:rPr>
                <w:rFonts w:eastAsia="Times New Roman" w:cs="Times New Roman"/>
                <w:color w:val="118AB2" w:themeColor="accent1"/>
              </w:rPr>
              <w:t>2.0</w:t>
            </w:r>
          </w:p>
        </w:tc>
        <w:tc>
          <w:tcPr>
            <w:tcW w:w="8788" w:type="dxa"/>
          </w:tcPr>
          <w:p w14:paraId="0678356B" w14:textId="626CDECC" w:rsidR="00014611" w:rsidRDefault="00014611" w:rsidP="00456A0D">
            <w:pPr>
              <w:pStyle w:val="Figure"/>
              <w:rPr>
                <w:rFonts w:eastAsia="Times New Roman" w:cs="Times New Roman"/>
                <w:color w:val="118AB2" w:themeColor="accent1"/>
              </w:rPr>
            </w:pPr>
            <w:r>
              <w:rPr>
                <w:rFonts w:eastAsia="Times New Roman" w:cs="Times New Roman"/>
                <w:color w:val="118AB2" w:themeColor="accent1"/>
              </w:rPr>
              <w:t>Conception détaillée</w:t>
            </w:r>
          </w:p>
        </w:tc>
      </w:tr>
      <w:tr w:rsidR="00695C0D" w:rsidRPr="00456A0D" w14:paraId="363E415B" w14:textId="77777777" w:rsidTr="00804528">
        <w:trPr>
          <w:cantSplit/>
        </w:trPr>
        <w:tc>
          <w:tcPr>
            <w:tcW w:w="993" w:type="dxa"/>
            <w:shd w:val="clear" w:color="auto" w:fill="F2F2F2"/>
          </w:tcPr>
          <w:p w14:paraId="37C7E2F0" w14:textId="0D5E03DF" w:rsidR="00695C0D" w:rsidRDefault="00695C0D" w:rsidP="00456A0D">
            <w:pPr>
              <w:pStyle w:val="Figure"/>
              <w:rPr>
                <w:rFonts w:eastAsia="Times New Roman" w:cs="Times New Roman"/>
                <w:color w:val="118AB2" w:themeColor="accent1"/>
              </w:rPr>
            </w:pPr>
            <w:r>
              <w:rPr>
                <w:rFonts w:eastAsia="Times New Roman" w:cs="Times New Roman"/>
                <w:color w:val="118AB2" w:themeColor="accent1"/>
              </w:rPr>
              <w:t>2.1</w:t>
            </w:r>
          </w:p>
        </w:tc>
        <w:tc>
          <w:tcPr>
            <w:tcW w:w="8788" w:type="dxa"/>
          </w:tcPr>
          <w:p w14:paraId="0A59E8A2" w14:textId="6AC7443F" w:rsidR="00695C0D" w:rsidRDefault="00695C0D" w:rsidP="00456A0D">
            <w:pPr>
              <w:pStyle w:val="Figure"/>
              <w:rPr>
                <w:rFonts w:eastAsia="Times New Roman" w:cs="Times New Roman"/>
                <w:color w:val="118AB2" w:themeColor="accent1"/>
              </w:rPr>
            </w:pPr>
            <w:r>
              <w:rPr>
                <w:rFonts w:eastAsia="Times New Roman" w:cs="Times New Roman"/>
                <w:color w:val="118AB2" w:themeColor="accent1"/>
              </w:rPr>
              <w:t>Mise à jour de la conception</w:t>
            </w:r>
          </w:p>
        </w:tc>
      </w:tr>
      <w:tr w:rsidR="00E65B2F" w:rsidRPr="00456A0D" w14:paraId="75461E34" w14:textId="77777777" w:rsidTr="00804528">
        <w:trPr>
          <w:cantSplit/>
          <w:ins w:id="112" w:author="PAN Yilei" w:date="2023-08-28T13:48:00Z"/>
        </w:trPr>
        <w:tc>
          <w:tcPr>
            <w:tcW w:w="993" w:type="dxa"/>
            <w:shd w:val="clear" w:color="auto" w:fill="F2F2F2"/>
          </w:tcPr>
          <w:p w14:paraId="0390DCD4" w14:textId="6C86146D" w:rsidR="00E65B2F" w:rsidRDefault="00E65B2F" w:rsidP="00456A0D">
            <w:pPr>
              <w:pStyle w:val="Figure"/>
              <w:rPr>
                <w:ins w:id="113" w:author="PAN Yilei" w:date="2023-08-28T13:48:00Z"/>
                <w:rFonts w:eastAsia="Times New Roman" w:cs="Times New Roman"/>
                <w:color w:val="118AB2" w:themeColor="accent1"/>
              </w:rPr>
            </w:pPr>
            <w:ins w:id="114" w:author="PAN Yilei" w:date="2023-08-28T13:48:00Z">
              <w:r>
                <w:rPr>
                  <w:rFonts w:eastAsia="Times New Roman" w:cs="Times New Roman"/>
                  <w:color w:val="118AB2" w:themeColor="accent1"/>
                </w:rPr>
                <w:t>3.0</w:t>
              </w:r>
            </w:ins>
          </w:p>
        </w:tc>
        <w:tc>
          <w:tcPr>
            <w:tcW w:w="8788" w:type="dxa"/>
          </w:tcPr>
          <w:p w14:paraId="3A44B9BE" w14:textId="77777777" w:rsidR="00E65B2F" w:rsidRDefault="00E65B2F" w:rsidP="00456A0D">
            <w:pPr>
              <w:pStyle w:val="Figure"/>
              <w:rPr>
                <w:ins w:id="115" w:author="INDRECAN Carmen" w:date="2023-09-15T09:38:00Z"/>
                <w:rFonts w:eastAsia="Times New Roman" w:cs="Times New Roman"/>
                <w:color w:val="118AB2" w:themeColor="accent1"/>
              </w:rPr>
            </w:pPr>
            <w:ins w:id="116" w:author="PAN Yilei" w:date="2023-08-28T13:48:00Z">
              <w:r>
                <w:rPr>
                  <w:rFonts w:eastAsia="Times New Roman" w:cs="Times New Roman"/>
                  <w:color w:val="118AB2" w:themeColor="accent1"/>
                </w:rPr>
                <w:t>Utilisation de Redis &amp; Changement du stockage des métadonnées</w:t>
              </w:r>
            </w:ins>
          </w:p>
          <w:p w14:paraId="6774574D" w14:textId="16FA8131" w:rsidR="00314EF9" w:rsidRPr="00314EF9" w:rsidRDefault="00314EF9">
            <w:pPr>
              <w:jc w:val="center"/>
              <w:rPr>
                <w:ins w:id="117" w:author="PAN Yilei" w:date="2023-08-28T13:48:00Z"/>
                <w:rPrChange w:id="118" w:author="INDRECAN Carmen" w:date="2023-09-15T09:38:00Z">
                  <w:rPr>
                    <w:ins w:id="119" w:author="PAN Yilei" w:date="2023-08-28T13:48:00Z"/>
                    <w:rFonts w:eastAsia="Times New Roman" w:cs="Times New Roman"/>
                    <w:color w:val="118AB2" w:themeColor="accent1"/>
                  </w:rPr>
                </w:rPrChange>
              </w:rPr>
              <w:pPrChange w:id="120" w:author="INDRECAN Carmen" w:date="2023-09-15T09:38:00Z">
                <w:pPr>
                  <w:pStyle w:val="Figure"/>
                </w:pPr>
              </w:pPrChange>
            </w:pPr>
            <w:ins w:id="121" w:author="INDRECAN Carmen" w:date="2023-09-15T09:38:00Z">
              <w:r>
                <w:rPr>
                  <w:rFonts w:eastAsia="Times New Roman" w:cs="Times New Roman"/>
                  <w:color w:val="118AB2" w:themeColor="accent1"/>
                </w:rPr>
                <w:t>Mise à jour des endpoints avant livraison</w:t>
              </w:r>
            </w:ins>
          </w:p>
        </w:tc>
      </w:tr>
    </w:tbl>
    <w:p w14:paraId="48B96387" w14:textId="2BF7B1AE" w:rsidR="00DB4F1E" w:rsidRPr="00E84DD1" w:rsidRDefault="00DB4F1E" w:rsidP="00725BF9">
      <w:pPr>
        <w:pStyle w:val="Figure"/>
        <w:rPr>
          <w:rFonts w:eastAsia="Times New Roman" w:cs="Times New Roman"/>
          <w:color w:val="118AB2" w:themeColor="accent1"/>
        </w:rPr>
      </w:pPr>
      <w:bookmarkStart w:id="122" w:name="_Toc140849647"/>
      <w:r w:rsidRPr="00E84DD1">
        <w:rPr>
          <w:rFonts w:eastAsia="Times New Roman" w:cs="Times New Roman"/>
          <w:color w:val="118AB2" w:themeColor="accent1"/>
        </w:rPr>
        <w:t xml:space="preserve">Figure </w:t>
      </w:r>
      <w:r w:rsidRPr="00E84DD1">
        <w:rPr>
          <w:rFonts w:eastAsia="Times New Roman" w:cs="Times New Roman"/>
          <w:color w:val="118AB2" w:themeColor="accent1"/>
        </w:rPr>
        <w:fldChar w:fldCharType="begin"/>
      </w:r>
      <w:r w:rsidRPr="00E84DD1">
        <w:rPr>
          <w:rFonts w:eastAsia="Times New Roman" w:cs="Times New Roman"/>
          <w:color w:val="118AB2" w:themeColor="accent1"/>
        </w:rPr>
        <w:instrText xml:space="preserve"> SEQ Figure \* ARABIC </w:instrText>
      </w:r>
      <w:r w:rsidRPr="00E84DD1">
        <w:rPr>
          <w:rFonts w:eastAsia="Times New Roman" w:cs="Times New Roman"/>
          <w:color w:val="118AB2" w:themeColor="accent1"/>
        </w:rPr>
        <w:fldChar w:fldCharType="separate"/>
      </w:r>
      <w:r w:rsidR="00100F91">
        <w:rPr>
          <w:rFonts w:eastAsia="Times New Roman" w:cs="Times New Roman"/>
          <w:noProof/>
          <w:color w:val="118AB2" w:themeColor="accent1"/>
        </w:rPr>
        <w:t>2</w:t>
      </w:r>
      <w:r w:rsidRPr="00E84DD1">
        <w:rPr>
          <w:rFonts w:eastAsia="Times New Roman" w:cs="Times New Roman"/>
          <w:color w:val="118AB2" w:themeColor="accent1"/>
        </w:rPr>
        <w:fldChar w:fldCharType="end"/>
      </w:r>
      <w:r w:rsidRPr="00E84DD1">
        <w:rPr>
          <w:rFonts w:eastAsia="Times New Roman" w:cs="Times New Roman"/>
          <w:color w:val="118AB2" w:themeColor="accent1"/>
        </w:rPr>
        <w:t xml:space="preserve"> – Historique des évolutions</w:t>
      </w:r>
      <w:bookmarkEnd w:id="122"/>
    </w:p>
    <w:p w14:paraId="0B2C00A5" w14:textId="77777777" w:rsidR="00DB4F1E" w:rsidRPr="009A3990" w:rsidRDefault="00DB4F1E" w:rsidP="009A3990"/>
    <w:p w14:paraId="3221822C" w14:textId="77777777" w:rsidR="00DB4F1E" w:rsidRDefault="00DB4F1E" w:rsidP="00ED30F4">
      <w:pPr>
        <w:pStyle w:val="TitleNoTOC"/>
      </w:pPr>
      <w:r w:rsidRPr="005725F8">
        <w:t>LISTE DE DIFFUSION</w:t>
      </w:r>
    </w:p>
    <w:tbl>
      <w:tblPr>
        <w:tblW w:w="5000" w:type="pct"/>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CellMar>
          <w:left w:w="0" w:type="dxa"/>
          <w:right w:w="0" w:type="dxa"/>
        </w:tblCellMar>
        <w:tblLook w:val="0000" w:firstRow="0" w:lastRow="0" w:firstColumn="0" w:lastColumn="0" w:noHBand="0" w:noVBand="0"/>
      </w:tblPr>
      <w:tblGrid>
        <w:gridCol w:w="2762"/>
        <w:gridCol w:w="2763"/>
        <w:gridCol w:w="2121"/>
        <w:gridCol w:w="2119"/>
      </w:tblGrid>
      <w:tr w:rsidR="00DB4F1E" w:rsidRPr="005725F8" w14:paraId="724EFC5E" w14:textId="77777777" w:rsidTr="00B749E7">
        <w:trPr>
          <w:cantSplit/>
        </w:trPr>
        <w:tc>
          <w:tcPr>
            <w:tcW w:w="1414" w:type="pct"/>
            <w:shd w:val="clear" w:color="auto" w:fill="D9D9D9"/>
            <w:vAlign w:val="center"/>
          </w:tcPr>
          <w:p w14:paraId="4A8BAFB8" w14:textId="77777777" w:rsidR="00DB4F1E" w:rsidRPr="005725F8" w:rsidRDefault="00DB4F1E" w:rsidP="008D21A1">
            <w:pPr>
              <w:pStyle w:val="Tableautitre"/>
            </w:pPr>
            <w:r w:rsidRPr="005725F8">
              <w:t>Destinataire</w:t>
            </w:r>
          </w:p>
        </w:tc>
        <w:tc>
          <w:tcPr>
            <w:tcW w:w="1415" w:type="pct"/>
            <w:shd w:val="clear" w:color="auto" w:fill="D9D9D9"/>
            <w:vAlign w:val="center"/>
          </w:tcPr>
          <w:p w14:paraId="6BE10899" w14:textId="77777777" w:rsidR="00DB4F1E" w:rsidRPr="005725F8" w:rsidRDefault="00DB4F1E" w:rsidP="008D21A1">
            <w:pPr>
              <w:pStyle w:val="Tableautitre"/>
            </w:pPr>
            <w:r w:rsidRPr="005725F8">
              <w:t>Fonction</w:t>
            </w:r>
          </w:p>
        </w:tc>
        <w:tc>
          <w:tcPr>
            <w:tcW w:w="1086" w:type="pct"/>
            <w:shd w:val="clear" w:color="auto" w:fill="D9D9D9"/>
            <w:vAlign w:val="center"/>
          </w:tcPr>
          <w:p w14:paraId="178DB958" w14:textId="3E08EA1B" w:rsidR="00DB4F1E" w:rsidRPr="005725F8" w:rsidRDefault="00DB4F1E" w:rsidP="00964DF1">
            <w:pPr>
              <w:pStyle w:val="Tableautitre"/>
            </w:pPr>
            <w:r w:rsidRPr="005725F8">
              <w:t>Nombre</w:t>
            </w:r>
            <w:r w:rsidR="00964DF1">
              <w:t xml:space="preserve"> </w:t>
            </w:r>
            <w:r w:rsidRPr="005725F8">
              <w:t>d’exemplaires</w:t>
            </w:r>
          </w:p>
        </w:tc>
        <w:tc>
          <w:tcPr>
            <w:tcW w:w="1085" w:type="pct"/>
            <w:shd w:val="clear" w:color="auto" w:fill="D9D9D9"/>
            <w:vAlign w:val="center"/>
          </w:tcPr>
          <w:p w14:paraId="330C1A05" w14:textId="77777777" w:rsidR="00DB4F1E" w:rsidRPr="005725F8" w:rsidRDefault="00DB4F1E" w:rsidP="008D21A1">
            <w:pPr>
              <w:pStyle w:val="Tableautitre"/>
            </w:pPr>
            <w:r w:rsidRPr="005725F8">
              <w:t>Support</w:t>
            </w:r>
          </w:p>
        </w:tc>
      </w:tr>
      <w:tr w:rsidR="00DB4F1E" w:rsidRPr="009A3990" w14:paraId="26646F08" w14:textId="77777777" w:rsidTr="00B749E7">
        <w:trPr>
          <w:cantSplit/>
        </w:trPr>
        <w:tc>
          <w:tcPr>
            <w:tcW w:w="1414" w:type="pct"/>
            <w:shd w:val="clear" w:color="auto" w:fill="F2F2F2"/>
          </w:tcPr>
          <w:p w14:paraId="5B349816" w14:textId="410D8C2A" w:rsidR="00DB4F1E" w:rsidRPr="009A3990" w:rsidRDefault="000A391E" w:rsidP="00725BF9">
            <w:pPr>
              <w:pStyle w:val="Tableaucellule"/>
            </w:pPr>
            <w:r>
              <w:t>MESR</w:t>
            </w:r>
          </w:p>
        </w:tc>
        <w:tc>
          <w:tcPr>
            <w:tcW w:w="1415" w:type="pct"/>
          </w:tcPr>
          <w:p w14:paraId="0BBB5A3D" w14:textId="77777777" w:rsidR="00DB4F1E" w:rsidRPr="009A3990" w:rsidRDefault="00DB4F1E" w:rsidP="00725BF9">
            <w:pPr>
              <w:pStyle w:val="Tableaucellule"/>
            </w:pPr>
          </w:p>
        </w:tc>
        <w:tc>
          <w:tcPr>
            <w:tcW w:w="1086" w:type="pct"/>
          </w:tcPr>
          <w:p w14:paraId="2D818C43" w14:textId="77777777" w:rsidR="00DB4F1E" w:rsidRPr="009A3990" w:rsidRDefault="00DB4F1E" w:rsidP="00725BF9">
            <w:pPr>
              <w:pStyle w:val="Tableaucellule"/>
            </w:pPr>
          </w:p>
        </w:tc>
        <w:tc>
          <w:tcPr>
            <w:tcW w:w="1085" w:type="pct"/>
          </w:tcPr>
          <w:p w14:paraId="5DEE9F5C" w14:textId="3138E988" w:rsidR="00DB4F1E" w:rsidRPr="009A3990" w:rsidRDefault="000A391E" w:rsidP="00725BF9">
            <w:pPr>
              <w:pStyle w:val="Tableaucellule"/>
            </w:pPr>
            <w:r>
              <w:t>mail</w:t>
            </w:r>
          </w:p>
        </w:tc>
      </w:tr>
    </w:tbl>
    <w:p w14:paraId="76043AE1" w14:textId="146504C6" w:rsidR="00DB4F1E" w:rsidRPr="00E84DD1" w:rsidRDefault="00DB4F1E" w:rsidP="00725BF9">
      <w:pPr>
        <w:pStyle w:val="Figure"/>
        <w:rPr>
          <w:rFonts w:eastAsia="Times New Roman" w:cs="Times New Roman"/>
          <w:color w:val="118AB2" w:themeColor="accent1"/>
        </w:rPr>
      </w:pPr>
      <w:bookmarkStart w:id="123" w:name="_Toc140849648"/>
      <w:r w:rsidRPr="00E84DD1">
        <w:rPr>
          <w:rFonts w:eastAsia="Times New Roman" w:cs="Times New Roman"/>
          <w:color w:val="118AB2" w:themeColor="accent1"/>
        </w:rPr>
        <w:t xml:space="preserve">Figure </w:t>
      </w:r>
      <w:r w:rsidRPr="00E84DD1">
        <w:rPr>
          <w:rFonts w:eastAsia="Times New Roman" w:cs="Times New Roman"/>
          <w:color w:val="118AB2" w:themeColor="accent1"/>
        </w:rPr>
        <w:fldChar w:fldCharType="begin"/>
      </w:r>
      <w:r w:rsidRPr="00E84DD1">
        <w:rPr>
          <w:rFonts w:eastAsia="Times New Roman" w:cs="Times New Roman"/>
          <w:color w:val="118AB2" w:themeColor="accent1"/>
        </w:rPr>
        <w:instrText xml:space="preserve"> SEQ Figure \* ARABIC </w:instrText>
      </w:r>
      <w:r w:rsidRPr="00E84DD1">
        <w:rPr>
          <w:rFonts w:eastAsia="Times New Roman" w:cs="Times New Roman"/>
          <w:color w:val="118AB2" w:themeColor="accent1"/>
        </w:rPr>
        <w:fldChar w:fldCharType="separate"/>
      </w:r>
      <w:r w:rsidR="00100F91">
        <w:rPr>
          <w:rFonts w:eastAsia="Times New Roman" w:cs="Times New Roman"/>
          <w:noProof/>
          <w:color w:val="118AB2" w:themeColor="accent1"/>
        </w:rPr>
        <w:t>3</w:t>
      </w:r>
      <w:r w:rsidRPr="00E84DD1">
        <w:rPr>
          <w:rFonts w:eastAsia="Times New Roman" w:cs="Times New Roman"/>
          <w:color w:val="118AB2" w:themeColor="accent1"/>
        </w:rPr>
        <w:fldChar w:fldCharType="end"/>
      </w:r>
      <w:r w:rsidRPr="00E84DD1">
        <w:rPr>
          <w:rFonts w:eastAsia="Times New Roman" w:cs="Times New Roman"/>
          <w:color w:val="118AB2" w:themeColor="accent1"/>
        </w:rPr>
        <w:t xml:space="preserve"> – Liste de diffusion</w:t>
      </w:r>
      <w:bookmarkEnd w:id="123"/>
    </w:p>
    <w:p w14:paraId="1B53B3B1" w14:textId="77777777" w:rsidR="00DB4F1E" w:rsidRPr="009A3990" w:rsidRDefault="00DB4F1E" w:rsidP="00DB4F1E"/>
    <w:p w14:paraId="75213AC8" w14:textId="77777777" w:rsidR="00DB4F1E" w:rsidRDefault="00AD0D35" w:rsidP="00ED30F4">
      <w:pPr>
        <w:pStyle w:val="TitleNoTOC"/>
      </w:pPr>
      <w:r>
        <w:t>DOCUMENTS ASSOCIÉ</w:t>
      </w:r>
      <w:r w:rsidRPr="005725F8">
        <w:t>S</w:t>
      </w:r>
    </w:p>
    <w:tbl>
      <w:tblPr>
        <w:tblW w:w="5000" w:type="pct"/>
        <w:tblBorders>
          <w:top w:val="single" w:sz="6" w:space="0" w:color="B2B2B2"/>
          <w:left w:val="single" w:sz="6" w:space="0" w:color="B2B2B2"/>
          <w:bottom w:val="single" w:sz="6" w:space="0" w:color="B2B2B2"/>
          <w:right w:val="single" w:sz="6" w:space="0" w:color="B2B2B2"/>
          <w:insideH w:val="single" w:sz="6" w:space="0" w:color="B2B2B2"/>
          <w:insideV w:val="single" w:sz="6" w:space="0" w:color="B2B2B2"/>
        </w:tblBorders>
        <w:tblCellMar>
          <w:left w:w="0" w:type="dxa"/>
          <w:right w:w="0" w:type="dxa"/>
        </w:tblCellMar>
        <w:tblLook w:val="0000" w:firstRow="0" w:lastRow="0" w:firstColumn="0" w:lastColumn="0" w:noHBand="0" w:noVBand="0"/>
      </w:tblPr>
      <w:tblGrid>
        <w:gridCol w:w="1694"/>
        <w:gridCol w:w="709"/>
        <w:gridCol w:w="2763"/>
        <w:gridCol w:w="2763"/>
        <w:gridCol w:w="1836"/>
      </w:tblGrid>
      <w:tr w:rsidR="00DB4F1E" w:rsidRPr="005725F8" w14:paraId="72DCAE0F" w14:textId="77777777" w:rsidTr="00B749E7">
        <w:trPr>
          <w:cantSplit/>
        </w:trPr>
        <w:tc>
          <w:tcPr>
            <w:tcW w:w="867" w:type="pct"/>
            <w:shd w:val="clear" w:color="auto" w:fill="D9D9D9"/>
            <w:vAlign w:val="center"/>
          </w:tcPr>
          <w:p w14:paraId="16D8EE50" w14:textId="77777777" w:rsidR="00DB4F1E" w:rsidRPr="005725F8" w:rsidRDefault="00DB4F1E" w:rsidP="008D21A1">
            <w:pPr>
              <w:pStyle w:val="Tableautitre"/>
            </w:pPr>
            <w:r w:rsidRPr="005725F8">
              <w:t>Origine</w:t>
            </w:r>
          </w:p>
        </w:tc>
        <w:tc>
          <w:tcPr>
            <w:tcW w:w="363" w:type="pct"/>
            <w:shd w:val="clear" w:color="auto" w:fill="D9D9D9"/>
            <w:vAlign w:val="center"/>
          </w:tcPr>
          <w:p w14:paraId="1B3B3D05" w14:textId="77777777" w:rsidR="00DB4F1E" w:rsidRPr="005725F8" w:rsidRDefault="00DB4F1E" w:rsidP="008D21A1">
            <w:pPr>
              <w:pStyle w:val="Tableautitre"/>
            </w:pPr>
            <w:r w:rsidRPr="005725F8">
              <w:t>N°</w:t>
            </w:r>
          </w:p>
        </w:tc>
        <w:tc>
          <w:tcPr>
            <w:tcW w:w="1415" w:type="pct"/>
            <w:shd w:val="clear" w:color="auto" w:fill="D9D9D9"/>
            <w:vAlign w:val="center"/>
          </w:tcPr>
          <w:p w14:paraId="4AA0A702" w14:textId="77777777" w:rsidR="00DB4F1E" w:rsidRPr="005725F8" w:rsidRDefault="00DB4F1E" w:rsidP="008D21A1">
            <w:pPr>
              <w:pStyle w:val="Tableautitre"/>
            </w:pPr>
            <w:r w:rsidRPr="005725F8">
              <w:t>Titre</w:t>
            </w:r>
          </w:p>
        </w:tc>
        <w:tc>
          <w:tcPr>
            <w:tcW w:w="1415" w:type="pct"/>
            <w:shd w:val="clear" w:color="auto" w:fill="D9D9D9"/>
            <w:vAlign w:val="center"/>
          </w:tcPr>
          <w:p w14:paraId="1033C86D" w14:textId="77777777" w:rsidR="00DB4F1E" w:rsidRPr="005725F8" w:rsidRDefault="00DB4F1E" w:rsidP="008D21A1">
            <w:pPr>
              <w:pStyle w:val="Tableautitre"/>
            </w:pPr>
            <w:r w:rsidRPr="005725F8">
              <w:t>Référence</w:t>
            </w:r>
          </w:p>
        </w:tc>
        <w:tc>
          <w:tcPr>
            <w:tcW w:w="940" w:type="pct"/>
            <w:shd w:val="clear" w:color="auto" w:fill="D9D9D9"/>
            <w:vAlign w:val="center"/>
          </w:tcPr>
          <w:p w14:paraId="2D9CC920" w14:textId="77777777" w:rsidR="00DB4F1E" w:rsidRPr="005725F8" w:rsidRDefault="00DB4F1E" w:rsidP="008D21A1">
            <w:pPr>
              <w:pStyle w:val="Tableautitre"/>
            </w:pPr>
            <w:r w:rsidRPr="005725F8">
              <w:t>Usage (*)</w:t>
            </w:r>
          </w:p>
        </w:tc>
      </w:tr>
      <w:tr w:rsidR="00DB4F1E" w:rsidRPr="009A3990" w14:paraId="32D91405" w14:textId="77777777" w:rsidTr="00B749E7">
        <w:trPr>
          <w:cantSplit/>
        </w:trPr>
        <w:tc>
          <w:tcPr>
            <w:tcW w:w="867" w:type="pct"/>
            <w:vAlign w:val="center"/>
          </w:tcPr>
          <w:p w14:paraId="170E62B3" w14:textId="663B208F" w:rsidR="00DB4F1E" w:rsidRPr="009A3990" w:rsidRDefault="000A391E" w:rsidP="00725BF9">
            <w:pPr>
              <w:pStyle w:val="Tableaucellule"/>
            </w:pPr>
            <w:r>
              <w:t>Coexya</w:t>
            </w:r>
          </w:p>
        </w:tc>
        <w:tc>
          <w:tcPr>
            <w:tcW w:w="363" w:type="pct"/>
            <w:vAlign w:val="center"/>
          </w:tcPr>
          <w:p w14:paraId="1DED1A36" w14:textId="6F63DE25" w:rsidR="00DB4F1E" w:rsidRPr="009A3990" w:rsidRDefault="000A391E" w:rsidP="00725BF9">
            <w:pPr>
              <w:pStyle w:val="Tableaucellulecentre"/>
            </w:pPr>
            <w:r>
              <w:t>1</w:t>
            </w:r>
          </w:p>
        </w:tc>
        <w:tc>
          <w:tcPr>
            <w:tcW w:w="1415" w:type="pct"/>
            <w:vAlign w:val="center"/>
          </w:tcPr>
          <w:p w14:paraId="2C135166" w14:textId="4CAFAD0B" w:rsidR="00DB4F1E" w:rsidRPr="009A3990" w:rsidRDefault="000A391E" w:rsidP="00725BF9">
            <w:pPr>
              <w:pStyle w:val="Tableaucellule"/>
            </w:pPr>
            <w:r w:rsidRPr="000A391E">
              <w:t>SPF00511 - Évolutions 2023 - Crawler - Spécifications fonctionnelles</w:t>
            </w:r>
            <w:r>
              <w:t>.docx</w:t>
            </w:r>
          </w:p>
        </w:tc>
        <w:tc>
          <w:tcPr>
            <w:tcW w:w="1415" w:type="pct"/>
            <w:vAlign w:val="center"/>
          </w:tcPr>
          <w:p w14:paraId="7C269057" w14:textId="77777777" w:rsidR="00DB4F1E" w:rsidRPr="009A3990" w:rsidRDefault="00DB4F1E" w:rsidP="00725BF9">
            <w:pPr>
              <w:pStyle w:val="Tableaucellule"/>
            </w:pPr>
          </w:p>
        </w:tc>
        <w:tc>
          <w:tcPr>
            <w:tcW w:w="940" w:type="pct"/>
            <w:vAlign w:val="center"/>
          </w:tcPr>
          <w:p w14:paraId="6E7C5516" w14:textId="77777777" w:rsidR="00DB4F1E" w:rsidRPr="009A3990" w:rsidRDefault="00DB4F1E" w:rsidP="00725BF9">
            <w:pPr>
              <w:pStyle w:val="Tableaucellule"/>
            </w:pPr>
          </w:p>
        </w:tc>
      </w:tr>
      <w:tr w:rsidR="00DB4F1E" w:rsidRPr="009A3990" w14:paraId="27E52124" w14:textId="77777777" w:rsidTr="00B749E7">
        <w:trPr>
          <w:cantSplit/>
        </w:trPr>
        <w:tc>
          <w:tcPr>
            <w:tcW w:w="867" w:type="pct"/>
            <w:vAlign w:val="center"/>
          </w:tcPr>
          <w:p w14:paraId="4CE1D45D" w14:textId="7FD3A2CB" w:rsidR="00DB4F1E" w:rsidRPr="009A3990" w:rsidRDefault="000A391E" w:rsidP="00725BF9">
            <w:pPr>
              <w:pStyle w:val="Tableaucellule"/>
            </w:pPr>
            <w:r>
              <w:lastRenderedPageBreak/>
              <w:t>Coexya</w:t>
            </w:r>
          </w:p>
        </w:tc>
        <w:tc>
          <w:tcPr>
            <w:tcW w:w="363" w:type="pct"/>
            <w:vAlign w:val="center"/>
          </w:tcPr>
          <w:p w14:paraId="0E9CD7BE" w14:textId="654E262E" w:rsidR="00DB4F1E" w:rsidRPr="009A3990" w:rsidRDefault="000A391E" w:rsidP="00725BF9">
            <w:pPr>
              <w:pStyle w:val="Tableaucellulecentre"/>
            </w:pPr>
            <w:r>
              <w:t>2</w:t>
            </w:r>
          </w:p>
        </w:tc>
        <w:tc>
          <w:tcPr>
            <w:tcW w:w="1415" w:type="pct"/>
            <w:vAlign w:val="center"/>
          </w:tcPr>
          <w:p w14:paraId="320D5357" w14:textId="593AF9A0" w:rsidR="00DB4F1E" w:rsidRPr="009A3990" w:rsidRDefault="000A391E" w:rsidP="00725BF9">
            <w:pPr>
              <w:pStyle w:val="Tableaucellule"/>
            </w:pPr>
            <w:r w:rsidRPr="000A391E">
              <w:t>ETU00110 - Etude métadonnées Crawler Web</w:t>
            </w:r>
            <w:r>
              <w:t>.docx</w:t>
            </w:r>
          </w:p>
        </w:tc>
        <w:tc>
          <w:tcPr>
            <w:tcW w:w="1415" w:type="pct"/>
            <w:vAlign w:val="center"/>
          </w:tcPr>
          <w:p w14:paraId="4442F6BD" w14:textId="77777777" w:rsidR="00DB4F1E" w:rsidRPr="009A3990" w:rsidRDefault="00DB4F1E" w:rsidP="00725BF9">
            <w:pPr>
              <w:pStyle w:val="Tableaucellule"/>
            </w:pPr>
          </w:p>
        </w:tc>
        <w:tc>
          <w:tcPr>
            <w:tcW w:w="940" w:type="pct"/>
            <w:vAlign w:val="center"/>
          </w:tcPr>
          <w:p w14:paraId="58008B19" w14:textId="77777777" w:rsidR="00DB4F1E" w:rsidRPr="009A3990" w:rsidRDefault="00DB4F1E" w:rsidP="00725BF9">
            <w:pPr>
              <w:pStyle w:val="Tableaucellule"/>
            </w:pPr>
          </w:p>
        </w:tc>
      </w:tr>
      <w:tr w:rsidR="00DB4F1E" w:rsidRPr="009A3990" w14:paraId="3616E62F" w14:textId="77777777" w:rsidTr="00B749E7">
        <w:trPr>
          <w:cantSplit/>
        </w:trPr>
        <w:tc>
          <w:tcPr>
            <w:tcW w:w="867" w:type="pct"/>
            <w:vAlign w:val="center"/>
          </w:tcPr>
          <w:p w14:paraId="6C15B0D6" w14:textId="77777777" w:rsidR="00DB4F1E" w:rsidRPr="009A3990" w:rsidRDefault="00DB4F1E" w:rsidP="00725BF9">
            <w:pPr>
              <w:pStyle w:val="Tableaucellule"/>
            </w:pPr>
          </w:p>
        </w:tc>
        <w:tc>
          <w:tcPr>
            <w:tcW w:w="363" w:type="pct"/>
            <w:vAlign w:val="center"/>
          </w:tcPr>
          <w:p w14:paraId="172DE433" w14:textId="77777777" w:rsidR="00DB4F1E" w:rsidRPr="009A3990" w:rsidRDefault="00DB4F1E" w:rsidP="00725BF9">
            <w:pPr>
              <w:pStyle w:val="Tableaucellulecentre"/>
            </w:pPr>
          </w:p>
        </w:tc>
        <w:tc>
          <w:tcPr>
            <w:tcW w:w="1415" w:type="pct"/>
            <w:vAlign w:val="center"/>
          </w:tcPr>
          <w:p w14:paraId="56984614" w14:textId="77777777" w:rsidR="00DB4F1E" w:rsidRPr="009A3990" w:rsidRDefault="00DB4F1E" w:rsidP="00725BF9">
            <w:pPr>
              <w:pStyle w:val="Tableaucellule"/>
            </w:pPr>
          </w:p>
        </w:tc>
        <w:tc>
          <w:tcPr>
            <w:tcW w:w="1415" w:type="pct"/>
            <w:vAlign w:val="center"/>
          </w:tcPr>
          <w:p w14:paraId="2AC54708" w14:textId="77777777" w:rsidR="00DB4F1E" w:rsidRPr="009A3990" w:rsidRDefault="00DB4F1E" w:rsidP="00725BF9">
            <w:pPr>
              <w:pStyle w:val="Tableaucellule"/>
            </w:pPr>
          </w:p>
        </w:tc>
        <w:tc>
          <w:tcPr>
            <w:tcW w:w="940" w:type="pct"/>
            <w:vAlign w:val="center"/>
          </w:tcPr>
          <w:p w14:paraId="6D42C89B" w14:textId="77777777" w:rsidR="00DB4F1E" w:rsidRPr="009A3990" w:rsidRDefault="00DB4F1E" w:rsidP="00725BF9">
            <w:pPr>
              <w:pStyle w:val="Tableaucellule"/>
            </w:pPr>
          </w:p>
        </w:tc>
      </w:tr>
    </w:tbl>
    <w:p w14:paraId="278966ED" w14:textId="77777777" w:rsidR="00DB4F1E" w:rsidRPr="00CC6F21" w:rsidRDefault="00DB4F1E" w:rsidP="00CC6F21">
      <w:pPr>
        <w:pStyle w:val="Asterisque"/>
      </w:pPr>
      <w:r w:rsidRPr="00CC6F21">
        <w:t>(*) : Indiquer le contexte de citation du document : à lire au préalable, documents de référence, documents complémentaires, ...</w:t>
      </w:r>
    </w:p>
    <w:p w14:paraId="5D3E615F" w14:textId="363A137E" w:rsidR="00DB4F1E" w:rsidRPr="00E84DD1" w:rsidRDefault="00DB4F1E" w:rsidP="00CC6F21">
      <w:pPr>
        <w:pStyle w:val="Figure"/>
        <w:rPr>
          <w:rFonts w:eastAsia="Times New Roman" w:cs="Times New Roman"/>
          <w:color w:val="118AB2" w:themeColor="accent1"/>
        </w:rPr>
      </w:pPr>
      <w:bookmarkStart w:id="124" w:name="_Toc140849649"/>
      <w:r w:rsidRPr="00E84DD1">
        <w:rPr>
          <w:rFonts w:eastAsia="Times New Roman" w:cs="Times New Roman"/>
          <w:color w:val="118AB2" w:themeColor="accent1"/>
        </w:rPr>
        <w:t xml:space="preserve">Figure </w:t>
      </w:r>
      <w:r w:rsidR="0024555E" w:rsidRPr="00E84DD1">
        <w:rPr>
          <w:rFonts w:eastAsia="Times New Roman" w:cs="Times New Roman"/>
          <w:color w:val="118AB2" w:themeColor="accent1"/>
        </w:rPr>
        <w:fldChar w:fldCharType="begin"/>
      </w:r>
      <w:r w:rsidR="0024555E" w:rsidRPr="00E84DD1">
        <w:rPr>
          <w:rFonts w:eastAsia="Times New Roman" w:cs="Times New Roman"/>
          <w:color w:val="118AB2" w:themeColor="accent1"/>
        </w:rPr>
        <w:instrText xml:space="preserve"> SEQ Figure \* ARABIC </w:instrText>
      </w:r>
      <w:r w:rsidR="0024555E" w:rsidRPr="00E84DD1">
        <w:rPr>
          <w:rFonts w:eastAsia="Times New Roman" w:cs="Times New Roman"/>
          <w:color w:val="118AB2" w:themeColor="accent1"/>
        </w:rPr>
        <w:fldChar w:fldCharType="separate"/>
      </w:r>
      <w:r w:rsidR="00100F91">
        <w:rPr>
          <w:rFonts w:eastAsia="Times New Roman" w:cs="Times New Roman"/>
          <w:noProof/>
          <w:color w:val="118AB2" w:themeColor="accent1"/>
        </w:rPr>
        <w:t>4</w:t>
      </w:r>
      <w:r w:rsidR="0024555E" w:rsidRPr="00E84DD1">
        <w:rPr>
          <w:rFonts w:eastAsia="Times New Roman" w:cs="Times New Roman"/>
          <w:color w:val="118AB2" w:themeColor="accent1"/>
        </w:rPr>
        <w:fldChar w:fldCharType="end"/>
      </w:r>
      <w:r w:rsidRPr="00E84DD1">
        <w:rPr>
          <w:rFonts w:eastAsia="Times New Roman" w:cs="Times New Roman"/>
          <w:color w:val="118AB2" w:themeColor="accent1"/>
        </w:rPr>
        <w:t xml:space="preserve"> – Documents associés</w:t>
      </w:r>
      <w:bookmarkEnd w:id="124"/>
    </w:p>
    <w:p w14:paraId="3D2A5A18" w14:textId="77777777" w:rsidR="00DB4F1E" w:rsidRPr="005725F8" w:rsidRDefault="00DB4F1E" w:rsidP="00DB4F1E">
      <w:pPr>
        <w:rPr>
          <w:rFonts w:ascii="Segoe UI" w:hAnsi="Segoe UI" w:cs="Segoe UI"/>
        </w:rPr>
      </w:pPr>
      <w:r w:rsidRPr="005725F8">
        <w:rPr>
          <w:rFonts w:ascii="Segoe UI" w:hAnsi="Segoe UI" w:cs="Segoe UI"/>
        </w:rPr>
        <w:br w:type="page"/>
      </w:r>
    </w:p>
    <w:sdt>
      <w:sdtPr>
        <w:rPr>
          <w:rFonts w:ascii="Segoe UI" w:hAnsi="Segoe UI" w:cs="Segoe UI"/>
          <w:b w:val="0"/>
          <w:bCs w:val="0"/>
          <w:color w:val="auto"/>
          <w:sz w:val="20"/>
          <w:szCs w:val="20"/>
        </w:rPr>
        <w:id w:val="-669404213"/>
        <w:docPartObj>
          <w:docPartGallery w:val="Table of Contents"/>
          <w:docPartUnique/>
        </w:docPartObj>
      </w:sdtPr>
      <w:sdtEndPr>
        <w:rPr>
          <w:color w:val="293241" w:themeColor="text1"/>
        </w:rPr>
      </w:sdtEndPr>
      <w:sdtContent>
        <w:p w14:paraId="1CCF29BB" w14:textId="77777777" w:rsidR="00DB4F1E" w:rsidRDefault="00DB4F1E" w:rsidP="00DB4F1E">
          <w:pPr>
            <w:pStyle w:val="TOCHeading"/>
            <w:rPr>
              <w:rFonts w:ascii="Segoe UI" w:hAnsi="Segoe UI" w:cs="Segoe UI"/>
            </w:rPr>
          </w:pPr>
          <w:r w:rsidRPr="005725F8">
            <w:rPr>
              <w:rFonts w:ascii="Segoe UI" w:hAnsi="Segoe UI" w:cs="Segoe UI"/>
            </w:rPr>
            <w:t>Table des matières</w:t>
          </w:r>
        </w:p>
        <w:p w14:paraId="4A42355F" w14:textId="16A8F3E0" w:rsidR="00EA3FE2" w:rsidRDefault="00DB4F1E">
          <w:pPr>
            <w:pStyle w:val="TOC1"/>
            <w:rPr>
              <w:ins w:id="125" w:author="GROSJEAN Kevin" w:date="2023-09-14T15:58:00Z"/>
              <w:rFonts w:asciiTheme="minorHAnsi" w:eastAsiaTheme="minorEastAsia" w:hAnsiTheme="minorHAnsi" w:cstheme="minorBidi"/>
              <w:b w:val="0"/>
              <w:bCs w:val="0"/>
              <w:caps w:val="0"/>
              <w:color w:val="auto"/>
              <w:kern w:val="2"/>
              <w:sz w:val="22"/>
              <w:szCs w:val="22"/>
              <w14:ligatures w14:val="standardContextual"/>
            </w:rPr>
          </w:pPr>
          <w:r w:rsidRPr="005725F8">
            <w:rPr>
              <w:rFonts w:eastAsiaTheme="minorEastAsia"/>
              <w:b w:val="0"/>
              <w:bCs w:val="0"/>
              <w:color w:val="045588"/>
              <w:sz w:val="22"/>
              <w14:scene3d>
                <w14:camera w14:prst="orthographicFront"/>
                <w14:lightRig w14:rig="threePt" w14:dir="t">
                  <w14:rot w14:lat="0" w14:lon="0" w14:rev="0"/>
                </w14:lightRig>
              </w14:scene3d>
            </w:rPr>
            <w:fldChar w:fldCharType="begin"/>
          </w:r>
          <w:r w:rsidRPr="00100F91">
            <w:rPr>
              <w:lang w:val="en-US"/>
            </w:rPr>
            <w:instrText xml:space="preserve"> TOC \o "1-3" \h \z \u </w:instrText>
          </w:r>
          <w:r w:rsidRPr="005725F8">
            <w:rPr>
              <w:rFonts w:eastAsiaTheme="minorEastAsia"/>
              <w:b w:val="0"/>
              <w:bCs w:val="0"/>
              <w:color w:val="045588"/>
              <w:sz w:val="22"/>
              <w14:scene3d>
                <w14:camera w14:prst="orthographicFront"/>
                <w14:lightRig w14:rig="threePt" w14:dir="t">
                  <w14:rot w14:lat="0" w14:lon="0" w14:rev="0"/>
                </w14:lightRig>
              </w14:scene3d>
            </w:rPr>
            <w:fldChar w:fldCharType="separate"/>
          </w:r>
          <w:ins w:id="126" w:author="GROSJEAN Kevin" w:date="2023-09-14T15:58:00Z">
            <w:r w:rsidR="00EA3FE2" w:rsidRPr="0038042D">
              <w:rPr>
                <w:rStyle w:val="Hyperlink"/>
              </w:rPr>
              <w:fldChar w:fldCharType="begin"/>
            </w:r>
            <w:r w:rsidR="00EA3FE2" w:rsidRPr="0038042D">
              <w:rPr>
                <w:rStyle w:val="Hyperlink"/>
              </w:rPr>
              <w:instrText xml:space="preserve"> </w:instrText>
            </w:r>
            <w:r w:rsidR="00EA3FE2">
              <w:instrText>HYPERLINK \l "_Toc145599535"</w:instrText>
            </w:r>
            <w:r w:rsidR="00EA3FE2" w:rsidRPr="0038042D">
              <w:rPr>
                <w:rStyle w:val="Hyperlink"/>
              </w:rPr>
              <w:instrText xml:space="preserve"> </w:instrText>
            </w:r>
            <w:r w:rsidR="00EA3FE2" w:rsidRPr="0038042D">
              <w:rPr>
                <w:rStyle w:val="Hyperlink"/>
              </w:rPr>
            </w:r>
            <w:r w:rsidR="00EA3FE2" w:rsidRPr="0038042D">
              <w:rPr>
                <w:rStyle w:val="Hyperlink"/>
              </w:rPr>
              <w:fldChar w:fldCharType="separate"/>
            </w:r>
            <w:r w:rsidR="00EA3FE2" w:rsidRPr="0038042D">
              <w:rPr>
                <w:rStyle w:val="Hyperlink"/>
                <w:rFonts w:ascii="Arial" w:hAnsi="Arial"/>
              </w:rPr>
              <w:t>1</w:t>
            </w:r>
            <w:r w:rsidR="00EA3FE2" w:rsidRPr="0038042D">
              <w:rPr>
                <w:rStyle w:val="Hyperlink"/>
              </w:rPr>
              <w:t xml:space="preserve"> Introduction</w:t>
            </w:r>
            <w:r w:rsidR="00EA3FE2">
              <w:rPr>
                <w:webHidden/>
              </w:rPr>
              <w:tab/>
            </w:r>
            <w:r w:rsidR="00EA3FE2">
              <w:rPr>
                <w:webHidden/>
              </w:rPr>
              <w:fldChar w:fldCharType="begin"/>
            </w:r>
            <w:r w:rsidR="00EA3FE2">
              <w:rPr>
                <w:webHidden/>
              </w:rPr>
              <w:instrText xml:space="preserve"> PAGEREF _Toc145599535 \h </w:instrText>
            </w:r>
          </w:ins>
          <w:r w:rsidR="00EA3FE2">
            <w:rPr>
              <w:webHidden/>
            </w:rPr>
          </w:r>
          <w:r w:rsidR="00EA3FE2">
            <w:rPr>
              <w:webHidden/>
            </w:rPr>
            <w:fldChar w:fldCharType="separate"/>
          </w:r>
          <w:ins w:id="127" w:author="GROSJEAN Kevin" w:date="2023-09-14T15:58:00Z">
            <w:r w:rsidR="00EA3FE2">
              <w:rPr>
                <w:webHidden/>
              </w:rPr>
              <w:t>7</w:t>
            </w:r>
            <w:r w:rsidR="00EA3FE2">
              <w:rPr>
                <w:webHidden/>
              </w:rPr>
              <w:fldChar w:fldCharType="end"/>
            </w:r>
            <w:r w:rsidR="00EA3FE2" w:rsidRPr="0038042D">
              <w:rPr>
                <w:rStyle w:val="Hyperlink"/>
              </w:rPr>
              <w:fldChar w:fldCharType="end"/>
            </w:r>
          </w:ins>
        </w:p>
        <w:p w14:paraId="69064FEE" w14:textId="34DA508D" w:rsidR="00EA3FE2" w:rsidRDefault="00EA3FE2">
          <w:pPr>
            <w:pStyle w:val="TOC2"/>
            <w:rPr>
              <w:ins w:id="128" w:author="GROSJEAN Kevin" w:date="2023-09-14T15:58:00Z"/>
              <w:rFonts w:asciiTheme="minorHAnsi" w:eastAsiaTheme="minorEastAsia" w:hAnsiTheme="minorHAnsi" w:cstheme="minorBidi"/>
              <w:smallCaps w:val="0"/>
              <w:color w:val="auto"/>
              <w:kern w:val="2"/>
              <w:sz w:val="22"/>
              <w:szCs w:val="22"/>
              <w14:ligatures w14:val="standardContextual"/>
            </w:rPr>
          </w:pPr>
          <w:ins w:id="129" w:author="GROSJEAN Kevin" w:date="2023-09-14T15:58:00Z">
            <w:r w:rsidRPr="0038042D">
              <w:rPr>
                <w:rStyle w:val="Hyperlink"/>
              </w:rPr>
              <w:fldChar w:fldCharType="begin"/>
            </w:r>
            <w:r w:rsidRPr="0038042D">
              <w:rPr>
                <w:rStyle w:val="Hyperlink"/>
              </w:rPr>
              <w:instrText xml:space="preserve"> </w:instrText>
            </w:r>
            <w:r>
              <w:instrText>HYPERLINK \l "_Toc145599536"</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1.1</w:t>
            </w:r>
            <w:r w:rsidRPr="0038042D">
              <w:rPr>
                <w:rStyle w:val="Hyperlink"/>
              </w:rPr>
              <w:t xml:space="preserve"> Objet du document</w:t>
            </w:r>
            <w:r>
              <w:rPr>
                <w:webHidden/>
              </w:rPr>
              <w:tab/>
            </w:r>
            <w:r>
              <w:rPr>
                <w:webHidden/>
              </w:rPr>
              <w:fldChar w:fldCharType="begin"/>
            </w:r>
            <w:r>
              <w:rPr>
                <w:webHidden/>
              </w:rPr>
              <w:instrText xml:space="preserve"> PAGEREF _Toc145599536 \h </w:instrText>
            </w:r>
          </w:ins>
          <w:r>
            <w:rPr>
              <w:webHidden/>
            </w:rPr>
          </w:r>
          <w:r>
            <w:rPr>
              <w:webHidden/>
            </w:rPr>
            <w:fldChar w:fldCharType="separate"/>
          </w:r>
          <w:ins w:id="130" w:author="GROSJEAN Kevin" w:date="2023-09-14T15:58:00Z">
            <w:r>
              <w:rPr>
                <w:webHidden/>
              </w:rPr>
              <w:t>7</w:t>
            </w:r>
            <w:r>
              <w:rPr>
                <w:webHidden/>
              </w:rPr>
              <w:fldChar w:fldCharType="end"/>
            </w:r>
            <w:r w:rsidRPr="0038042D">
              <w:rPr>
                <w:rStyle w:val="Hyperlink"/>
              </w:rPr>
              <w:fldChar w:fldCharType="end"/>
            </w:r>
          </w:ins>
        </w:p>
        <w:p w14:paraId="3235562C" w14:textId="481CC8F7" w:rsidR="00EA3FE2" w:rsidRDefault="00EA3FE2">
          <w:pPr>
            <w:pStyle w:val="TOC2"/>
            <w:rPr>
              <w:ins w:id="131" w:author="GROSJEAN Kevin" w:date="2023-09-14T15:58:00Z"/>
              <w:rFonts w:asciiTheme="minorHAnsi" w:eastAsiaTheme="minorEastAsia" w:hAnsiTheme="minorHAnsi" w:cstheme="minorBidi"/>
              <w:smallCaps w:val="0"/>
              <w:color w:val="auto"/>
              <w:kern w:val="2"/>
              <w:sz w:val="22"/>
              <w:szCs w:val="22"/>
              <w14:ligatures w14:val="standardContextual"/>
            </w:rPr>
          </w:pPr>
          <w:ins w:id="132" w:author="GROSJEAN Kevin" w:date="2023-09-14T15:58:00Z">
            <w:r w:rsidRPr="0038042D">
              <w:rPr>
                <w:rStyle w:val="Hyperlink"/>
              </w:rPr>
              <w:fldChar w:fldCharType="begin"/>
            </w:r>
            <w:r w:rsidRPr="0038042D">
              <w:rPr>
                <w:rStyle w:val="Hyperlink"/>
              </w:rPr>
              <w:instrText xml:space="preserve"> </w:instrText>
            </w:r>
            <w:r>
              <w:instrText>HYPERLINK \l "_Toc145599537"</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1.2</w:t>
            </w:r>
            <w:r w:rsidRPr="0038042D">
              <w:rPr>
                <w:rStyle w:val="Hyperlink"/>
              </w:rPr>
              <w:t xml:space="preserve"> Glossaire</w:t>
            </w:r>
            <w:r>
              <w:rPr>
                <w:webHidden/>
              </w:rPr>
              <w:tab/>
            </w:r>
            <w:r>
              <w:rPr>
                <w:webHidden/>
              </w:rPr>
              <w:fldChar w:fldCharType="begin"/>
            </w:r>
            <w:r>
              <w:rPr>
                <w:webHidden/>
              </w:rPr>
              <w:instrText xml:space="preserve"> PAGEREF _Toc145599537 \h </w:instrText>
            </w:r>
          </w:ins>
          <w:r>
            <w:rPr>
              <w:webHidden/>
            </w:rPr>
          </w:r>
          <w:r>
            <w:rPr>
              <w:webHidden/>
            </w:rPr>
            <w:fldChar w:fldCharType="separate"/>
          </w:r>
          <w:ins w:id="133" w:author="GROSJEAN Kevin" w:date="2023-09-14T15:58:00Z">
            <w:r>
              <w:rPr>
                <w:webHidden/>
              </w:rPr>
              <w:t>7</w:t>
            </w:r>
            <w:r>
              <w:rPr>
                <w:webHidden/>
              </w:rPr>
              <w:fldChar w:fldCharType="end"/>
            </w:r>
            <w:r w:rsidRPr="0038042D">
              <w:rPr>
                <w:rStyle w:val="Hyperlink"/>
              </w:rPr>
              <w:fldChar w:fldCharType="end"/>
            </w:r>
          </w:ins>
        </w:p>
        <w:p w14:paraId="4337A15D" w14:textId="303A901E" w:rsidR="00EA3FE2" w:rsidRDefault="00EA3FE2">
          <w:pPr>
            <w:pStyle w:val="TOC1"/>
            <w:rPr>
              <w:ins w:id="134" w:author="GROSJEAN Kevin" w:date="2023-09-14T15:58:00Z"/>
              <w:rFonts w:asciiTheme="minorHAnsi" w:eastAsiaTheme="minorEastAsia" w:hAnsiTheme="minorHAnsi" w:cstheme="minorBidi"/>
              <w:b w:val="0"/>
              <w:bCs w:val="0"/>
              <w:caps w:val="0"/>
              <w:color w:val="auto"/>
              <w:kern w:val="2"/>
              <w:sz w:val="22"/>
              <w:szCs w:val="22"/>
              <w14:ligatures w14:val="standardContextual"/>
            </w:rPr>
          </w:pPr>
          <w:ins w:id="135" w:author="GROSJEAN Kevin" w:date="2023-09-14T15:58:00Z">
            <w:r w:rsidRPr="0038042D">
              <w:rPr>
                <w:rStyle w:val="Hyperlink"/>
              </w:rPr>
              <w:fldChar w:fldCharType="begin"/>
            </w:r>
            <w:r w:rsidRPr="0038042D">
              <w:rPr>
                <w:rStyle w:val="Hyperlink"/>
              </w:rPr>
              <w:instrText xml:space="preserve"> </w:instrText>
            </w:r>
            <w:r>
              <w:instrText>HYPERLINK \l "_Toc145599538"</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2</w:t>
            </w:r>
            <w:r w:rsidRPr="0038042D">
              <w:rPr>
                <w:rStyle w:val="Hyperlink"/>
              </w:rPr>
              <w:t xml:space="preserve"> Architecture Logicielle</w:t>
            </w:r>
            <w:r>
              <w:rPr>
                <w:webHidden/>
              </w:rPr>
              <w:tab/>
            </w:r>
            <w:r>
              <w:rPr>
                <w:webHidden/>
              </w:rPr>
              <w:fldChar w:fldCharType="begin"/>
            </w:r>
            <w:r>
              <w:rPr>
                <w:webHidden/>
              </w:rPr>
              <w:instrText xml:space="preserve"> PAGEREF _Toc145599538 \h </w:instrText>
            </w:r>
          </w:ins>
          <w:r>
            <w:rPr>
              <w:webHidden/>
            </w:rPr>
          </w:r>
          <w:r>
            <w:rPr>
              <w:webHidden/>
            </w:rPr>
            <w:fldChar w:fldCharType="separate"/>
          </w:r>
          <w:ins w:id="136" w:author="GROSJEAN Kevin" w:date="2023-09-14T15:58:00Z">
            <w:r>
              <w:rPr>
                <w:webHidden/>
              </w:rPr>
              <w:t>8</w:t>
            </w:r>
            <w:r>
              <w:rPr>
                <w:webHidden/>
              </w:rPr>
              <w:fldChar w:fldCharType="end"/>
            </w:r>
            <w:r w:rsidRPr="0038042D">
              <w:rPr>
                <w:rStyle w:val="Hyperlink"/>
              </w:rPr>
              <w:fldChar w:fldCharType="end"/>
            </w:r>
          </w:ins>
        </w:p>
        <w:p w14:paraId="48363C49" w14:textId="549A3541" w:rsidR="00EA3FE2" w:rsidRDefault="00EA3FE2">
          <w:pPr>
            <w:pStyle w:val="TOC2"/>
            <w:rPr>
              <w:ins w:id="137" w:author="GROSJEAN Kevin" w:date="2023-09-14T15:58:00Z"/>
              <w:rFonts w:asciiTheme="minorHAnsi" w:eastAsiaTheme="minorEastAsia" w:hAnsiTheme="minorHAnsi" w:cstheme="minorBidi"/>
              <w:smallCaps w:val="0"/>
              <w:color w:val="auto"/>
              <w:kern w:val="2"/>
              <w:sz w:val="22"/>
              <w:szCs w:val="22"/>
              <w14:ligatures w14:val="standardContextual"/>
            </w:rPr>
          </w:pPr>
          <w:ins w:id="138" w:author="GROSJEAN Kevin" w:date="2023-09-14T15:58:00Z">
            <w:r w:rsidRPr="0038042D">
              <w:rPr>
                <w:rStyle w:val="Hyperlink"/>
              </w:rPr>
              <w:fldChar w:fldCharType="begin"/>
            </w:r>
            <w:r w:rsidRPr="0038042D">
              <w:rPr>
                <w:rStyle w:val="Hyperlink"/>
              </w:rPr>
              <w:instrText xml:space="preserve"> </w:instrText>
            </w:r>
            <w:r>
              <w:instrText>HYPERLINK \l "_Toc145599539"</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2.1</w:t>
            </w:r>
            <w:r w:rsidRPr="0038042D">
              <w:rPr>
                <w:rStyle w:val="Hyperlink"/>
              </w:rPr>
              <w:t xml:space="preserve"> Vue d’ensemble</w:t>
            </w:r>
            <w:r>
              <w:rPr>
                <w:webHidden/>
              </w:rPr>
              <w:tab/>
            </w:r>
            <w:r>
              <w:rPr>
                <w:webHidden/>
              </w:rPr>
              <w:fldChar w:fldCharType="begin"/>
            </w:r>
            <w:r>
              <w:rPr>
                <w:webHidden/>
              </w:rPr>
              <w:instrText xml:space="preserve"> PAGEREF _Toc145599539 \h </w:instrText>
            </w:r>
          </w:ins>
          <w:r>
            <w:rPr>
              <w:webHidden/>
            </w:rPr>
          </w:r>
          <w:r>
            <w:rPr>
              <w:webHidden/>
            </w:rPr>
            <w:fldChar w:fldCharType="separate"/>
          </w:r>
          <w:ins w:id="139" w:author="GROSJEAN Kevin" w:date="2023-09-14T15:58:00Z">
            <w:r>
              <w:rPr>
                <w:webHidden/>
              </w:rPr>
              <w:t>8</w:t>
            </w:r>
            <w:r>
              <w:rPr>
                <w:webHidden/>
              </w:rPr>
              <w:fldChar w:fldCharType="end"/>
            </w:r>
            <w:r w:rsidRPr="0038042D">
              <w:rPr>
                <w:rStyle w:val="Hyperlink"/>
              </w:rPr>
              <w:fldChar w:fldCharType="end"/>
            </w:r>
          </w:ins>
        </w:p>
        <w:p w14:paraId="63B38BA4" w14:textId="11F055EB" w:rsidR="00EA3FE2" w:rsidRDefault="00EA3FE2">
          <w:pPr>
            <w:pStyle w:val="TOC2"/>
            <w:rPr>
              <w:ins w:id="140" w:author="GROSJEAN Kevin" w:date="2023-09-14T15:58:00Z"/>
              <w:rFonts w:asciiTheme="minorHAnsi" w:eastAsiaTheme="minorEastAsia" w:hAnsiTheme="minorHAnsi" w:cstheme="minorBidi"/>
              <w:smallCaps w:val="0"/>
              <w:color w:val="auto"/>
              <w:kern w:val="2"/>
              <w:sz w:val="22"/>
              <w:szCs w:val="22"/>
              <w14:ligatures w14:val="standardContextual"/>
            </w:rPr>
          </w:pPr>
          <w:ins w:id="141" w:author="GROSJEAN Kevin" w:date="2023-09-14T15:58:00Z">
            <w:r w:rsidRPr="0038042D">
              <w:rPr>
                <w:rStyle w:val="Hyperlink"/>
              </w:rPr>
              <w:fldChar w:fldCharType="begin"/>
            </w:r>
            <w:r w:rsidRPr="0038042D">
              <w:rPr>
                <w:rStyle w:val="Hyperlink"/>
              </w:rPr>
              <w:instrText xml:space="preserve"> </w:instrText>
            </w:r>
            <w:r>
              <w:instrText>HYPERLINK \l "_Toc145599540"</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2.2</w:t>
            </w:r>
            <w:r w:rsidRPr="0038042D">
              <w:rPr>
                <w:rStyle w:val="Hyperlink"/>
              </w:rPr>
              <w:t xml:space="preserve"> Diagramme de flux</w:t>
            </w:r>
            <w:r>
              <w:rPr>
                <w:webHidden/>
              </w:rPr>
              <w:tab/>
            </w:r>
            <w:r>
              <w:rPr>
                <w:webHidden/>
              </w:rPr>
              <w:fldChar w:fldCharType="begin"/>
            </w:r>
            <w:r>
              <w:rPr>
                <w:webHidden/>
              </w:rPr>
              <w:instrText xml:space="preserve"> PAGEREF _Toc145599540 \h </w:instrText>
            </w:r>
          </w:ins>
          <w:r>
            <w:rPr>
              <w:webHidden/>
            </w:rPr>
          </w:r>
          <w:r>
            <w:rPr>
              <w:webHidden/>
            </w:rPr>
            <w:fldChar w:fldCharType="separate"/>
          </w:r>
          <w:ins w:id="142" w:author="GROSJEAN Kevin" w:date="2023-09-14T15:58:00Z">
            <w:r>
              <w:rPr>
                <w:webHidden/>
              </w:rPr>
              <w:t>8</w:t>
            </w:r>
            <w:r>
              <w:rPr>
                <w:webHidden/>
              </w:rPr>
              <w:fldChar w:fldCharType="end"/>
            </w:r>
            <w:r w:rsidRPr="0038042D">
              <w:rPr>
                <w:rStyle w:val="Hyperlink"/>
              </w:rPr>
              <w:fldChar w:fldCharType="end"/>
            </w:r>
          </w:ins>
        </w:p>
        <w:p w14:paraId="7A010B96" w14:textId="61811BFB" w:rsidR="00EA3FE2" w:rsidRDefault="00EA3FE2">
          <w:pPr>
            <w:pStyle w:val="TOC1"/>
            <w:rPr>
              <w:ins w:id="143" w:author="GROSJEAN Kevin" w:date="2023-09-14T15:58:00Z"/>
              <w:rFonts w:asciiTheme="minorHAnsi" w:eastAsiaTheme="minorEastAsia" w:hAnsiTheme="minorHAnsi" w:cstheme="minorBidi"/>
              <w:b w:val="0"/>
              <w:bCs w:val="0"/>
              <w:caps w:val="0"/>
              <w:color w:val="auto"/>
              <w:kern w:val="2"/>
              <w:sz w:val="22"/>
              <w:szCs w:val="22"/>
              <w14:ligatures w14:val="standardContextual"/>
            </w:rPr>
          </w:pPr>
          <w:ins w:id="144" w:author="GROSJEAN Kevin" w:date="2023-09-14T15:58:00Z">
            <w:r w:rsidRPr="0038042D">
              <w:rPr>
                <w:rStyle w:val="Hyperlink"/>
              </w:rPr>
              <w:fldChar w:fldCharType="begin"/>
            </w:r>
            <w:r w:rsidRPr="0038042D">
              <w:rPr>
                <w:rStyle w:val="Hyperlink"/>
              </w:rPr>
              <w:instrText xml:space="preserve"> </w:instrText>
            </w:r>
            <w:r>
              <w:instrText>HYPERLINK \l "_Toc145599541"</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3</w:t>
            </w:r>
            <w:r w:rsidRPr="0038042D">
              <w:rPr>
                <w:rStyle w:val="Hyperlink"/>
              </w:rPr>
              <w:t xml:space="preserve"> Code source</w:t>
            </w:r>
            <w:r>
              <w:rPr>
                <w:webHidden/>
              </w:rPr>
              <w:tab/>
            </w:r>
            <w:r>
              <w:rPr>
                <w:webHidden/>
              </w:rPr>
              <w:fldChar w:fldCharType="begin"/>
            </w:r>
            <w:r>
              <w:rPr>
                <w:webHidden/>
              </w:rPr>
              <w:instrText xml:space="preserve"> PAGEREF _Toc145599541 \h </w:instrText>
            </w:r>
          </w:ins>
          <w:r>
            <w:rPr>
              <w:webHidden/>
            </w:rPr>
          </w:r>
          <w:r>
            <w:rPr>
              <w:webHidden/>
            </w:rPr>
            <w:fldChar w:fldCharType="separate"/>
          </w:r>
          <w:ins w:id="145" w:author="GROSJEAN Kevin" w:date="2023-09-14T15:58:00Z">
            <w:r>
              <w:rPr>
                <w:webHidden/>
              </w:rPr>
              <w:t>10</w:t>
            </w:r>
            <w:r>
              <w:rPr>
                <w:webHidden/>
              </w:rPr>
              <w:fldChar w:fldCharType="end"/>
            </w:r>
            <w:r w:rsidRPr="0038042D">
              <w:rPr>
                <w:rStyle w:val="Hyperlink"/>
              </w:rPr>
              <w:fldChar w:fldCharType="end"/>
            </w:r>
          </w:ins>
        </w:p>
        <w:p w14:paraId="152660BF" w14:textId="0274C825" w:rsidR="00EA3FE2" w:rsidRDefault="00EA3FE2">
          <w:pPr>
            <w:pStyle w:val="TOC2"/>
            <w:rPr>
              <w:ins w:id="146" w:author="GROSJEAN Kevin" w:date="2023-09-14T15:58:00Z"/>
              <w:rFonts w:asciiTheme="minorHAnsi" w:eastAsiaTheme="minorEastAsia" w:hAnsiTheme="minorHAnsi" w:cstheme="minorBidi"/>
              <w:smallCaps w:val="0"/>
              <w:color w:val="auto"/>
              <w:kern w:val="2"/>
              <w:sz w:val="22"/>
              <w:szCs w:val="22"/>
              <w14:ligatures w14:val="standardContextual"/>
            </w:rPr>
          </w:pPr>
          <w:ins w:id="147" w:author="GROSJEAN Kevin" w:date="2023-09-14T15:58:00Z">
            <w:r w:rsidRPr="0038042D">
              <w:rPr>
                <w:rStyle w:val="Hyperlink"/>
              </w:rPr>
              <w:fldChar w:fldCharType="begin"/>
            </w:r>
            <w:r w:rsidRPr="0038042D">
              <w:rPr>
                <w:rStyle w:val="Hyperlink"/>
              </w:rPr>
              <w:instrText xml:space="preserve"> </w:instrText>
            </w:r>
            <w:r>
              <w:instrText>HYPERLINK \l "_Toc145599542"</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3.1</w:t>
            </w:r>
            <w:r w:rsidRPr="0038042D">
              <w:rPr>
                <w:rStyle w:val="Hyperlink"/>
              </w:rPr>
              <w:t xml:space="preserve"> Organisation des sources</w:t>
            </w:r>
            <w:r>
              <w:rPr>
                <w:webHidden/>
              </w:rPr>
              <w:tab/>
            </w:r>
            <w:r>
              <w:rPr>
                <w:webHidden/>
              </w:rPr>
              <w:fldChar w:fldCharType="begin"/>
            </w:r>
            <w:r>
              <w:rPr>
                <w:webHidden/>
              </w:rPr>
              <w:instrText xml:space="preserve"> PAGEREF _Toc145599542 \h </w:instrText>
            </w:r>
          </w:ins>
          <w:r>
            <w:rPr>
              <w:webHidden/>
            </w:rPr>
          </w:r>
          <w:r>
            <w:rPr>
              <w:webHidden/>
            </w:rPr>
            <w:fldChar w:fldCharType="separate"/>
          </w:r>
          <w:ins w:id="148" w:author="GROSJEAN Kevin" w:date="2023-09-14T15:58:00Z">
            <w:r>
              <w:rPr>
                <w:webHidden/>
              </w:rPr>
              <w:t>10</w:t>
            </w:r>
            <w:r>
              <w:rPr>
                <w:webHidden/>
              </w:rPr>
              <w:fldChar w:fldCharType="end"/>
            </w:r>
            <w:r w:rsidRPr="0038042D">
              <w:rPr>
                <w:rStyle w:val="Hyperlink"/>
              </w:rPr>
              <w:fldChar w:fldCharType="end"/>
            </w:r>
          </w:ins>
        </w:p>
        <w:p w14:paraId="7C5A3E8C" w14:textId="7718EF42" w:rsidR="00EA3FE2" w:rsidRDefault="00EA3FE2">
          <w:pPr>
            <w:pStyle w:val="TOC1"/>
            <w:rPr>
              <w:ins w:id="149" w:author="GROSJEAN Kevin" w:date="2023-09-14T15:58:00Z"/>
              <w:rFonts w:asciiTheme="minorHAnsi" w:eastAsiaTheme="minorEastAsia" w:hAnsiTheme="minorHAnsi" w:cstheme="minorBidi"/>
              <w:b w:val="0"/>
              <w:bCs w:val="0"/>
              <w:caps w:val="0"/>
              <w:color w:val="auto"/>
              <w:kern w:val="2"/>
              <w:sz w:val="22"/>
              <w:szCs w:val="22"/>
              <w14:ligatures w14:val="standardContextual"/>
            </w:rPr>
          </w:pPr>
          <w:ins w:id="150" w:author="GROSJEAN Kevin" w:date="2023-09-14T15:58:00Z">
            <w:r w:rsidRPr="0038042D">
              <w:rPr>
                <w:rStyle w:val="Hyperlink"/>
              </w:rPr>
              <w:fldChar w:fldCharType="begin"/>
            </w:r>
            <w:r w:rsidRPr="0038042D">
              <w:rPr>
                <w:rStyle w:val="Hyperlink"/>
              </w:rPr>
              <w:instrText xml:space="preserve"> </w:instrText>
            </w:r>
            <w:r>
              <w:instrText>HYPERLINK \l "_Toc145599543"</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cs="Times New Roman"/>
              </w:rPr>
              <w:t>4</w:t>
            </w:r>
            <w:r w:rsidRPr="0038042D">
              <w:rPr>
                <w:rStyle w:val="Hyperlink"/>
              </w:rPr>
              <w:t xml:space="preserve"> Conception Générale</w:t>
            </w:r>
            <w:r>
              <w:rPr>
                <w:webHidden/>
              </w:rPr>
              <w:tab/>
            </w:r>
            <w:r>
              <w:rPr>
                <w:webHidden/>
              </w:rPr>
              <w:fldChar w:fldCharType="begin"/>
            </w:r>
            <w:r>
              <w:rPr>
                <w:webHidden/>
              </w:rPr>
              <w:instrText xml:space="preserve"> PAGEREF _Toc145599543 \h </w:instrText>
            </w:r>
          </w:ins>
          <w:r>
            <w:rPr>
              <w:webHidden/>
            </w:rPr>
          </w:r>
          <w:r>
            <w:rPr>
              <w:webHidden/>
            </w:rPr>
            <w:fldChar w:fldCharType="separate"/>
          </w:r>
          <w:ins w:id="151" w:author="GROSJEAN Kevin" w:date="2023-09-14T15:58:00Z">
            <w:r>
              <w:rPr>
                <w:webHidden/>
              </w:rPr>
              <w:t>11</w:t>
            </w:r>
            <w:r>
              <w:rPr>
                <w:webHidden/>
              </w:rPr>
              <w:fldChar w:fldCharType="end"/>
            </w:r>
            <w:r w:rsidRPr="0038042D">
              <w:rPr>
                <w:rStyle w:val="Hyperlink"/>
              </w:rPr>
              <w:fldChar w:fldCharType="end"/>
            </w:r>
          </w:ins>
        </w:p>
        <w:p w14:paraId="2D1E85C9" w14:textId="0F082A52" w:rsidR="00EA3FE2" w:rsidRDefault="00EA3FE2">
          <w:pPr>
            <w:pStyle w:val="TOC2"/>
            <w:rPr>
              <w:ins w:id="152" w:author="GROSJEAN Kevin" w:date="2023-09-14T15:58:00Z"/>
              <w:rFonts w:asciiTheme="minorHAnsi" w:eastAsiaTheme="minorEastAsia" w:hAnsiTheme="minorHAnsi" w:cstheme="minorBidi"/>
              <w:smallCaps w:val="0"/>
              <w:color w:val="auto"/>
              <w:kern w:val="2"/>
              <w:sz w:val="22"/>
              <w:szCs w:val="22"/>
              <w14:ligatures w14:val="standardContextual"/>
            </w:rPr>
          </w:pPr>
          <w:ins w:id="153" w:author="GROSJEAN Kevin" w:date="2023-09-14T15:58:00Z">
            <w:r w:rsidRPr="0038042D">
              <w:rPr>
                <w:rStyle w:val="Hyperlink"/>
              </w:rPr>
              <w:fldChar w:fldCharType="begin"/>
            </w:r>
            <w:r w:rsidRPr="0038042D">
              <w:rPr>
                <w:rStyle w:val="Hyperlink"/>
              </w:rPr>
              <w:instrText xml:space="preserve"> </w:instrText>
            </w:r>
            <w:r>
              <w:instrText>HYPERLINK \l "_Toc145599544"</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4.1</w:t>
            </w:r>
            <w:r w:rsidRPr="0038042D">
              <w:rPr>
                <w:rStyle w:val="Hyperlink"/>
              </w:rPr>
              <w:t xml:space="preserve"> Crawl du site web</w:t>
            </w:r>
            <w:r>
              <w:rPr>
                <w:webHidden/>
              </w:rPr>
              <w:tab/>
            </w:r>
            <w:r>
              <w:rPr>
                <w:webHidden/>
              </w:rPr>
              <w:fldChar w:fldCharType="begin"/>
            </w:r>
            <w:r>
              <w:rPr>
                <w:webHidden/>
              </w:rPr>
              <w:instrText xml:space="preserve"> PAGEREF _Toc145599544 \h </w:instrText>
            </w:r>
          </w:ins>
          <w:r>
            <w:rPr>
              <w:webHidden/>
            </w:rPr>
          </w:r>
          <w:r>
            <w:rPr>
              <w:webHidden/>
            </w:rPr>
            <w:fldChar w:fldCharType="separate"/>
          </w:r>
          <w:ins w:id="154" w:author="GROSJEAN Kevin" w:date="2023-09-14T15:58:00Z">
            <w:r>
              <w:rPr>
                <w:webHidden/>
              </w:rPr>
              <w:t>11</w:t>
            </w:r>
            <w:r>
              <w:rPr>
                <w:webHidden/>
              </w:rPr>
              <w:fldChar w:fldCharType="end"/>
            </w:r>
            <w:r w:rsidRPr="0038042D">
              <w:rPr>
                <w:rStyle w:val="Hyperlink"/>
              </w:rPr>
              <w:fldChar w:fldCharType="end"/>
            </w:r>
          </w:ins>
        </w:p>
        <w:p w14:paraId="06FF2C7E" w14:textId="77D67693" w:rsidR="00EA3FE2" w:rsidRDefault="00EA3FE2">
          <w:pPr>
            <w:pStyle w:val="TOC2"/>
            <w:rPr>
              <w:ins w:id="155" w:author="GROSJEAN Kevin" w:date="2023-09-14T15:58:00Z"/>
              <w:rFonts w:asciiTheme="minorHAnsi" w:eastAsiaTheme="minorEastAsia" w:hAnsiTheme="minorHAnsi" w:cstheme="minorBidi"/>
              <w:smallCaps w:val="0"/>
              <w:color w:val="auto"/>
              <w:kern w:val="2"/>
              <w:sz w:val="22"/>
              <w:szCs w:val="22"/>
              <w14:ligatures w14:val="standardContextual"/>
            </w:rPr>
          </w:pPr>
          <w:ins w:id="156" w:author="GROSJEAN Kevin" w:date="2023-09-14T15:58:00Z">
            <w:r w:rsidRPr="0038042D">
              <w:rPr>
                <w:rStyle w:val="Hyperlink"/>
              </w:rPr>
              <w:fldChar w:fldCharType="begin"/>
            </w:r>
            <w:r w:rsidRPr="0038042D">
              <w:rPr>
                <w:rStyle w:val="Hyperlink"/>
              </w:rPr>
              <w:instrText xml:space="preserve"> </w:instrText>
            </w:r>
            <w:r>
              <w:instrText>HYPERLINK \l "_Toc145599545"</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4.2</w:t>
            </w:r>
            <w:r w:rsidRPr="0038042D">
              <w:rPr>
                <w:rStyle w:val="Hyperlink"/>
              </w:rPr>
              <w:t xml:space="preserve"> Métadonnées</w:t>
            </w:r>
            <w:r>
              <w:rPr>
                <w:webHidden/>
              </w:rPr>
              <w:tab/>
            </w:r>
            <w:r>
              <w:rPr>
                <w:webHidden/>
              </w:rPr>
              <w:fldChar w:fldCharType="begin"/>
            </w:r>
            <w:r>
              <w:rPr>
                <w:webHidden/>
              </w:rPr>
              <w:instrText xml:space="preserve"> PAGEREF _Toc145599545 \h </w:instrText>
            </w:r>
          </w:ins>
          <w:r>
            <w:rPr>
              <w:webHidden/>
            </w:rPr>
          </w:r>
          <w:r>
            <w:rPr>
              <w:webHidden/>
            </w:rPr>
            <w:fldChar w:fldCharType="separate"/>
          </w:r>
          <w:ins w:id="157" w:author="GROSJEAN Kevin" w:date="2023-09-14T15:58:00Z">
            <w:r>
              <w:rPr>
                <w:webHidden/>
              </w:rPr>
              <w:t>11</w:t>
            </w:r>
            <w:r>
              <w:rPr>
                <w:webHidden/>
              </w:rPr>
              <w:fldChar w:fldCharType="end"/>
            </w:r>
            <w:r w:rsidRPr="0038042D">
              <w:rPr>
                <w:rStyle w:val="Hyperlink"/>
              </w:rPr>
              <w:fldChar w:fldCharType="end"/>
            </w:r>
          </w:ins>
        </w:p>
        <w:p w14:paraId="065A814B" w14:textId="3CD55428" w:rsidR="00EA3FE2" w:rsidRDefault="00EA3FE2">
          <w:pPr>
            <w:pStyle w:val="TOC2"/>
            <w:rPr>
              <w:ins w:id="158" w:author="GROSJEAN Kevin" w:date="2023-09-14T15:58:00Z"/>
              <w:rFonts w:asciiTheme="minorHAnsi" w:eastAsiaTheme="minorEastAsia" w:hAnsiTheme="minorHAnsi" w:cstheme="minorBidi"/>
              <w:smallCaps w:val="0"/>
              <w:color w:val="auto"/>
              <w:kern w:val="2"/>
              <w:sz w:val="22"/>
              <w:szCs w:val="22"/>
              <w14:ligatures w14:val="standardContextual"/>
            </w:rPr>
          </w:pPr>
          <w:ins w:id="159" w:author="GROSJEAN Kevin" w:date="2023-09-14T15:58:00Z">
            <w:r w:rsidRPr="0038042D">
              <w:rPr>
                <w:rStyle w:val="Hyperlink"/>
              </w:rPr>
              <w:fldChar w:fldCharType="begin"/>
            </w:r>
            <w:r w:rsidRPr="0038042D">
              <w:rPr>
                <w:rStyle w:val="Hyperlink"/>
              </w:rPr>
              <w:instrText xml:space="preserve"> </w:instrText>
            </w:r>
            <w:r>
              <w:instrText>HYPERLINK \l "_Toc145599546"</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4.3</w:t>
            </w:r>
            <w:r w:rsidRPr="0038042D">
              <w:rPr>
                <w:rStyle w:val="Hyperlink"/>
              </w:rPr>
              <w:t xml:space="preserve"> Enregistrement des configurations</w:t>
            </w:r>
            <w:r>
              <w:rPr>
                <w:webHidden/>
              </w:rPr>
              <w:tab/>
            </w:r>
            <w:r>
              <w:rPr>
                <w:webHidden/>
              </w:rPr>
              <w:fldChar w:fldCharType="begin"/>
            </w:r>
            <w:r>
              <w:rPr>
                <w:webHidden/>
              </w:rPr>
              <w:instrText xml:space="preserve"> PAGEREF _Toc145599546 \h </w:instrText>
            </w:r>
          </w:ins>
          <w:r>
            <w:rPr>
              <w:webHidden/>
            </w:rPr>
          </w:r>
          <w:r>
            <w:rPr>
              <w:webHidden/>
            </w:rPr>
            <w:fldChar w:fldCharType="separate"/>
          </w:r>
          <w:ins w:id="160" w:author="GROSJEAN Kevin" w:date="2023-09-14T15:58:00Z">
            <w:r>
              <w:rPr>
                <w:webHidden/>
              </w:rPr>
              <w:t>11</w:t>
            </w:r>
            <w:r>
              <w:rPr>
                <w:webHidden/>
              </w:rPr>
              <w:fldChar w:fldCharType="end"/>
            </w:r>
            <w:r w:rsidRPr="0038042D">
              <w:rPr>
                <w:rStyle w:val="Hyperlink"/>
              </w:rPr>
              <w:fldChar w:fldCharType="end"/>
            </w:r>
          </w:ins>
        </w:p>
        <w:p w14:paraId="591ED178" w14:textId="33F578D2" w:rsidR="00EA3FE2" w:rsidRDefault="00EA3FE2">
          <w:pPr>
            <w:pStyle w:val="TOC2"/>
            <w:rPr>
              <w:ins w:id="161" w:author="GROSJEAN Kevin" w:date="2023-09-14T15:58:00Z"/>
              <w:rFonts w:asciiTheme="minorHAnsi" w:eastAsiaTheme="minorEastAsia" w:hAnsiTheme="minorHAnsi" w:cstheme="minorBidi"/>
              <w:smallCaps w:val="0"/>
              <w:color w:val="auto"/>
              <w:kern w:val="2"/>
              <w:sz w:val="22"/>
              <w:szCs w:val="22"/>
              <w14:ligatures w14:val="standardContextual"/>
            </w:rPr>
          </w:pPr>
          <w:ins w:id="162" w:author="GROSJEAN Kevin" w:date="2023-09-14T15:58:00Z">
            <w:r w:rsidRPr="0038042D">
              <w:rPr>
                <w:rStyle w:val="Hyperlink"/>
              </w:rPr>
              <w:fldChar w:fldCharType="begin"/>
            </w:r>
            <w:r w:rsidRPr="0038042D">
              <w:rPr>
                <w:rStyle w:val="Hyperlink"/>
              </w:rPr>
              <w:instrText xml:space="preserve"> </w:instrText>
            </w:r>
            <w:r>
              <w:instrText>HYPERLINK \l "_Toc145599547"</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4.4</w:t>
            </w:r>
            <w:r w:rsidRPr="0038042D">
              <w:rPr>
                <w:rStyle w:val="Hyperlink"/>
              </w:rPr>
              <w:t xml:space="preserve"> Administration des tâches</w:t>
            </w:r>
            <w:r>
              <w:rPr>
                <w:webHidden/>
              </w:rPr>
              <w:tab/>
            </w:r>
            <w:r>
              <w:rPr>
                <w:webHidden/>
              </w:rPr>
              <w:fldChar w:fldCharType="begin"/>
            </w:r>
            <w:r>
              <w:rPr>
                <w:webHidden/>
              </w:rPr>
              <w:instrText xml:space="preserve"> PAGEREF _Toc145599547 \h </w:instrText>
            </w:r>
          </w:ins>
          <w:r>
            <w:rPr>
              <w:webHidden/>
            </w:rPr>
          </w:r>
          <w:r>
            <w:rPr>
              <w:webHidden/>
            </w:rPr>
            <w:fldChar w:fldCharType="separate"/>
          </w:r>
          <w:ins w:id="163" w:author="GROSJEAN Kevin" w:date="2023-09-14T15:58:00Z">
            <w:r>
              <w:rPr>
                <w:webHidden/>
              </w:rPr>
              <w:t>11</w:t>
            </w:r>
            <w:r>
              <w:rPr>
                <w:webHidden/>
              </w:rPr>
              <w:fldChar w:fldCharType="end"/>
            </w:r>
            <w:r w:rsidRPr="0038042D">
              <w:rPr>
                <w:rStyle w:val="Hyperlink"/>
              </w:rPr>
              <w:fldChar w:fldCharType="end"/>
            </w:r>
          </w:ins>
        </w:p>
        <w:p w14:paraId="0E56BD6A" w14:textId="6837B4AC" w:rsidR="00EA3FE2" w:rsidRDefault="00EA3FE2">
          <w:pPr>
            <w:pStyle w:val="TOC2"/>
            <w:rPr>
              <w:ins w:id="164" w:author="GROSJEAN Kevin" w:date="2023-09-14T15:58:00Z"/>
              <w:rFonts w:asciiTheme="minorHAnsi" w:eastAsiaTheme="minorEastAsia" w:hAnsiTheme="minorHAnsi" w:cstheme="minorBidi"/>
              <w:smallCaps w:val="0"/>
              <w:color w:val="auto"/>
              <w:kern w:val="2"/>
              <w:sz w:val="22"/>
              <w:szCs w:val="22"/>
              <w14:ligatures w14:val="standardContextual"/>
            </w:rPr>
          </w:pPr>
          <w:ins w:id="165" w:author="GROSJEAN Kevin" w:date="2023-09-14T15:58:00Z">
            <w:r w:rsidRPr="0038042D">
              <w:rPr>
                <w:rStyle w:val="Hyperlink"/>
              </w:rPr>
              <w:fldChar w:fldCharType="begin"/>
            </w:r>
            <w:r w:rsidRPr="0038042D">
              <w:rPr>
                <w:rStyle w:val="Hyperlink"/>
              </w:rPr>
              <w:instrText xml:space="preserve"> </w:instrText>
            </w:r>
            <w:r>
              <w:instrText>HYPERLINK \l "_Toc145599548"</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4.5</w:t>
            </w:r>
            <w:r w:rsidRPr="0038042D">
              <w:rPr>
                <w:rStyle w:val="Hyperlink"/>
              </w:rPr>
              <w:t xml:space="preserve"> Nettoyage de l’application actuelle</w:t>
            </w:r>
            <w:r>
              <w:rPr>
                <w:webHidden/>
              </w:rPr>
              <w:tab/>
            </w:r>
            <w:r>
              <w:rPr>
                <w:webHidden/>
              </w:rPr>
              <w:fldChar w:fldCharType="begin"/>
            </w:r>
            <w:r>
              <w:rPr>
                <w:webHidden/>
              </w:rPr>
              <w:instrText xml:space="preserve"> PAGEREF _Toc145599548 \h </w:instrText>
            </w:r>
          </w:ins>
          <w:r>
            <w:rPr>
              <w:webHidden/>
            </w:rPr>
          </w:r>
          <w:r>
            <w:rPr>
              <w:webHidden/>
            </w:rPr>
            <w:fldChar w:fldCharType="separate"/>
          </w:r>
          <w:ins w:id="166" w:author="GROSJEAN Kevin" w:date="2023-09-14T15:58:00Z">
            <w:r>
              <w:rPr>
                <w:webHidden/>
              </w:rPr>
              <w:t>11</w:t>
            </w:r>
            <w:r>
              <w:rPr>
                <w:webHidden/>
              </w:rPr>
              <w:fldChar w:fldCharType="end"/>
            </w:r>
            <w:r w:rsidRPr="0038042D">
              <w:rPr>
                <w:rStyle w:val="Hyperlink"/>
              </w:rPr>
              <w:fldChar w:fldCharType="end"/>
            </w:r>
          </w:ins>
        </w:p>
        <w:p w14:paraId="30AD56AA" w14:textId="551D356C" w:rsidR="00EA3FE2" w:rsidRDefault="00EA3FE2">
          <w:pPr>
            <w:pStyle w:val="TOC1"/>
            <w:rPr>
              <w:ins w:id="167" w:author="GROSJEAN Kevin" w:date="2023-09-14T15:58:00Z"/>
              <w:rFonts w:asciiTheme="minorHAnsi" w:eastAsiaTheme="minorEastAsia" w:hAnsiTheme="minorHAnsi" w:cstheme="minorBidi"/>
              <w:b w:val="0"/>
              <w:bCs w:val="0"/>
              <w:caps w:val="0"/>
              <w:color w:val="auto"/>
              <w:kern w:val="2"/>
              <w:sz w:val="22"/>
              <w:szCs w:val="22"/>
              <w14:ligatures w14:val="standardContextual"/>
            </w:rPr>
          </w:pPr>
          <w:ins w:id="168" w:author="GROSJEAN Kevin" w:date="2023-09-14T15:58:00Z">
            <w:r w:rsidRPr="0038042D">
              <w:rPr>
                <w:rStyle w:val="Hyperlink"/>
              </w:rPr>
              <w:fldChar w:fldCharType="begin"/>
            </w:r>
            <w:r w:rsidRPr="0038042D">
              <w:rPr>
                <w:rStyle w:val="Hyperlink"/>
              </w:rPr>
              <w:instrText xml:space="preserve"> </w:instrText>
            </w:r>
            <w:r>
              <w:instrText>HYPERLINK \l "_Toc145599549"</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w:t>
            </w:r>
            <w:r w:rsidRPr="0038042D">
              <w:rPr>
                <w:rStyle w:val="Hyperlink"/>
              </w:rPr>
              <w:t xml:space="preserve"> Conception détaillée</w:t>
            </w:r>
            <w:r>
              <w:rPr>
                <w:webHidden/>
              </w:rPr>
              <w:tab/>
            </w:r>
            <w:r>
              <w:rPr>
                <w:webHidden/>
              </w:rPr>
              <w:fldChar w:fldCharType="begin"/>
            </w:r>
            <w:r>
              <w:rPr>
                <w:webHidden/>
              </w:rPr>
              <w:instrText xml:space="preserve"> PAGEREF _Toc145599549 \h </w:instrText>
            </w:r>
          </w:ins>
          <w:r>
            <w:rPr>
              <w:webHidden/>
            </w:rPr>
          </w:r>
          <w:r>
            <w:rPr>
              <w:webHidden/>
            </w:rPr>
            <w:fldChar w:fldCharType="separate"/>
          </w:r>
          <w:ins w:id="169" w:author="GROSJEAN Kevin" w:date="2023-09-14T15:58:00Z">
            <w:r>
              <w:rPr>
                <w:webHidden/>
              </w:rPr>
              <w:t>13</w:t>
            </w:r>
            <w:r>
              <w:rPr>
                <w:webHidden/>
              </w:rPr>
              <w:fldChar w:fldCharType="end"/>
            </w:r>
            <w:r w:rsidRPr="0038042D">
              <w:rPr>
                <w:rStyle w:val="Hyperlink"/>
              </w:rPr>
              <w:fldChar w:fldCharType="end"/>
            </w:r>
          </w:ins>
        </w:p>
        <w:p w14:paraId="04E2725B" w14:textId="6779A589" w:rsidR="00EA3FE2" w:rsidRDefault="00EA3FE2">
          <w:pPr>
            <w:pStyle w:val="TOC2"/>
            <w:rPr>
              <w:ins w:id="170" w:author="GROSJEAN Kevin" w:date="2023-09-14T15:58:00Z"/>
              <w:rFonts w:asciiTheme="minorHAnsi" w:eastAsiaTheme="minorEastAsia" w:hAnsiTheme="minorHAnsi" w:cstheme="minorBidi"/>
              <w:smallCaps w:val="0"/>
              <w:color w:val="auto"/>
              <w:kern w:val="2"/>
              <w:sz w:val="22"/>
              <w:szCs w:val="22"/>
              <w14:ligatures w14:val="standardContextual"/>
            </w:rPr>
          </w:pPr>
          <w:ins w:id="171" w:author="GROSJEAN Kevin" w:date="2023-09-14T15:58:00Z">
            <w:r w:rsidRPr="0038042D">
              <w:rPr>
                <w:rStyle w:val="Hyperlink"/>
              </w:rPr>
              <w:fldChar w:fldCharType="begin"/>
            </w:r>
            <w:r w:rsidRPr="0038042D">
              <w:rPr>
                <w:rStyle w:val="Hyperlink"/>
              </w:rPr>
              <w:instrText xml:space="preserve"> </w:instrText>
            </w:r>
            <w:r>
              <w:instrText>HYPERLINK \l "_Toc145599550"</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5.1</w:t>
            </w:r>
            <w:r w:rsidRPr="0038042D">
              <w:rPr>
                <w:rStyle w:val="Hyperlink"/>
              </w:rPr>
              <w:t xml:space="preserve"> Crawl du site web</w:t>
            </w:r>
            <w:r>
              <w:rPr>
                <w:webHidden/>
              </w:rPr>
              <w:tab/>
            </w:r>
            <w:r>
              <w:rPr>
                <w:webHidden/>
              </w:rPr>
              <w:fldChar w:fldCharType="begin"/>
            </w:r>
            <w:r>
              <w:rPr>
                <w:webHidden/>
              </w:rPr>
              <w:instrText xml:space="preserve"> PAGEREF _Toc145599550 \h </w:instrText>
            </w:r>
          </w:ins>
          <w:r>
            <w:rPr>
              <w:webHidden/>
            </w:rPr>
          </w:r>
          <w:r>
            <w:rPr>
              <w:webHidden/>
            </w:rPr>
            <w:fldChar w:fldCharType="separate"/>
          </w:r>
          <w:ins w:id="172" w:author="GROSJEAN Kevin" w:date="2023-09-14T15:58:00Z">
            <w:r>
              <w:rPr>
                <w:webHidden/>
              </w:rPr>
              <w:t>13</w:t>
            </w:r>
            <w:r>
              <w:rPr>
                <w:webHidden/>
              </w:rPr>
              <w:fldChar w:fldCharType="end"/>
            </w:r>
            <w:r w:rsidRPr="0038042D">
              <w:rPr>
                <w:rStyle w:val="Hyperlink"/>
              </w:rPr>
              <w:fldChar w:fldCharType="end"/>
            </w:r>
          </w:ins>
        </w:p>
        <w:p w14:paraId="7E49C22E" w14:textId="3BC69414" w:rsidR="00EA3FE2" w:rsidRDefault="00EA3FE2">
          <w:pPr>
            <w:pStyle w:val="TOC3"/>
            <w:rPr>
              <w:ins w:id="173" w:author="GROSJEAN Kevin" w:date="2023-09-14T15:58:00Z"/>
              <w:rFonts w:asciiTheme="minorHAnsi" w:eastAsiaTheme="minorEastAsia" w:hAnsiTheme="minorHAnsi" w:cstheme="minorBidi"/>
              <w:i w:val="0"/>
              <w:iCs w:val="0"/>
              <w:color w:val="auto"/>
              <w:kern w:val="2"/>
              <w:sz w:val="22"/>
              <w:szCs w:val="22"/>
              <w14:ligatures w14:val="standardContextual"/>
            </w:rPr>
          </w:pPr>
          <w:ins w:id="174" w:author="GROSJEAN Kevin" w:date="2023-09-14T15:58:00Z">
            <w:r w:rsidRPr="0038042D">
              <w:rPr>
                <w:rStyle w:val="Hyperlink"/>
              </w:rPr>
              <w:fldChar w:fldCharType="begin"/>
            </w:r>
            <w:r w:rsidRPr="0038042D">
              <w:rPr>
                <w:rStyle w:val="Hyperlink"/>
              </w:rPr>
              <w:instrText xml:space="preserve"> </w:instrText>
            </w:r>
            <w:r>
              <w:instrText>HYPERLINK \l "_Toc145599551"</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5.1.1</w:t>
            </w:r>
            <w:r w:rsidRPr="0038042D">
              <w:rPr>
                <w:rStyle w:val="Hyperlink"/>
              </w:rPr>
              <w:t xml:space="preserve"> Rappel des exigences fonctionnelles</w:t>
            </w:r>
            <w:r>
              <w:rPr>
                <w:webHidden/>
              </w:rPr>
              <w:tab/>
            </w:r>
            <w:r>
              <w:rPr>
                <w:webHidden/>
              </w:rPr>
              <w:fldChar w:fldCharType="begin"/>
            </w:r>
            <w:r>
              <w:rPr>
                <w:webHidden/>
              </w:rPr>
              <w:instrText xml:space="preserve"> PAGEREF _Toc145599551 \h </w:instrText>
            </w:r>
          </w:ins>
          <w:r>
            <w:rPr>
              <w:webHidden/>
            </w:rPr>
          </w:r>
          <w:r>
            <w:rPr>
              <w:webHidden/>
            </w:rPr>
            <w:fldChar w:fldCharType="separate"/>
          </w:r>
          <w:ins w:id="175" w:author="GROSJEAN Kevin" w:date="2023-09-14T15:58:00Z">
            <w:r>
              <w:rPr>
                <w:webHidden/>
              </w:rPr>
              <w:t>13</w:t>
            </w:r>
            <w:r>
              <w:rPr>
                <w:webHidden/>
              </w:rPr>
              <w:fldChar w:fldCharType="end"/>
            </w:r>
            <w:r w:rsidRPr="0038042D">
              <w:rPr>
                <w:rStyle w:val="Hyperlink"/>
              </w:rPr>
              <w:fldChar w:fldCharType="end"/>
            </w:r>
          </w:ins>
        </w:p>
        <w:p w14:paraId="6EAB5698" w14:textId="4043928C" w:rsidR="00EA3FE2" w:rsidRDefault="00EA3FE2">
          <w:pPr>
            <w:pStyle w:val="TOC3"/>
            <w:rPr>
              <w:ins w:id="176" w:author="GROSJEAN Kevin" w:date="2023-09-14T15:58:00Z"/>
              <w:rFonts w:asciiTheme="minorHAnsi" w:eastAsiaTheme="minorEastAsia" w:hAnsiTheme="minorHAnsi" w:cstheme="minorBidi"/>
              <w:i w:val="0"/>
              <w:iCs w:val="0"/>
              <w:color w:val="auto"/>
              <w:kern w:val="2"/>
              <w:sz w:val="22"/>
              <w:szCs w:val="22"/>
              <w14:ligatures w14:val="standardContextual"/>
            </w:rPr>
          </w:pPr>
          <w:ins w:id="177" w:author="GROSJEAN Kevin" w:date="2023-09-14T15:58:00Z">
            <w:r w:rsidRPr="0038042D">
              <w:rPr>
                <w:rStyle w:val="Hyperlink"/>
              </w:rPr>
              <w:fldChar w:fldCharType="begin"/>
            </w:r>
            <w:r w:rsidRPr="0038042D">
              <w:rPr>
                <w:rStyle w:val="Hyperlink"/>
              </w:rPr>
              <w:instrText xml:space="preserve"> </w:instrText>
            </w:r>
            <w:r>
              <w:instrText>HYPERLINK \l "_Toc145599552"</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5.1.2</w:t>
            </w:r>
            <w:r w:rsidRPr="0038042D">
              <w:rPr>
                <w:rStyle w:val="Hyperlink"/>
              </w:rPr>
              <w:t xml:space="preserve"> Interprétation &amp; Contraintes des exigences fonctionnelles</w:t>
            </w:r>
            <w:r>
              <w:rPr>
                <w:webHidden/>
              </w:rPr>
              <w:tab/>
            </w:r>
            <w:r>
              <w:rPr>
                <w:webHidden/>
              </w:rPr>
              <w:fldChar w:fldCharType="begin"/>
            </w:r>
            <w:r>
              <w:rPr>
                <w:webHidden/>
              </w:rPr>
              <w:instrText xml:space="preserve"> PAGEREF _Toc145599552 \h </w:instrText>
            </w:r>
          </w:ins>
          <w:r>
            <w:rPr>
              <w:webHidden/>
            </w:rPr>
          </w:r>
          <w:r>
            <w:rPr>
              <w:webHidden/>
            </w:rPr>
            <w:fldChar w:fldCharType="separate"/>
          </w:r>
          <w:ins w:id="178" w:author="GROSJEAN Kevin" w:date="2023-09-14T15:58:00Z">
            <w:r>
              <w:rPr>
                <w:webHidden/>
              </w:rPr>
              <w:t>13</w:t>
            </w:r>
            <w:r>
              <w:rPr>
                <w:webHidden/>
              </w:rPr>
              <w:fldChar w:fldCharType="end"/>
            </w:r>
            <w:r w:rsidRPr="0038042D">
              <w:rPr>
                <w:rStyle w:val="Hyperlink"/>
              </w:rPr>
              <w:fldChar w:fldCharType="end"/>
            </w:r>
          </w:ins>
        </w:p>
        <w:p w14:paraId="3E25F709" w14:textId="352F57CB" w:rsidR="00EA3FE2" w:rsidRDefault="00EA3FE2">
          <w:pPr>
            <w:pStyle w:val="TOC3"/>
            <w:rPr>
              <w:ins w:id="179" w:author="GROSJEAN Kevin" w:date="2023-09-14T15:58:00Z"/>
              <w:rFonts w:asciiTheme="minorHAnsi" w:eastAsiaTheme="minorEastAsia" w:hAnsiTheme="minorHAnsi" w:cstheme="minorBidi"/>
              <w:i w:val="0"/>
              <w:iCs w:val="0"/>
              <w:color w:val="auto"/>
              <w:kern w:val="2"/>
              <w:sz w:val="22"/>
              <w:szCs w:val="22"/>
              <w14:ligatures w14:val="standardContextual"/>
            </w:rPr>
          </w:pPr>
          <w:ins w:id="180" w:author="GROSJEAN Kevin" w:date="2023-09-14T15:58:00Z">
            <w:r w:rsidRPr="0038042D">
              <w:rPr>
                <w:rStyle w:val="Hyperlink"/>
              </w:rPr>
              <w:fldChar w:fldCharType="begin"/>
            </w:r>
            <w:r w:rsidRPr="0038042D">
              <w:rPr>
                <w:rStyle w:val="Hyperlink"/>
              </w:rPr>
              <w:instrText xml:space="preserve"> </w:instrText>
            </w:r>
            <w:r>
              <w:instrText>HYPERLINK \l "_Toc145599553"</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5.1.3</w:t>
            </w:r>
            <w:r w:rsidRPr="0038042D">
              <w:rPr>
                <w:rStyle w:val="Hyperlink"/>
              </w:rPr>
              <w:t xml:space="preserve"> Proposition de la réalisation</w:t>
            </w:r>
            <w:r>
              <w:rPr>
                <w:webHidden/>
              </w:rPr>
              <w:tab/>
            </w:r>
            <w:r>
              <w:rPr>
                <w:webHidden/>
              </w:rPr>
              <w:fldChar w:fldCharType="begin"/>
            </w:r>
            <w:r>
              <w:rPr>
                <w:webHidden/>
              </w:rPr>
              <w:instrText xml:space="preserve"> PAGEREF _Toc145599553 \h </w:instrText>
            </w:r>
          </w:ins>
          <w:r>
            <w:rPr>
              <w:webHidden/>
            </w:rPr>
          </w:r>
          <w:r>
            <w:rPr>
              <w:webHidden/>
            </w:rPr>
            <w:fldChar w:fldCharType="separate"/>
          </w:r>
          <w:ins w:id="181" w:author="GROSJEAN Kevin" w:date="2023-09-14T15:58:00Z">
            <w:r>
              <w:rPr>
                <w:webHidden/>
              </w:rPr>
              <w:t>13</w:t>
            </w:r>
            <w:r>
              <w:rPr>
                <w:webHidden/>
              </w:rPr>
              <w:fldChar w:fldCharType="end"/>
            </w:r>
            <w:r w:rsidRPr="0038042D">
              <w:rPr>
                <w:rStyle w:val="Hyperlink"/>
              </w:rPr>
              <w:fldChar w:fldCharType="end"/>
            </w:r>
          </w:ins>
        </w:p>
        <w:p w14:paraId="5182EAD0" w14:textId="0C3E21FA" w:rsidR="00EA3FE2" w:rsidRDefault="00EA3FE2">
          <w:pPr>
            <w:pStyle w:val="TOC3"/>
            <w:rPr>
              <w:ins w:id="182" w:author="GROSJEAN Kevin" w:date="2023-09-14T15:58:00Z"/>
              <w:rFonts w:asciiTheme="minorHAnsi" w:eastAsiaTheme="minorEastAsia" w:hAnsiTheme="minorHAnsi" w:cstheme="minorBidi"/>
              <w:i w:val="0"/>
              <w:iCs w:val="0"/>
              <w:color w:val="auto"/>
              <w:kern w:val="2"/>
              <w:sz w:val="22"/>
              <w:szCs w:val="22"/>
              <w14:ligatures w14:val="standardContextual"/>
            </w:rPr>
          </w:pPr>
          <w:ins w:id="183" w:author="GROSJEAN Kevin" w:date="2023-09-14T15:58:00Z">
            <w:r w:rsidRPr="0038042D">
              <w:rPr>
                <w:rStyle w:val="Hyperlink"/>
              </w:rPr>
              <w:fldChar w:fldCharType="begin"/>
            </w:r>
            <w:r w:rsidRPr="0038042D">
              <w:rPr>
                <w:rStyle w:val="Hyperlink"/>
              </w:rPr>
              <w:instrText xml:space="preserve"> </w:instrText>
            </w:r>
            <w:r>
              <w:instrText>HYPERLINK \l "_Toc145599554"</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5.1.4</w:t>
            </w:r>
            <w:r w:rsidRPr="0038042D">
              <w:rPr>
                <w:rStyle w:val="Hyperlink"/>
              </w:rPr>
              <w:t xml:space="preserve"> Les end-points exposés</w:t>
            </w:r>
            <w:r>
              <w:rPr>
                <w:webHidden/>
              </w:rPr>
              <w:tab/>
            </w:r>
            <w:r>
              <w:rPr>
                <w:webHidden/>
              </w:rPr>
              <w:fldChar w:fldCharType="begin"/>
            </w:r>
            <w:r>
              <w:rPr>
                <w:webHidden/>
              </w:rPr>
              <w:instrText xml:space="preserve"> PAGEREF _Toc145599554 \h </w:instrText>
            </w:r>
          </w:ins>
          <w:r>
            <w:rPr>
              <w:webHidden/>
            </w:rPr>
          </w:r>
          <w:r>
            <w:rPr>
              <w:webHidden/>
            </w:rPr>
            <w:fldChar w:fldCharType="separate"/>
          </w:r>
          <w:ins w:id="184" w:author="GROSJEAN Kevin" w:date="2023-09-14T15:58:00Z">
            <w:r>
              <w:rPr>
                <w:webHidden/>
              </w:rPr>
              <w:t>14</w:t>
            </w:r>
            <w:r>
              <w:rPr>
                <w:webHidden/>
              </w:rPr>
              <w:fldChar w:fldCharType="end"/>
            </w:r>
            <w:r w:rsidRPr="0038042D">
              <w:rPr>
                <w:rStyle w:val="Hyperlink"/>
              </w:rPr>
              <w:fldChar w:fldCharType="end"/>
            </w:r>
          </w:ins>
        </w:p>
        <w:p w14:paraId="2676FF89" w14:textId="0666C0DA" w:rsidR="00EA3FE2" w:rsidRDefault="00EA3FE2">
          <w:pPr>
            <w:pStyle w:val="TOC2"/>
            <w:rPr>
              <w:ins w:id="185" w:author="GROSJEAN Kevin" w:date="2023-09-14T15:58:00Z"/>
              <w:rFonts w:asciiTheme="minorHAnsi" w:eastAsiaTheme="minorEastAsia" w:hAnsiTheme="minorHAnsi" w:cstheme="minorBidi"/>
              <w:smallCaps w:val="0"/>
              <w:color w:val="auto"/>
              <w:kern w:val="2"/>
              <w:sz w:val="22"/>
              <w:szCs w:val="22"/>
              <w14:ligatures w14:val="standardContextual"/>
            </w:rPr>
          </w:pPr>
          <w:ins w:id="186" w:author="GROSJEAN Kevin" w:date="2023-09-14T15:58:00Z">
            <w:r w:rsidRPr="0038042D">
              <w:rPr>
                <w:rStyle w:val="Hyperlink"/>
              </w:rPr>
              <w:fldChar w:fldCharType="begin"/>
            </w:r>
            <w:r w:rsidRPr="0038042D">
              <w:rPr>
                <w:rStyle w:val="Hyperlink"/>
              </w:rPr>
              <w:instrText xml:space="preserve"> </w:instrText>
            </w:r>
            <w:r>
              <w:instrText>HYPERLINK \l "_Toc145599555"</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5.2</w:t>
            </w:r>
            <w:r w:rsidRPr="0038042D">
              <w:rPr>
                <w:rStyle w:val="Hyperlink"/>
              </w:rPr>
              <w:t xml:space="preserve"> Métadonnées</w:t>
            </w:r>
            <w:r>
              <w:rPr>
                <w:webHidden/>
              </w:rPr>
              <w:tab/>
            </w:r>
            <w:r>
              <w:rPr>
                <w:webHidden/>
              </w:rPr>
              <w:fldChar w:fldCharType="begin"/>
            </w:r>
            <w:r>
              <w:rPr>
                <w:webHidden/>
              </w:rPr>
              <w:instrText xml:space="preserve"> PAGEREF _Toc145599555 \h </w:instrText>
            </w:r>
          </w:ins>
          <w:r>
            <w:rPr>
              <w:webHidden/>
            </w:rPr>
          </w:r>
          <w:r>
            <w:rPr>
              <w:webHidden/>
            </w:rPr>
            <w:fldChar w:fldCharType="separate"/>
          </w:r>
          <w:ins w:id="187" w:author="GROSJEAN Kevin" w:date="2023-09-14T15:58:00Z">
            <w:r>
              <w:rPr>
                <w:webHidden/>
              </w:rPr>
              <w:t>16</w:t>
            </w:r>
            <w:r>
              <w:rPr>
                <w:webHidden/>
              </w:rPr>
              <w:fldChar w:fldCharType="end"/>
            </w:r>
            <w:r w:rsidRPr="0038042D">
              <w:rPr>
                <w:rStyle w:val="Hyperlink"/>
              </w:rPr>
              <w:fldChar w:fldCharType="end"/>
            </w:r>
          </w:ins>
        </w:p>
        <w:p w14:paraId="3E35F9AB" w14:textId="7EC95CBC" w:rsidR="00EA3FE2" w:rsidRDefault="00EA3FE2">
          <w:pPr>
            <w:pStyle w:val="TOC3"/>
            <w:rPr>
              <w:ins w:id="188" w:author="GROSJEAN Kevin" w:date="2023-09-14T15:58:00Z"/>
              <w:rFonts w:asciiTheme="minorHAnsi" w:eastAsiaTheme="minorEastAsia" w:hAnsiTheme="minorHAnsi" w:cstheme="minorBidi"/>
              <w:i w:val="0"/>
              <w:iCs w:val="0"/>
              <w:color w:val="auto"/>
              <w:kern w:val="2"/>
              <w:sz w:val="22"/>
              <w:szCs w:val="22"/>
              <w14:ligatures w14:val="standardContextual"/>
            </w:rPr>
          </w:pPr>
          <w:ins w:id="189" w:author="GROSJEAN Kevin" w:date="2023-09-14T15:58:00Z">
            <w:r w:rsidRPr="0038042D">
              <w:rPr>
                <w:rStyle w:val="Hyperlink"/>
              </w:rPr>
              <w:fldChar w:fldCharType="begin"/>
            </w:r>
            <w:r w:rsidRPr="0038042D">
              <w:rPr>
                <w:rStyle w:val="Hyperlink"/>
              </w:rPr>
              <w:instrText xml:space="preserve"> </w:instrText>
            </w:r>
            <w:r>
              <w:instrText>HYPERLINK \l "_Toc145599556"</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5.2.1</w:t>
            </w:r>
            <w:r w:rsidRPr="0038042D">
              <w:rPr>
                <w:rStyle w:val="Hyperlink"/>
              </w:rPr>
              <w:t xml:space="preserve"> Rappel des exigences fonctionnelles</w:t>
            </w:r>
            <w:r>
              <w:rPr>
                <w:webHidden/>
              </w:rPr>
              <w:tab/>
            </w:r>
            <w:r>
              <w:rPr>
                <w:webHidden/>
              </w:rPr>
              <w:fldChar w:fldCharType="begin"/>
            </w:r>
            <w:r>
              <w:rPr>
                <w:webHidden/>
              </w:rPr>
              <w:instrText xml:space="preserve"> PAGEREF _Toc145599556 \h </w:instrText>
            </w:r>
          </w:ins>
          <w:r>
            <w:rPr>
              <w:webHidden/>
            </w:rPr>
          </w:r>
          <w:r>
            <w:rPr>
              <w:webHidden/>
            </w:rPr>
            <w:fldChar w:fldCharType="separate"/>
          </w:r>
          <w:ins w:id="190" w:author="GROSJEAN Kevin" w:date="2023-09-14T15:58:00Z">
            <w:r>
              <w:rPr>
                <w:webHidden/>
              </w:rPr>
              <w:t>16</w:t>
            </w:r>
            <w:r>
              <w:rPr>
                <w:webHidden/>
              </w:rPr>
              <w:fldChar w:fldCharType="end"/>
            </w:r>
            <w:r w:rsidRPr="0038042D">
              <w:rPr>
                <w:rStyle w:val="Hyperlink"/>
              </w:rPr>
              <w:fldChar w:fldCharType="end"/>
            </w:r>
          </w:ins>
        </w:p>
        <w:p w14:paraId="37B7F93A" w14:textId="7A619E60" w:rsidR="00EA3FE2" w:rsidRDefault="00EA3FE2">
          <w:pPr>
            <w:pStyle w:val="TOC3"/>
            <w:rPr>
              <w:ins w:id="191" w:author="GROSJEAN Kevin" w:date="2023-09-14T15:58:00Z"/>
              <w:rFonts w:asciiTheme="minorHAnsi" w:eastAsiaTheme="minorEastAsia" w:hAnsiTheme="minorHAnsi" w:cstheme="minorBidi"/>
              <w:i w:val="0"/>
              <w:iCs w:val="0"/>
              <w:color w:val="auto"/>
              <w:kern w:val="2"/>
              <w:sz w:val="22"/>
              <w:szCs w:val="22"/>
              <w14:ligatures w14:val="standardContextual"/>
            </w:rPr>
          </w:pPr>
          <w:ins w:id="192" w:author="GROSJEAN Kevin" w:date="2023-09-14T15:58:00Z">
            <w:r w:rsidRPr="0038042D">
              <w:rPr>
                <w:rStyle w:val="Hyperlink"/>
              </w:rPr>
              <w:fldChar w:fldCharType="begin"/>
            </w:r>
            <w:r w:rsidRPr="0038042D">
              <w:rPr>
                <w:rStyle w:val="Hyperlink"/>
              </w:rPr>
              <w:instrText xml:space="preserve"> </w:instrText>
            </w:r>
            <w:r>
              <w:instrText>HYPERLINK \l "_Toc145599557"</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5.2.2</w:t>
            </w:r>
            <w:r w:rsidRPr="0038042D">
              <w:rPr>
                <w:rStyle w:val="Hyperlink"/>
              </w:rPr>
              <w:t xml:space="preserve"> Proposition de la réalisation</w:t>
            </w:r>
            <w:r>
              <w:rPr>
                <w:webHidden/>
              </w:rPr>
              <w:tab/>
            </w:r>
            <w:r>
              <w:rPr>
                <w:webHidden/>
              </w:rPr>
              <w:fldChar w:fldCharType="begin"/>
            </w:r>
            <w:r>
              <w:rPr>
                <w:webHidden/>
              </w:rPr>
              <w:instrText xml:space="preserve"> PAGEREF _Toc145599557 \h </w:instrText>
            </w:r>
          </w:ins>
          <w:r>
            <w:rPr>
              <w:webHidden/>
            </w:rPr>
          </w:r>
          <w:r>
            <w:rPr>
              <w:webHidden/>
            </w:rPr>
            <w:fldChar w:fldCharType="separate"/>
          </w:r>
          <w:ins w:id="193" w:author="GROSJEAN Kevin" w:date="2023-09-14T15:58:00Z">
            <w:r>
              <w:rPr>
                <w:webHidden/>
              </w:rPr>
              <w:t>16</w:t>
            </w:r>
            <w:r>
              <w:rPr>
                <w:webHidden/>
              </w:rPr>
              <w:fldChar w:fldCharType="end"/>
            </w:r>
            <w:r w:rsidRPr="0038042D">
              <w:rPr>
                <w:rStyle w:val="Hyperlink"/>
              </w:rPr>
              <w:fldChar w:fldCharType="end"/>
            </w:r>
          </w:ins>
        </w:p>
        <w:p w14:paraId="27E0F353" w14:textId="48774944" w:rsidR="00EA3FE2" w:rsidRDefault="00EA3FE2">
          <w:pPr>
            <w:pStyle w:val="TOC3"/>
            <w:rPr>
              <w:ins w:id="194" w:author="GROSJEAN Kevin" w:date="2023-09-14T15:58:00Z"/>
              <w:rFonts w:asciiTheme="minorHAnsi" w:eastAsiaTheme="minorEastAsia" w:hAnsiTheme="minorHAnsi" w:cstheme="minorBidi"/>
              <w:i w:val="0"/>
              <w:iCs w:val="0"/>
              <w:color w:val="auto"/>
              <w:kern w:val="2"/>
              <w:sz w:val="22"/>
              <w:szCs w:val="22"/>
              <w14:ligatures w14:val="standardContextual"/>
            </w:rPr>
          </w:pPr>
          <w:ins w:id="195" w:author="GROSJEAN Kevin" w:date="2023-09-14T15:58:00Z">
            <w:r w:rsidRPr="0038042D">
              <w:rPr>
                <w:rStyle w:val="Hyperlink"/>
              </w:rPr>
              <w:fldChar w:fldCharType="begin"/>
            </w:r>
            <w:r w:rsidRPr="0038042D">
              <w:rPr>
                <w:rStyle w:val="Hyperlink"/>
              </w:rPr>
              <w:instrText xml:space="preserve"> </w:instrText>
            </w:r>
            <w:r>
              <w:instrText>HYPERLINK \l "_Toc145599558"</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5.2.3</w:t>
            </w:r>
            <w:r w:rsidRPr="0038042D">
              <w:rPr>
                <w:rStyle w:val="Hyperlink"/>
              </w:rPr>
              <w:t xml:space="preserve"> Outils et appels aux API externes</w:t>
            </w:r>
            <w:r>
              <w:rPr>
                <w:webHidden/>
              </w:rPr>
              <w:tab/>
            </w:r>
            <w:r>
              <w:rPr>
                <w:webHidden/>
              </w:rPr>
              <w:fldChar w:fldCharType="begin"/>
            </w:r>
            <w:r>
              <w:rPr>
                <w:webHidden/>
              </w:rPr>
              <w:instrText xml:space="preserve"> PAGEREF _Toc145599558 \h </w:instrText>
            </w:r>
          </w:ins>
          <w:r>
            <w:rPr>
              <w:webHidden/>
            </w:rPr>
          </w:r>
          <w:r>
            <w:rPr>
              <w:webHidden/>
            </w:rPr>
            <w:fldChar w:fldCharType="separate"/>
          </w:r>
          <w:ins w:id="196" w:author="GROSJEAN Kevin" w:date="2023-09-14T15:58:00Z">
            <w:r>
              <w:rPr>
                <w:webHidden/>
              </w:rPr>
              <w:t>17</w:t>
            </w:r>
            <w:r>
              <w:rPr>
                <w:webHidden/>
              </w:rPr>
              <w:fldChar w:fldCharType="end"/>
            </w:r>
            <w:r w:rsidRPr="0038042D">
              <w:rPr>
                <w:rStyle w:val="Hyperlink"/>
              </w:rPr>
              <w:fldChar w:fldCharType="end"/>
            </w:r>
          </w:ins>
        </w:p>
        <w:p w14:paraId="7BE3750A" w14:textId="39B9520B" w:rsidR="00EA3FE2" w:rsidRDefault="00EA3FE2">
          <w:pPr>
            <w:pStyle w:val="TOC2"/>
            <w:rPr>
              <w:ins w:id="197" w:author="GROSJEAN Kevin" w:date="2023-09-14T15:58:00Z"/>
              <w:rFonts w:asciiTheme="minorHAnsi" w:eastAsiaTheme="minorEastAsia" w:hAnsiTheme="minorHAnsi" w:cstheme="minorBidi"/>
              <w:smallCaps w:val="0"/>
              <w:color w:val="auto"/>
              <w:kern w:val="2"/>
              <w:sz w:val="22"/>
              <w:szCs w:val="22"/>
              <w14:ligatures w14:val="standardContextual"/>
            </w:rPr>
          </w:pPr>
          <w:ins w:id="198" w:author="GROSJEAN Kevin" w:date="2023-09-14T15:58:00Z">
            <w:r w:rsidRPr="0038042D">
              <w:rPr>
                <w:rStyle w:val="Hyperlink"/>
              </w:rPr>
              <w:fldChar w:fldCharType="begin"/>
            </w:r>
            <w:r w:rsidRPr="0038042D">
              <w:rPr>
                <w:rStyle w:val="Hyperlink"/>
              </w:rPr>
              <w:instrText xml:space="preserve"> </w:instrText>
            </w:r>
            <w:r>
              <w:instrText>HYPERLINK \l "_Toc145599559"</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5.3</w:t>
            </w:r>
            <w:r w:rsidRPr="0038042D">
              <w:rPr>
                <w:rStyle w:val="Hyperlink"/>
              </w:rPr>
              <w:t xml:space="preserve"> Enregistrement des configurations</w:t>
            </w:r>
            <w:r>
              <w:rPr>
                <w:webHidden/>
              </w:rPr>
              <w:tab/>
            </w:r>
            <w:r>
              <w:rPr>
                <w:webHidden/>
              </w:rPr>
              <w:fldChar w:fldCharType="begin"/>
            </w:r>
            <w:r>
              <w:rPr>
                <w:webHidden/>
              </w:rPr>
              <w:instrText xml:space="preserve"> PAGEREF _Toc145599559 \h </w:instrText>
            </w:r>
          </w:ins>
          <w:r>
            <w:rPr>
              <w:webHidden/>
            </w:rPr>
          </w:r>
          <w:r>
            <w:rPr>
              <w:webHidden/>
            </w:rPr>
            <w:fldChar w:fldCharType="separate"/>
          </w:r>
          <w:ins w:id="199" w:author="GROSJEAN Kevin" w:date="2023-09-14T15:58:00Z">
            <w:r>
              <w:rPr>
                <w:webHidden/>
              </w:rPr>
              <w:t>20</w:t>
            </w:r>
            <w:r>
              <w:rPr>
                <w:webHidden/>
              </w:rPr>
              <w:fldChar w:fldCharType="end"/>
            </w:r>
            <w:r w:rsidRPr="0038042D">
              <w:rPr>
                <w:rStyle w:val="Hyperlink"/>
              </w:rPr>
              <w:fldChar w:fldCharType="end"/>
            </w:r>
          </w:ins>
        </w:p>
        <w:p w14:paraId="600E022F" w14:textId="560FA101" w:rsidR="00EA3FE2" w:rsidRDefault="00EA3FE2">
          <w:pPr>
            <w:pStyle w:val="TOC3"/>
            <w:rPr>
              <w:ins w:id="200" w:author="GROSJEAN Kevin" w:date="2023-09-14T15:58:00Z"/>
              <w:rFonts w:asciiTheme="minorHAnsi" w:eastAsiaTheme="minorEastAsia" w:hAnsiTheme="minorHAnsi" w:cstheme="minorBidi"/>
              <w:i w:val="0"/>
              <w:iCs w:val="0"/>
              <w:color w:val="auto"/>
              <w:kern w:val="2"/>
              <w:sz w:val="22"/>
              <w:szCs w:val="22"/>
              <w14:ligatures w14:val="standardContextual"/>
            </w:rPr>
          </w:pPr>
          <w:ins w:id="201" w:author="GROSJEAN Kevin" w:date="2023-09-14T15:58:00Z">
            <w:r w:rsidRPr="0038042D">
              <w:rPr>
                <w:rStyle w:val="Hyperlink"/>
              </w:rPr>
              <w:fldChar w:fldCharType="begin"/>
            </w:r>
            <w:r w:rsidRPr="0038042D">
              <w:rPr>
                <w:rStyle w:val="Hyperlink"/>
              </w:rPr>
              <w:instrText xml:space="preserve"> </w:instrText>
            </w:r>
            <w:r>
              <w:instrText>HYPERLINK \l "_Toc145599560"</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5.3.1</w:t>
            </w:r>
            <w:r w:rsidRPr="0038042D">
              <w:rPr>
                <w:rStyle w:val="Hyperlink"/>
              </w:rPr>
              <w:t xml:space="preserve"> Rappel des exigences fonctionnelles</w:t>
            </w:r>
            <w:r>
              <w:rPr>
                <w:webHidden/>
              </w:rPr>
              <w:tab/>
            </w:r>
            <w:r>
              <w:rPr>
                <w:webHidden/>
              </w:rPr>
              <w:fldChar w:fldCharType="begin"/>
            </w:r>
            <w:r>
              <w:rPr>
                <w:webHidden/>
              </w:rPr>
              <w:instrText xml:space="preserve"> PAGEREF _Toc145599560 \h </w:instrText>
            </w:r>
          </w:ins>
          <w:r>
            <w:rPr>
              <w:webHidden/>
            </w:rPr>
          </w:r>
          <w:r>
            <w:rPr>
              <w:webHidden/>
            </w:rPr>
            <w:fldChar w:fldCharType="separate"/>
          </w:r>
          <w:ins w:id="202" w:author="GROSJEAN Kevin" w:date="2023-09-14T15:58:00Z">
            <w:r>
              <w:rPr>
                <w:webHidden/>
              </w:rPr>
              <w:t>20</w:t>
            </w:r>
            <w:r>
              <w:rPr>
                <w:webHidden/>
              </w:rPr>
              <w:fldChar w:fldCharType="end"/>
            </w:r>
            <w:r w:rsidRPr="0038042D">
              <w:rPr>
                <w:rStyle w:val="Hyperlink"/>
              </w:rPr>
              <w:fldChar w:fldCharType="end"/>
            </w:r>
          </w:ins>
        </w:p>
        <w:p w14:paraId="1476A12A" w14:textId="36DF7B34" w:rsidR="00EA3FE2" w:rsidRDefault="00EA3FE2">
          <w:pPr>
            <w:pStyle w:val="TOC3"/>
            <w:rPr>
              <w:ins w:id="203" w:author="GROSJEAN Kevin" w:date="2023-09-14T15:58:00Z"/>
              <w:rFonts w:asciiTheme="minorHAnsi" w:eastAsiaTheme="minorEastAsia" w:hAnsiTheme="minorHAnsi" w:cstheme="minorBidi"/>
              <w:i w:val="0"/>
              <w:iCs w:val="0"/>
              <w:color w:val="auto"/>
              <w:kern w:val="2"/>
              <w:sz w:val="22"/>
              <w:szCs w:val="22"/>
              <w14:ligatures w14:val="standardContextual"/>
            </w:rPr>
          </w:pPr>
          <w:ins w:id="204" w:author="GROSJEAN Kevin" w:date="2023-09-14T15:58:00Z">
            <w:r w:rsidRPr="0038042D">
              <w:rPr>
                <w:rStyle w:val="Hyperlink"/>
              </w:rPr>
              <w:fldChar w:fldCharType="begin"/>
            </w:r>
            <w:r w:rsidRPr="0038042D">
              <w:rPr>
                <w:rStyle w:val="Hyperlink"/>
              </w:rPr>
              <w:instrText xml:space="preserve"> </w:instrText>
            </w:r>
            <w:r>
              <w:instrText>HYPERLINK \l "_Toc145599561"</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5.3.2</w:t>
            </w:r>
            <w:r w:rsidRPr="0038042D">
              <w:rPr>
                <w:rStyle w:val="Hyperlink"/>
              </w:rPr>
              <w:t xml:space="preserve"> Interprétation &amp; Contraintes des exigences fonctionnelles</w:t>
            </w:r>
            <w:r>
              <w:rPr>
                <w:webHidden/>
              </w:rPr>
              <w:tab/>
            </w:r>
            <w:r>
              <w:rPr>
                <w:webHidden/>
              </w:rPr>
              <w:fldChar w:fldCharType="begin"/>
            </w:r>
            <w:r>
              <w:rPr>
                <w:webHidden/>
              </w:rPr>
              <w:instrText xml:space="preserve"> PAGEREF _Toc145599561 \h </w:instrText>
            </w:r>
          </w:ins>
          <w:r>
            <w:rPr>
              <w:webHidden/>
            </w:rPr>
          </w:r>
          <w:r>
            <w:rPr>
              <w:webHidden/>
            </w:rPr>
            <w:fldChar w:fldCharType="separate"/>
          </w:r>
          <w:ins w:id="205" w:author="GROSJEAN Kevin" w:date="2023-09-14T15:58:00Z">
            <w:r>
              <w:rPr>
                <w:webHidden/>
              </w:rPr>
              <w:t>20</w:t>
            </w:r>
            <w:r>
              <w:rPr>
                <w:webHidden/>
              </w:rPr>
              <w:fldChar w:fldCharType="end"/>
            </w:r>
            <w:r w:rsidRPr="0038042D">
              <w:rPr>
                <w:rStyle w:val="Hyperlink"/>
              </w:rPr>
              <w:fldChar w:fldCharType="end"/>
            </w:r>
          </w:ins>
        </w:p>
        <w:p w14:paraId="261184CD" w14:textId="18026B27" w:rsidR="00EA3FE2" w:rsidRDefault="00EA3FE2">
          <w:pPr>
            <w:pStyle w:val="TOC2"/>
            <w:rPr>
              <w:ins w:id="206" w:author="GROSJEAN Kevin" w:date="2023-09-14T15:58:00Z"/>
              <w:rFonts w:asciiTheme="minorHAnsi" w:eastAsiaTheme="minorEastAsia" w:hAnsiTheme="minorHAnsi" w:cstheme="minorBidi"/>
              <w:smallCaps w:val="0"/>
              <w:color w:val="auto"/>
              <w:kern w:val="2"/>
              <w:sz w:val="22"/>
              <w:szCs w:val="22"/>
              <w14:ligatures w14:val="standardContextual"/>
            </w:rPr>
          </w:pPr>
          <w:ins w:id="207" w:author="GROSJEAN Kevin" w:date="2023-09-14T15:58:00Z">
            <w:r w:rsidRPr="0038042D">
              <w:rPr>
                <w:rStyle w:val="Hyperlink"/>
              </w:rPr>
              <w:fldChar w:fldCharType="begin"/>
            </w:r>
            <w:r w:rsidRPr="0038042D">
              <w:rPr>
                <w:rStyle w:val="Hyperlink"/>
              </w:rPr>
              <w:instrText xml:space="preserve"> </w:instrText>
            </w:r>
            <w:r>
              <w:instrText>HYPERLINK \l "_Toc145599562"</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5.4</w:t>
            </w:r>
            <w:r w:rsidRPr="0038042D">
              <w:rPr>
                <w:rStyle w:val="Hyperlink"/>
              </w:rPr>
              <w:t xml:space="preserve"> Administration des tâches</w:t>
            </w:r>
            <w:r>
              <w:rPr>
                <w:webHidden/>
              </w:rPr>
              <w:tab/>
            </w:r>
            <w:r>
              <w:rPr>
                <w:webHidden/>
              </w:rPr>
              <w:fldChar w:fldCharType="begin"/>
            </w:r>
            <w:r>
              <w:rPr>
                <w:webHidden/>
              </w:rPr>
              <w:instrText xml:space="preserve"> PAGEREF _Toc145599562 \h </w:instrText>
            </w:r>
          </w:ins>
          <w:r>
            <w:rPr>
              <w:webHidden/>
            </w:rPr>
          </w:r>
          <w:r>
            <w:rPr>
              <w:webHidden/>
            </w:rPr>
            <w:fldChar w:fldCharType="separate"/>
          </w:r>
          <w:ins w:id="208" w:author="GROSJEAN Kevin" w:date="2023-09-14T15:58:00Z">
            <w:r>
              <w:rPr>
                <w:webHidden/>
              </w:rPr>
              <w:t>22</w:t>
            </w:r>
            <w:r>
              <w:rPr>
                <w:webHidden/>
              </w:rPr>
              <w:fldChar w:fldCharType="end"/>
            </w:r>
            <w:r w:rsidRPr="0038042D">
              <w:rPr>
                <w:rStyle w:val="Hyperlink"/>
              </w:rPr>
              <w:fldChar w:fldCharType="end"/>
            </w:r>
          </w:ins>
        </w:p>
        <w:p w14:paraId="09207D53" w14:textId="4B4E1BA8" w:rsidR="00EA3FE2" w:rsidRDefault="00EA3FE2">
          <w:pPr>
            <w:pStyle w:val="TOC3"/>
            <w:rPr>
              <w:ins w:id="209" w:author="GROSJEAN Kevin" w:date="2023-09-14T15:58:00Z"/>
              <w:rFonts w:asciiTheme="minorHAnsi" w:eastAsiaTheme="minorEastAsia" w:hAnsiTheme="minorHAnsi" w:cstheme="minorBidi"/>
              <w:i w:val="0"/>
              <w:iCs w:val="0"/>
              <w:color w:val="auto"/>
              <w:kern w:val="2"/>
              <w:sz w:val="22"/>
              <w:szCs w:val="22"/>
              <w14:ligatures w14:val="standardContextual"/>
            </w:rPr>
          </w:pPr>
          <w:ins w:id="210" w:author="GROSJEAN Kevin" w:date="2023-09-14T15:58:00Z">
            <w:r w:rsidRPr="0038042D">
              <w:rPr>
                <w:rStyle w:val="Hyperlink"/>
              </w:rPr>
              <w:fldChar w:fldCharType="begin"/>
            </w:r>
            <w:r w:rsidRPr="0038042D">
              <w:rPr>
                <w:rStyle w:val="Hyperlink"/>
              </w:rPr>
              <w:instrText xml:space="preserve"> </w:instrText>
            </w:r>
            <w:r>
              <w:instrText>HYPERLINK \l "_Toc145599563"</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5.4.1</w:t>
            </w:r>
            <w:r w:rsidRPr="0038042D">
              <w:rPr>
                <w:rStyle w:val="Hyperlink"/>
              </w:rPr>
              <w:t xml:space="preserve"> Rappel des exigences fonctionnelles</w:t>
            </w:r>
            <w:r>
              <w:rPr>
                <w:webHidden/>
              </w:rPr>
              <w:tab/>
            </w:r>
            <w:r>
              <w:rPr>
                <w:webHidden/>
              </w:rPr>
              <w:fldChar w:fldCharType="begin"/>
            </w:r>
            <w:r>
              <w:rPr>
                <w:webHidden/>
              </w:rPr>
              <w:instrText xml:space="preserve"> PAGEREF _Toc145599563 \h </w:instrText>
            </w:r>
          </w:ins>
          <w:r>
            <w:rPr>
              <w:webHidden/>
            </w:rPr>
          </w:r>
          <w:r>
            <w:rPr>
              <w:webHidden/>
            </w:rPr>
            <w:fldChar w:fldCharType="separate"/>
          </w:r>
          <w:ins w:id="211" w:author="GROSJEAN Kevin" w:date="2023-09-14T15:58:00Z">
            <w:r>
              <w:rPr>
                <w:webHidden/>
              </w:rPr>
              <w:t>22</w:t>
            </w:r>
            <w:r>
              <w:rPr>
                <w:webHidden/>
              </w:rPr>
              <w:fldChar w:fldCharType="end"/>
            </w:r>
            <w:r w:rsidRPr="0038042D">
              <w:rPr>
                <w:rStyle w:val="Hyperlink"/>
              </w:rPr>
              <w:fldChar w:fldCharType="end"/>
            </w:r>
          </w:ins>
        </w:p>
        <w:p w14:paraId="3E748C41" w14:textId="49FEB205" w:rsidR="00EA3FE2" w:rsidRDefault="00EA3FE2">
          <w:pPr>
            <w:pStyle w:val="TOC3"/>
            <w:rPr>
              <w:ins w:id="212" w:author="GROSJEAN Kevin" w:date="2023-09-14T15:58:00Z"/>
              <w:rFonts w:asciiTheme="minorHAnsi" w:eastAsiaTheme="minorEastAsia" w:hAnsiTheme="minorHAnsi" w:cstheme="minorBidi"/>
              <w:i w:val="0"/>
              <w:iCs w:val="0"/>
              <w:color w:val="auto"/>
              <w:kern w:val="2"/>
              <w:sz w:val="22"/>
              <w:szCs w:val="22"/>
              <w14:ligatures w14:val="standardContextual"/>
            </w:rPr>
          </w:pPr>
          <w:ins w:id="213" w:author="GROSJEAN Kevin" w:date="2023-09-14T15:58:00Z">
            <w:r w:rsidRPr="0038042D">
              <w:rPr>
                <w:rStyle w:val="Hyperlink"/>
              </w:rPr>
              <w:fldChar w:fldCharType="begin"/>
            </w:r>
            <w:r w:rsidRPr="0038042D">
              <w:rPr>
                <w:rStyle w:val="Hyperlink"/>
              </w:rPr>
              <w:instrText xml:space="preserve"> </w:instrText>
            </w:r>
            <w:r>
              <w:instrText>HYPERLINK \l "_Toc145599564"</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5.4.2</w:t>
            </w:r>
            <w:r w:rsidRPr="0038042D">
              <w:rPr>
                <w:rStyle w:val="Hyperlink"/>
              </w:rPr>
              <w:t xml:space="preserve"> Proposition de la réalisation</w:t>
            </w:r>
            <w:r>
              <w:rPr>
                <w:webHidden/>
              </w:rPr>
              <w:tab/>
            </w:r>
            <w:r>
              <w:rPr>
                <w:webHidden/>
              </w:rPr>
              <w:fldChar w:fldCharType="begin"/>
            </w:r>
            <w:r>
              <w:rPr>
                <w:webHidden/>
              </w:rPr>
              <w:instrText xml:space="preserve"> PAGEREF _Toc145599564 \h </w:instrText>
            </w:r>
          </w:ins>
          <w:r>
            <w:rPr>
              <w:webHidden/>
            </w:rPr>
          </w:r>
          <w:r>
            <w:rPr>
              <w:webHidden/>
            </w:rPr>
            <w:fldChar w:fldCharType="separate"/>
          </w:r>
          <w:ins w:id="214" w:author="GROSJEAN Kevin" w:date="2023-09-14T15:58:00Z">
            <w:r>
              <w:rPr>
                <w:webHidden/>
              </w:rPr>
              <w:t>22</w:t>
            </w:r>
            <w:r>
              <w:rPr>
                <w:webHidden/>
              </w:rPr>
              <w:fldChar w:fldCharType="end"/>
            </w:r>
            <w:r w:rsidRPr="0038042D">
              <w:rPr>
                <w:rStyle w:val="Hyperlink"/>
              </w:rPr>
              <w:fldChar w:fldCharType="end"/>
            </w:r>
          </w:ins>
        </w:p>
        <w:p w14:paraId="18356ECF" w14:textId="7E39F4F6" w:rsidR="00EA3FE2" w:rsidRDefault="00EA3FE2">
          <w:pPr>
            <w:pStyle w:val="TOC3"/>
            <w:rPr>
              <w:ins w:id="215" w:author="GROSJEAN Kevin" w:date="2023-09-14T15:58:00Z"/>
              <w:rFonts w:asciiTheme="minorHAnsi" w:eastAsiaTheme="minorEastAsia" w:hAnsiTheme="minorHAnsi" w:cstheme="minorBidi"/>
              <w:i w:val="0"/>
              <w:iCs w:val="0"/>
              <w:color w:val="auto"/>
              <w:kern w:val="2"/>
              <w:sz w:val="22"/>
              <w:szCs w:val="22"/>
              <w14:ligatures w14:val="standardContextual"/>
            </w:rPr>
          </w:pPr>
          <w:ins w:id="216" w:author="GROSJEAN Kevin" w:date="2023-09-14T15:58:00Z">
            <w:r w:rsidRPr="0038042D">
              <w:rPr>
                <w:rStyle w:val="Hyperlink"/>
              </w:rPr>
              <w:fldChar w:fldCharType="begin"/>
            </w:r>
            <w:r w:rsidRPr="0038042D">
              <w:rPr>
                <w:rStyle w:val="Hyperlink"/>
              </w:rPr>
              <w:instrText xml:space="preserve"> </w:instrText>
            </w:r>
            <w:r>
              <w:instrText>HYPERLINK \l "_Toc145599565"</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5.4.3</w:t>
            </w:r>
            <w:r w:rsidRPr="0038042D">
              <w:rPr>
                <w:rStyle w:val="Hyperlink"/>
              </w:rPr>
              <w:t xml:space="preserve"> Base de référence</w:t>
            </w:r>
            <w:r>
              <w:rPr>
                <w:webHidden/>
              </w:rPr>
              <w:tab/>
            </w:r>
            <w:r>
              <w:rPr>
                <w:webHidden/>
              </w:rPr>
              <w:fldChar w:fldCharType="begin"/>
            </w:r>
            <w:r>
              <w:rPr>
                <w:webHidden/>
              </w:rPr>
              <w:instrText xml:space="preserve"> PAGEREF _Toc145599565 \h </w:instrText>
            </w:r>
          </w:ins>
          <w:r>
            <w:rPr>
              <w:webHidden/>
            </w:rPr>
          </w:r>
          <w:r>
            <w:rPr>
              <w:webHidden/>
            </w:rPr>
            <w:fldChar w:fldCharType="separate"/>
          </w:r>
          <w:ins w:id="217" w:author="GROSJEAN Kevin" w:date="2023-09-14T15:58:00Z">
            <w:r>
              <w:rPr>
                <w:webHidden/>
              </w:rPr>
              <w:t>22</w:t>
            </w:r>
            <w:r>
              <w:rPr>
                <w:webHidden/>
              </w:rPr>
              <w:fldChar w:fldCharType="end"/>
            </w:r>
            <w:r w:rsidRPr="0038042D">
              <w:rPr>
                <w:rStyle w:val="Hyperlink"/>
              </w:rPr>
              <w:fldChar w:fldCharType="end"/>
            </w:r>
          </w:ins>
        </w:p>
        <w:p w14:paraId="54E8C2D4" w14:textId="60EC0365" w:rsidR="00EA3FE2" w:rsidRDefault="00EA3FE2">
          <w:pPr>
            <w:pStyle w:val="TOC2"/>
            <w:rPr>
              <w:ins w:id="218" w:author="GROSJEAN Kevin" w:date="2023-09-14T15:58:00Z"/>
              <w:rFonts w:asciiTheme="minorHAnsi" w:eastAsiaTheme="minorEastAsia" w:hAnsiTheme="minorHAnsi" w:cstheme="minorBidi"/>
              <w:smallCaps w:val="0"/>
              <w:color w:val="auto"/>
              <w:kern w:val="2"/>
              <w:sz w:val="22"/>
              <w:szCs w:val="22"/>
              <w14:ligatures w14:val="standardContextual"/>
            </w:rPr>
          </w:pPr>
          <w:ins w:id="219" w:author="GROSJEAN Kevin" w:date="2023-09-14T15:58:00Z">
            <w:r w:rsidRPr="0038042D">
              <w:rPr>
                <w:rStyle w:val="Hyperlink"/>
              </w:rPr>
              <w:fldChar w:fldCharType="begin"/>
            </w:r>
            <w:r w:rsidRPr="0038042D">
              <w:rPr>
                <w:rStyle w:val="Hyperlink"/>
              </w:rPr>
              <w:instrText xml:space="preserve"> </w:instrText>
            </w:r>
            <w:r>
              <w:instrText>HYPERLINK \l "_Toc145599566"</w:instrText>
            </w:r>
            <w:r w:rsidRPr="0038042D">
              <w:rPr>
                <w:rStyle w:val="Hyperlink"/>
              </w:rPr>
              <w:instrText xml:space="preserve"> </w:instrText>
            </w:r>
            <w:r w:rsidRPr="0038042D">
              <w:rPr>
                <w:rStyle w:val="Hyperlink"/>
              </w:rPr>
            </w:r>
            <w:r w:rsidRPr="0038042D">
              <w:rPr>
                <w:rStyle w:val="Hyperlink"/>
              </w:rPr>
              <w:fldChar w:fldCharType="separate"/>
            </w:r>
            <w:r w:rsidRPr="0038042D">
              <w:rPr>
                <w:rStyle w:val="Hyperlink"/>
                <w:rFonts w:ascii="Arial" w:hAnsi="Arial"/>
              </w:rPr>
              <w:t>5.5</w:t>
            </w:r>
            <w:r w:rsidRPr="0038042D">
              <w:rPr>
                <w:rStyle w:val="Hyperlink"/>
              </w:rPr>
              <w:t xml:space="preserve"> Evolutions de l’application ScanR pour bascule sur le nouveau crawler</w:t>
            </w:r>
            <w:r>
              <w:rPr>
                <w:webHidden/>
              </w:rPr>
              <w:tab/>
            </w:r>
            <w:r>
              <w:rPr>
                <w:webHidden/>
              </w:rPr>
              <w:fldChar w:fldCharType="begin"/>
            </w:r>
            <w:r>
              <w:rPr>
                <w:webHidden/>
              </w:rPr>
              <w:instrText xml:space="preserve"> PAGEREF _Toc145599566 \h </w:instrText>
            </w:r>
          </w:ins>
          <w:r>
            <w:rPr>
              <w:webHidden/>
            </w:rPr>
          </w:r>
          <w:r>
            <w:rPr>
              <w:webHidden/>
            </w:rPr>
            <w:fldChar w:fldCharType="separate"/>
          </w:r>
          <w:ins w:id="220" w:author="GROSJEAN Kevin" w:date="2023-09-14T15:58:00Z">
            <w:r>
              <w:rPr>
                <w:webHidden/>
              </w:rPr>
              <w:t>25</w:t>
            </w:r>
            <w:r>
              <w:rPr>
                <w:webHidden/>
              </w:rPr>
              <w:fldChar w:fldCharType="end"/>
            </w:r>
            <w:r w:rsidRPr="0038042D">
              <w:rPr>
                <w:rStyle w:val="Hyperlink"/>
              </w:rPr>
              <w:fldChar w:fldCharType="end"/>
            </w:r>
          </w:ins>
        </w:p>
        <w:p w14:paraId="23F694C8" w14:textId="008731BC" w:rsidR="00FD7B4B" w:rsidDel="00EA3FE2" w:rsidRDefault="00FD7B4B">
          <w:pPr>
            <w:pStyle w:val="TOC1"/>
            <w:rPr>
              <w:del w:id="221" w:author="GROSJEAN Kevin" w:date="2023-09-14T15:58:00Z"/>
              <w:rFonts w:asciiTheme="minorHAnsi" w:eastAsiaTheme="minorEastAsia" w:hAnsiTheme="minorHAnsi" w:cstheme="minorBidi"/>
              <w:b w:val="0"/>
              <w:bCs w:val="0"/>
              <w:caps w:val="0"/>
              <w:color w:val="auto"/>
              <w:kern w:val="2"/>
              <w:sz w:val="22"/>
              <w:szCs w:val="22"/>
              <w14:ligatures w14:val="standardContextual"/>
            </w:rPr>
          </w:pPr>
          <w:del w:id="222" w:author="GROSJEAN Kevin" w:date="2023-09-14T15:58:00Z">
            <w:r w:rsidRPr="00EA3FE2" w:rsidDel="00EA3FE2">
              <w:rPr>
                <w:rPrChange w:id="223" w:author="GROSJEAN Kevin" w:date="2023-09-14T15:58:00Z">
                  <w:rPr>
                    <w:rStyle w:val="Hyperlink"/>
                    <w:rFonts w:ascii="Arial" w:hAnsi="Arial"/>
                    <w:b/>
                    <w:bCs w:val="0"/>
                    <w:caps w:val="0"/>
                  </w:rPr>
                </w:rPrChange>
              </w:rPr>
              <w:delText>1</w:delText>
            </w:r>
            <w:r w:rsidRPr="00EA3FE2" w:rsidDel="00EA3FE2">
              <w:rPr>
                <w:rPrChange w:id="224" w:author="GROSJEAN Kevin" w:date="2023-09-14T15:58:00Z">
                  <w:rPr>
                    <w:rStyle w:val="Hyperlink"/>
                    <w:b/>
                    <w:bCs w:val="0"/>
                    <w:caps w:val="0"/>
                  </w:rPr>
                </w:rPrChange>
              </w:rPr>
              <w:delText xml:space="preserve"> Introduction</w:delText>
            </w:r>
            <w:r w:rsidDel="00EA3FE2">
              <w:rPr>
                <w:webHidden/>
              </w:rPr>
              <w:tab/>
              <w:delText>5</w:delText>
            </w:r>
          </w:del>
        </w:p>
        <w:p w14:paraId="45B68197" w14:textId="089C8DFE" w:rsidR="00FD7B4B" w:rsidDel="00EA3FE2" w:rsidRDefault="00FD7B4B">
          <w:pPr>
            <w:pStyle w:val="TOC2"/>
            <w:rPr>
              <w:del w:id="225" w:author="GROSJEAN Kevin" w:date="2023-09-14T15:58:00Z"/>
              <w:rFonts w:asciiTheme="minorHAnsi" w:eastAsiaTheme="minorEastAsia" w:hAnsiTheme="minorHAnsi" w:cstheme="minorBidi"/>
              <w:smallCaps w:val="0"/>
              <w:color w:val="auto"/>
              <w:kern w:val="2"/>
              <w:sz w:val="22"/>
              <w:szCs w:val="22"/>
              <w14:ligatures w14:val="standardContextual"/>
            </w:rPr>
          </w:pPr>
          <w:del w:id="226" w:author="GROSJEAN Kevin" w:date="2023-09-14T15:58:00Z">
            <w:r w:rsidRPr="00EA3FE2" w:rsidDel="00EA3FE2">
              <w:rPr>
                <w:rPrChange w:id="227" w:author="GROSJEAN Kevin" w:date="2023-09-14T15:58:00Z">
                  <w:rPr>
                    <w:rStyle w:val="Hyperlink"/>
                    <w:rFonts w:ascii="Arial" w:hAnsi="Arial"/>
                    <w:smallCaps w:val="0"/>
                  </w:rPr>
                </w:rPrChange>
              </w:rPr>
              <w:delText>1.1</w:delText>
            </w:r>
            <w:r w:rsidRPr="00EA3FE2" w:rsidDel="00EA3FE2">
              <w:rPr>
                <w:rPrChange w:id="228" w:author="GROSJEAN Kevin" w:date="2023-09-14T15:58:00Z">
                  <w:rPr>
                    <w:rStyle w:val="Hyperlink"/>
                    <w:smallCaps w:val="0"/>
                  </w:rPr>
                </w:rPrChange>
              </w:rPr>
              <w:delText xml:space="preserve"> Objet du document</w:delText>
            </w:r>
            <w:r w:rsidDel="00EA3FE2">
              <w:rPr>
                <w:webHidden/>
              </w:rPr>
              <w:tab/>
              <w:delText>5</w:delText>
            </w:r>
          </w:del>
        </w:p>
        <w:p w14:paraId="05965BE5" w14:textId="75271F1E" w:rsidR="00FD7B4B" w:rsidDel="00EA3FE2" w:rsidRDefault="00FD7B4B">
          <w:pPr>
            <w:pStyle w:val="TOC2"/>
            <w:rPr>
              <w:del w:id="229" w:author="GROSJEAN Kevin" w:date="2023-09-14T15:58:00Z"/>
              <w:rFonts w:asciiTheme="minorHAnsi" w:eastAsiaTheme="minorEastAsia" w:hAnsiTheme="minorHAnsi" w:cstheme="minorBidi"/>
              <w:smallCaps w:val="0"/>
              <w:color w:val="auto"/>
              <w:kern w:val="2"/>
              <w:sz w:val="22"/>
              <w:szCs w:val="22"/>
              <w14:ligatures w14:val="standardContextual"/>
            </w:rPr>
          </w:pPr>
          <w:del w:id="230" w:author="GROSJEAN Kevin" w:date="2023-09-14T15:58:00Z">
            <w:r w:rsidRPr="00EA3FE2" w:rsidDel="00EA3FE2">
              <w:rPr>
                <w:rPrChange w:id="231" w:author="GROSJEAN Kevin" w:date="2023-09-14T15:58:00Z">
                  <w:rPr>
                    <w:rStyle w:val="Hyperlink"/>
                    <w:rFonts w:ascii="Arial" w:hAnsi="Arial"/>
                    <w:smallCaps w:val="0"/>
                  </w:rPr>
                </w:rPrChange>
              </w:rPr>
              <w:lastRenderedPageBreak/>
              <w:delText>1.2</w:delText>
            </w:r>
            <w:r w:rsidRPr="00EA3FE2" w:rsidDel="00EA3FE2">
              <w:rPr>
                <w:rPrChange w:id="232" w:author="GROSJEAN Kevin" w:date="2023-09-14T15:58:00Z">
                  <w:rPr>
                    <w:rStyle w:val="Hyperlink"/>
                    <w:smallCaps w:val="0"/>
                  </w:rPr>
                </w:rPrChange>
              </w:rPr>
              <w:delText xml:space="preserve"> Glossaire</w:delText>
            </w:r>
            <w:r w:rsidDel="00EA3FE2">
              <w:rPr>
                <w:webHidden/>
              </w:rPr>
              <w:tab/>
              <w:delText>5</w:delText>
            </w:r>
          </w:del>
        </w:p>
        <w:p w14:paraId="74501217" w14:textId="76F9BCCD" w:rsidR="00FD7B4B" w:rsidDel="00EA3FE2" w:rsidRDefault="00FD7B4B">
          <w:pPr>
            <w:pStyle w:val="TOC1"/>
            <w:rPr>
              <w:del w:id="233" w:author="GROSJEAN Kevin" w:date="2023-09-14T15:58:00Z"/>
              <w:rFonts w:asciiTheme="minorHAnsi" w:eastAsiaTheme="minorEastAsia" w:hAnsiTheme="minorHAnsi" w:cstheme="minorBidi"/>
              <w:b w:val="0"/>
              <w:bCs w:val="0"/>
              <w:caps w:val="0"/>
              <w:color w:val="auto"/>
              <w:kern w:val="2"/>
              <w:sz w:val="22"/>
              <w:szCs w:val="22"/>
              <w14:ligatures w14:val="standardContextual"/>
            </w:rPr>
          </w:pPr>
          <w:del w:id="234" w:author="GROSJEAN Kevin" w:date="2023-09-14T15:58:00Z">
            <w:r w:rsidRPr="00EA3FE2" w:rsidDel="00EA3FE2">
              <w:rPr>
                <w:rPrChange w:id="235" w:author="GROSJEAN Kevin" w:date="2023-09-14T15:58:00Z">
                  <w:rPr>
                    <w:rStyle w:val="Hyperlink"/>
                    <w:rFonts w:ascii="Arial" w:hAnsi="Arial"/>
                    <w:b/>
                    <w:bCs w:val="0"/>
                    <w:caps w:val="0"/>
                  </w:rPr>
                </w:rPrChange>
              </w:rPr>
              <w:delText>2</w:delText>
            </w:r>
            <w:r w:rsidRPr="00EA3FE2" w:rsidDel="00EA3FE2">
              <w:rPr>
                <w:rPrChange w:id="236" w:author="GROSJEAN Kevin" w:date="2023-09-14T15:58:00Z">
                  <w:rPr>
                    <w:rStyle w:val="Hyperlink"/>
                    <w:b/>
                    <w:bCs w:val="0"/>
                    <w:caps w:val="0"/>
                  </w:rPr>
                </w:rPrChange>
              </w:rPr>
              <w:delText xml:space="preserve"> Architecture Logicielle</w:delText>
            </w:r>
            <w:r w:rsidDel="00EA3FE2">
              <w:rPr>
                <w:webHidden/>
              </w:rPr>
              <w:tab/>
              <w:delText>6</w:delText>
            </w:r>
          </w:del>
        </w:p>
        <w:p w14:paraId="3ED2FB82" w14:textId="7D9C85AC" w:rsidR="00FD7B4B" w:rsidDel="00EA3FE2" w:rsidRDefault="00FD7B4B">
          <w:pPr>
            <w:pStyle w:val="TOC2"/>
            <w:rPr>
              <w:del w:id="237" w:author="GROSJEAN Kevin" w:date="2023-09-14T15:58:00Z"/>
              <w:rFonts w:asciiTheme="minorHAnsi" w:eastAsiaTheme="minorEastAsia" w:hAnsiTheme="minorHAnsi" w:cstheme="minorBidi"/>
              <w:smallCaps w:val="0"/>
              <w:color w:val="auto"/>
              <w:kern w:val="2"/>
              <w:sz w:val="22"/>
              <w:szCs w:val="22"/>
              <w14:ligatures w14:val="standardContextual"/>
            </w:rPr>
          </w:pPr>
          <w:del w:id="238" w:author="GROSJEAN Kevin" w:date="2023-09-14T15:58:00Z">
            <w:r w:rsidRPr="00EA3FE2" w:rsidDel="00EA3FE2">
              <w:rPr>
                <w:rPrChange w:id="239" w:author="GROSJEAN Kevin" w:date="2023-09-14T15:58:00Z">
                  <w:rPr>
                    <w:rStyle w:val="Hyperlink"/>
                    <w:rFonts w:ascii="Arial" w:hAnsi="Arial"/>
                    <w:smallCaps w:val="0"/>
                  </w:rPr>
                </w:rPrChange>
              </w:rPr>
              <w:delText>2.1</w:delText>
            </w:r>
            <w:r w:rsidRPr="00EA3FE2" w:rsidDel="00EA3FE2">
              <w:rPr>
                <w:rPrChange w:id="240" w:author="GROSJEAN Kevin" w:date="2023-09-14T15:58:00Z">
                  <w:rPr>
                    <w:rStyle w:val="Hyperlink"/>
                    <w:smallCaps w:val="0"/>
                  </w:rPr>
                </w:rPrChange>
              </w:rPr>
              <w:delText xml:space="preserve"> Vue d’ensemble</w:delText>
            </w:r>
            <w:r w:rsidDel="00EA3FE2">
              <w:rPr>
                <w:webHidden/>
              </w:rPr>
              <w:tab/>
              <w:delText>6</w:delText>
            </w:r>
          </w:del>
        </w:p>
        <w:p w14:paraId="3F078D82" w14:textId="2C26A32B" w:rsidR="00FD7B4B" w:rsidDel="00EA3FE2" w:rsidRDefault="00FD7B4B">
          <w:pPr>
            <w:pStyle w:val="TOC1"/>
            <w:rPr>
              <w:del w:id="241" w:author="GROSJEAN Kevin" w:date="2023-09-14T15:58:00Z"/>
              <w:rFonts w:asciiTheme="minorHAnsi" w:eastAsiaTheme="minorEastAsia" w:hAnsiTheme="minorHAnsi" w:cstheme="minorBidi"/>
              <w:b w:val="0"/>
              <w:bCs w:val="0"/>
              <w:caps w:val="0"/>
              <w:color w:val="auto"/>
              <w:kern w:val="2"/>
              <w:sz w:val="22"/>
              <w:szCs w:val="22"/>
              <w14:ligatures w14:val="standardContextual"/>
            </w:rPr>
          </w:pPr>
          <w:del w:id="242" w:author="GROSJEAN Kevin" w:date="2023-09-14T15:58:00Z">
            <w:r w:rsidRPr="00EA3FE2" w:rsidDel="00EA3FE2">
              <w:rPr>
                <w:rPrChange w:id="243" w:author="GROSJEAN Kevin" w:date="2023-09-14T15:58:00Z">
                  <w:rPr>
                    <w:rStyle w:val="Hyperlink"/>
                    <w:rFonts w:ascii="Arial" w:hAnsi="Arial"/>
                    <w:b/>
                    <w:bCs w:val="0"/>
                    <w:caps w:val="0"/>
                  </w:rPr>
                </w:rPrChange>
              </w:rPr>
              <w:delText>3</w:delText>
            </w:r>
            <w:r w:rsidRPr="00EA3FE2" w:rsidDel="00EA3FE2">
              <w:rPr>
                <w:rPrChange w:id="244" w:author="GROSJEAN Kevin" w:date="2023-09-14T15:58:00Z">
                  <w:rPr>
                    <w:rStyle w:val="Hyperlink"/>
                    <w:b/>
                    <w:bCs w:val="0"/>
                    <w:caps w:val="0"/>
                  </w:rPr>
                </w:rPrChange>
              </w:rPr>
              <w:delText xml:space="preserve"> Code source</w:delText>
            </w:r>
            <w:r w:rsidDel="00EA3FE2">
              <w:rPr>
                <w:webHidden/>
              </w:rPr>
              <w:tab/>
              <w:delText>7</w:delText>
            </w:r>
          </w:del>
        </w:p>
        <w:p w14:paraId="1FCC818E" w14:textId="458E5A7B" w:rsidR="00FD7B4B" w:rsidDel="00EA3FE2" w:rsidRDefault="00FD7B4B">
          <w:pPr>
            <w:pStyle w:val="TOC2"/>
            <w:rPr>
              <w:del w:id="245" w:author="GROSJEAN Kevin" w:date="2023-09-14T15:58:00Z"/>
              <w:rFonts w:asciiTheme="minorHAnsi" w:eastAsiaTheme="minorEastAsia" w:hAnsiTheme="minorHAnsi" w:cstheme="minorBidi"/>
              <w:smallCaps w:val="0"/>
              <w:color w:val="auto"/>
              <w:kern w:val="2"/>
              <w:sz w:val="22"/>
              <w:szCs w:val="22"/>
              <w14:ligatures w14:val="standardContextual"/>
            </w:rPr>
          </w:pPr>
          <w:del w:id="246" w:author="GROSJEAN Kevin" w:date="2023-09-14T15:58:00Z">
            <w:r w:rsidRPr="00EA3FE2" w:rsidDel="00EA3FE2">
              <w:rPr>
                <w:rPrChange w:id="247" w:author="GROSJEAN Kevin" w:date="2023-09-14T15:58:00Z">
                  <w:rPr>
                    <w:rStyle w:val="Hyperlink"/>
                    <w:rFonts w:ascii="Arial" w:hAnsi="Arial"/>
                    <w:smallCaps w:val="0"/>
                  </w:rPr>
                </w:rPrChange>
              </w:rPr>
              <w:delText>3.1</w:delText>
            </w:r>
            <w:r w:rsidRPr="00EA3FE2" w:rsidDel="00EA3FE2">
              <w:rPr>
                <w:rPrChange w:id="248" w:author="GROSJEAN Kevin" w:date="2023-09-14T15:58:00Z">
                  <w:rPr>
                    <w:rStyle w:val="Hyperlink"/>
                    <w:smallCaps w:val="0"/>
                  </w:rPr>
                </w:rPrChange>
              </w:rPr>
              <w:delText xml:space="preserve"> Organisation des sources</w:delText>
            </w:r>
            <w:r w:rsidDel="00EA3FE2">
              <w:rPr>
                <w:webHidden/>
              </w:rPr>
              <w:tab/>
              <w:delText>7</w:delText>
            </w:r>
          </w:del>
        </w:p>
        <w:p w14:paraId="0392E973" w14:textId="0B6E7DE2" w:rsidR="00FD7B4B" w:rsidDel="00EA3FE2" w:rsidRDefault="00FD7B4B">
          <w:pPr>
            <w:pStyle w:val="TOC1"/>
            <w:rPr>
              <w:del w:id="249" w:author="GROSJEAN Kevin" w:date="2023-09-14T15:58:00Z"/>
              <w:rFonts w:asciiTheme="minorHAnsi" w:eastAsiaTheme="minorEastAsia" w:hAnsiTheme="minorHAnsi" w:cstheme="minorBidi"/>
              <w:b w:val="0"/>
              <w:bCs w:val="0"/>
              <w:caps w:val="0"/>
              <w:color w:val="auto"/>
              <w:kern w:val="2"/>
              <w:sz w:val="22"/>
              <w:szCs w:val="22"/>
              <w14:ligatures w14:val="standardContextual"/>
            </w:rPr>
          </w:pPr>
          <w:del w:id="250" w:author="GROSJEAN Kevin" w:date="2023-09-14T15:58:00Z">
            <w:r w:rsidRPr="00EA3FE2" w:rsidDel="00EA3FE2">
              <w:rPr>
                <w:rPrChange w:id="251" w:author="GROSJEAN Kevin" w:date="2023-09-14T15:58:00Z">
                  <w:rPr>
                    <w:rStyle w:val="Hyperlink"/>
                    <w:rFonts w:ascii="Arial" w:hAnsi="Arial" w:cs="Times New Roman"/>
                    <w:b/>
                    <w:bCs w:val="0"/>
                    <w:caps w:val="0"/>
                  </w:rPr>
                </w:rPrChange>
              </w:rPr>
              <w:delText>4</w:delText>
            </w:r>
            <w:r w:rsidRPr="00EA3FE2" w:rsidDel="00EA3FE2">
              <w:rPr>
                <w:rPrChange w:id="252" w:author="GROSJEAN Kevin" w:date="2023-09-14T15:58:00Z">
                  <w:rPr>
                    <w:rStyle w:val="Hyperlink"/>
                    <w:b/>
                    <w:bCs w:val="0"/>
                    <w:caps w:val="0"/>
                  </w:rPr>
                </w:rPrChange>
              </w:rPr>
              <w:delText xml:space="preserve"> Conception Générale</w:delText>
            </w:r>
            <w:r w:rsidDel="00EA3FE2">
              <w:rPr>
                <w:webHidden/>
              </w:rPr>
              <w:tab/>
              <w:delText>8</w:delText>
            </w:r>
          </w:del>
        </w:p>
        <w:p w14:paraId="3612917B" w14:textId="24E922FF" w:rsidR="00FD7B4B" w:rsidDel="00EA3FE2" w:rsidRDefault="00FD7B4B">
          <w:pPr>
            <w:pStyle w:val="TOC2"/>
            <w:rPr>
              <w:del w:id="253" w:author="GROSJEAN Kevin" w:date="2023-09-14T15:58:00Z"/>
              <w:rFonts w:asciiTheme="minorHAnsi" w:eastAsiaTheme="minorEastAsia" w:hAnsiTheme="minorHAnsi" w:cstheme="minorBidi"/>
              <w:smallCaps w:val="0"/>
              <w:color w:val="auto"/>
              <w:kern w:val="2"/>
              <w:sz w:val="22"/>
              <w:szCs w:val="22"/>
              <w14:ligatures w14:val="standardContextual"/>
            </w:rPr>
          </w:pPr>
          <w:del w:id="254" w:author="GROSJEAN Kevin" w:date="2023-09-14T15:58:00Z">
            <w:r w:rsidRPr="00EA3FE2" w:rsidDel="00EA3FE2">
              <w:rPr>
                <w:rPrChange w:id="255" w:author="GROSJEAN Kevin" w:date="2023-09-14T15:58:00Z">
                  <w:rPr>
                    <w:rStyle w:val="Hyperlink"/>
                    <w:rFonts w:ascii="Arial" w:hAnsi="Arial"/>
                    <w:smallCaps w:val="0"/>
                  </w:rPr>
                </w:rPrChange>
              </w:rPr>
              <w:delText>4.1</w:delText>
            </w:r>
            <w:r w:rsidRPr="00EA3FE2" w:rsidDel="00EA3FE2">
              <w:rPr>
                <w:rPrChange w:id="256" w:author="GROSJEAN Kevin" w:date="2023-09-14T15:58:00Z">
                  <w:rPr>
                    <w:rStyle w:val="Hyperlink"/>
                    <w:smallCaps w:val="0"/>
                  </w:rPr>
                </w:rPrChange>
              </w:rPr>
              <w:delText xml:space="preserve"> Crawl du site web</w:delText>
            </w:r>
            <w:r w:rsidDel="00EA3FE2">
              <w:rPr>
                <w:webHidden/>
              </w:rPr>
              <w:tab/>
              <w:delText>8</w:delText>
            </w:r>
          </w:del>
        </w:p>
        <w:p w14:paraId="0163F813" w14:textId="1144C308" w:rsidR="00FD7B4B" w:rsidDel="00EA3FE2" w:rsidRDefault="00FD7B4B">
          <w:pPr>
            <w:pStyle w:val="TOC2"/>
            <w:rPr>
              <w:del w:id="257" w:author="GROSJEAN Kevin" w:date="2023-09-14T15:58:00Z"/>
              <w:rFonts w:asciiTheme="minorHAnsi" w:eastAsiaTheme="minorEastAsia" w:hAnsiTheme="minorHAnsi" w:cstheme="minorBidi"/>
              <w:smallCaps w:val="0"/>
              <w:color w:val="auto"/>
              <w:kern w:val="2"/>
              <w:sz w:val="22"/>
              <w:szCs w:val="22"/>
              <w14:ligatures w14:val="standardContextual"/>
            </w:rPr>
          </w:pPr>
          <w:del w:id="258" w:author="GROSJEAN Kevin" w:date="2023-09-14T15:58:00Z">
            <w:r w:rsidRPr="00EA3FE2" w:rsidDel="00EA3FE2">
              <w:rPr>
                <w:rPrChange w:id="259" w:author="GROSJEAN Kevin" w:date="2023-09-14T15:58:00Z">
                  <w:rPr>
                    <w:rStyle w:val="Hyperlink"/>
                    <w:rFonts w:ascii="Arial" w:hAnsi="Arial"/>
                    <w:smallCaps w:val="0"/>
                  </w:rPr>
                </w:rPrChange>
              </w:rPr>
              <w:delText>4.2</w:delText>
            </w:r>
            <w:r w:rsidRPr="00EA3FE2" w:rsidDel="00EA3FE2">
              <w:rPr>
                <w:rPrChange w:id="260" w:author="GROSJEAN Kevin" w:date="2023-09-14T15:58:00Z">
                  <w:rPr>
                    <w:rStyle w:val="Hyperlink"/>
                    <w:smallCaps w:val="0"/>
                  </w:rPr>
                </w:rPrChange>
              </w:rPr>
              <w:delText xml:space="preserve"> Métadonnées</w:delText>
            </w:r>
            <w:r w:rsidDel="00EA3FE2">
              <w:rPr>
                <w:webHidden/>
              </w:rPr>
              <w:tab/>
              <w:delText>8</w:delText>
            </w:r>
          </w:del>
        </w:p>
        <w:p w14:paraId="7330A2F4" w14:textId="7837C17E" w:rsidR="00FD7B4B" w:rsidDel="00EA3FE2" w:rsidRDefault="00FD7B4B">
          <w:pPr>
            <w:pStyle w:val="TOC2"/>
            <w:rPr>
              <w:del w:id="261" w:author="GROSJEAN Kevin" w:date="2023-09-14T15:58:00Z"/>
              <w:rFonts w:asciiTheme="minorHAnsi" w:eastAsiaTheme="minorEastAsia" w:hAnsiTheme="minorHAnsi" w:cstheme="minorBidi"/>
              <w:smallCaps w:val="0"/>
              <w:color w:val="auto"/>
              <w:kern w:val="2"/>
              <w:sz w:val="22"/>
              <w:szCs w:val="22"/>
              <w14:ligatures w14:val="standardContextual"/>
            </w:rPr>
          </w:pPr>
          <w:del w:id="262" w:author="GROSJEAN Kevin" w:date="2023-09-14T15:58:00Z">
            <w:r w:rsidRPr="00EA3FE2" w:rsidDel="00EA3FE2">
              <w:rPr>
                <w:rPrChange w:id="263" w:author="GROSJEAN Kevin" w:date="2023-09-14T15:58:00Z">
                  <w:rPr>
                    <w:rStyle w:val="Hyperlink"/>
                    <w:rFonts w:ascii="Arial" w:hAnsi="Arial"/>
                    <w:smallCaps w:val="0"/>
                  </w:rPr>
                </w:rPrChange>
              </w:rPr>
              <w:delText>4.3</w:delText>
            </w:r>
            <w:r w:rsidRPr="00EA3FE2" w:rsidDel="00EA3FE2">
              <w:rPr>
                <w:rPrChange w:id="264" w:author="GROSJEAN Kevin" w:date="2023-09-14T15:58:00Z">
                  <w:rPr>
                    <w:rStyle w:val="Hyperlink"/>
                    <w:smallCaps w:val="0"/>
                  </w:rPr>
                </w:rPrChange>
              </w:rPr>
              <w:delText xml:space="preserve"> Enregistrement des configurations</w:delText>
            </w:r>
            <w:r w:rsidDel="00EA3FE2">
              <w:rPr>
                <w:webHidden/>
              </w:rPr>
              <w:tab/>
              <w:delText>8</w:delText>
            </w:r>
          </w:del>
        </w:p>
        <w:p w14:paraId="2BE8515F" w14:textId="554BD079" w:rsidR="00FD7B4B" w:rsidDel="00EA3FE2" w:rsidRDefault="00FD7B4B">
          <w:pPr>
            <w:pStyle w:val="TOC2"/>
            <w:rPr>
              <w:del w:id="265" w:author="GROSJEAN Kevin" w:date="2023-09-14T15:58:00Z"/>
              <w:rFonts w:asciiTheme="minorHAnsi" w:eastAsiaTheme="minorEastAsia" w:hAnsiTheme="minorHAnsi" w:cstheme="minorBidi"/>
              <w:smallCaps w:val="0"/>
              <w:color w:val="auto"/>
              <w:kern w:val="2"/>
              <w:sz w:val="22"/>
              <w:szCs w:val="22"/>
              <w14:ligatures w14:val="standardContextual"/>
            </w:rPr>
          </w:pPr>
          <w:del w:id="266" w:author="GROSJEAN Kevin" w:date="2023-09-14T15:58:00Z">
            <w:r w:rsidRPr="00EA3FE2" w:rsidDel="00EA3FE2">
              <w:rPr>
                <w:rPrChange w:id="267" w:author="GROSJEAN Kevin" w:date="2023-09-14T15:58:00Z">
                  <w:rPr>
                    <w:rStyle w:val="Hyperlink"/>
                    <w:rFonts w:ascii="Arial" w:hAnsi="Arial"/>
                    <w:smallCaps w:val="0"/>
                  </w:rPr>
                </w:rPrChange>
              </w:rPr>
              <w:delText>4.4</w:delText>
            </w:r>
            <w:r w:rsidRPr="00EA3FE2" w:rsidDel="00EA3FE2">
              <w:rPr>
                <w:rPrChange w:id="268" w:author="GROSJEAN Kevin" w:date="2023-09-14T15:58:00Z">
                  <w:rPr>
                    <w:rStyle w:val="Hyperlink"/>
                    <w:smallCaps w:val="0"/>
                  </w:rPr>
                </w:rPrChange>
              </w:rPr>
              <w:delText xml:space="preserve"> Administration des tâches</w:delText>
            </w:r>
            <w:r w:rsidDel="00EA3FE2">
              <w:rPr>
                <w:webHidden/>
              </w:rPr>
              <w:tab/>
              <w:delText>8</w:delText>
            </w:r>
          </w:del>
        </w:p>
        <w:p w14:paraId="0A8669BB" w14:textId="2B0DBFD1" w:rsidR="00FD7B4B" w:rsidDel="00EA3FE2" w:rsidRDefault="00FD7B4B">
          <w:pPr>
            <w:pStyle w:val="TOC2"/>
            <w:rPr>
              <w:del w:id="269" w:author="GROSJEAN Kevin" w:date="2023-09-14T15:58:00Z"/>
              <w:rFonts w:asciiTheme="minorHAnsi" w:eastAsiaTheme="minorEastAsia" w:hAnsiTheme="minorHAnsi" w:cstheme="minorBidi"/>
              <w:smallCaps w:val="0"/>
              <w:color w:val="auto"/>
              <w:kern w:val="2"/>
              <w:sz w:val="22"/>
              <w:szCs w:val="22"/>
              <w14:ligatures w14:val="standardContextual"/>
            </w:rPr>
          </w:pPr>
          <w:del w:id="270" w:author="GROSJEAN Kevin" w:date="2023-09-14T15:58:00Z">
            <w:r w:rsidRPr="00EA3FE2" w:rsidDel="00EA3FE2">
              <w:rPr>
                <w:rPrChange w:id="271" w:author="GROSJEAN Kevin" w:date="2023-09-14T15:58:00Z">
                  <w:rPr>
                    <w:rStyle w:val="Hyperlink"/>
                    <w:rFonts w:ascii="Arial" w:hAnsi="Arial"/>
                    <w:smallCaps w:val="0"/>
                  </w:rPr>
                </w:rPrChange>
              </w:rPr>
              <w:delText>4.5</w:delText>
            </w:r>
            <w:r w:rsidRPr="00EA3FE2" w:rsidDel="00EA3FE2">
              <w:rPr>
                <w:rPrChange w:id="272" w:author="GROSJEAN Kevin" w:date="2023-09-14T15:58:00Z">
                  <w:rPr>
                    <w:rStyle w:val="Hyperlink"/>
                    <w:smallCaps w:val="0"/>
                  </w:rPr>
                </w:rPrChange>
              </w:rPr>
              <w:delText xml:space="preserve"> Nettoyage de l’application actuelle</w:delText>
            </w:r>
            <w:r w:rsidDel="00EA3FE2">
              <w:rPr>
                <w:webHidden/>
              </w:rPr>
              <w:tab/>
              <w:delText>8</w:delText>
            </w:r>
          </w:del>
        </w:p>
        <w:p w14:paraId="6192D198" w14:textId="04A42810" w:rsidR="00FD7B4B" w:rsidDel="00EA3FE2" w:rsidRDefault="00FD7B4B">
          <w:pPr>
            <w:pStyle w:val="TOC1"/>
            <w:rPr>
              <w:del w:id="273" w:author="GROSJEAN Kevin" w:date="2023-09-14T15:58:00Z"/>
              <w:rFonts w:asciiTheme="minorHAnsi" w:eastAsiaTheme="minorEastAsia" w:hAnsiTheme="minorHAnsi" w:cstheme="minorBidi"/>
              <w:b w:val="0"/>
              <w:bCs w:val="0"/>
              <w:caps w:val="0"/>
              <w:color w:val="auto"/>
              <w:kern w:val="2"/>
              <w:sz w:val="22"/>
              <w:szCs w:val="22"/>
              <w14:ligatures w14:val="standardContextual"/>
            </w:rPr>
          </w:pPr>
          <w:del w:id="274" w:author="GROSJEAN Kevin" w:date="2023-09-14T15:58:00Z">
            <w:r w:rsidRPr="00EA3FE2" w:rsidDel="00EA3FE2">
              <w:rPr>
                <w:rPrChange w:id="275" w:author="GROSJEAN Kevin" w:date="2023-09-14T15:58:00Z">
                  <w:rPr>
                    <w:rStyle w:val="Hyperlink"/>
                    <w:rFonts w:ascii="Arial" w:hAnsi="Arial"/>
                    <w:b/>
                    <w:bCs w:val="0"/>
                    <w:caps w:val="0"/>
                  </w:rPr>
                </w:rPrChange>
              </w:rPr>
              <w:delText>5</w:delText>
            </w:r>
            <w:r w:rsidRPr="00EA3FE2" w:rsidDel="00EA3FE2">
              <w:rPr>
                <w:rPrChange w:id="276" w:author="GROSJEAN Kevin" w:date="2023-09-14T15:58:00Z">
                  <w:rPr>
                    <w:rStyle w:val="Hyperlink"/>
                    <w:b/>
                    <w:bCs w:val="0"/>
                    <w:caps w:val="0"/>
                  </w:rPr>
                </w:rPrChange>
              </w:rPr>
              <w:delText xml:space="preserve"> Conception détaillée</w:delText>
            </w:r>
            <w:r w:rsidDel="00EA3FE2">
              <w:rPr>
                <w:webHidden/>
              </w:rPr>
              <w:tab/>
              <w:delText>10</w:delText>
            </w:r>
          </w:del>
        </w:p>
        <w:p w14:paraId="587FA9EE" w14:textId="7B50E644" w:rsidR="00FD7B4B" w:rsidDel="00EA3FE2" w:rsidRDefault="00FD7B4B">
          <w:pPr>
            <w:pStyle w:val="TOC2"/>
            <w:rPr>
              <w:del w:id="277" w:author="GROSJEAN Kevin" w:date="2023-09-14T15:58:00Z"/>
              <w:rFonts w:asciiTheme="minorHAnsi" w:eastAsiaTheme="minorEastAsia" w:hAnsiTheme="minorHAnsi" w:cstheme="minorBidi"/>
              <w:smallCaps w:val="0"/>
              <w:color w:val="auto"/>
              <w:kern w:val="2"/>
              <w:sz w:val="22"/>
              <w:szCs w:val="22"/>
              <w14:ligatures w14:val="standardContextual"/>
            </w:rPr>
          </w:pPr>
          <w:del w:id="278" w:author="GROSJEAN Kevin" w:date="2023-09-14T15:58:00Z">
            <w:r w:rsidRPr="00EA3FE2" w:rsidDel="00EA3FE2">
              <w:rPr>
                <w:rPrChange w:id="279" w:author="GROSJEAN Kevin" w:date="2023-09-14T15:58:00Z">
                  <w:rPr>
                    <w:rStyle w:val="Hyperlink"/>
                    <w:rFonts w:ascii="Arial" w:hAnsi="Arial"/>
                    <w:smallCaps w:val="0"/>
                  </w:rPr>
                </w:rPrChange>
              </w:rPr>
              <w:delText>5.1</w:delText>
            </w:r>
            <w:r w:rsidRPr="00EA3FE2" w:rsidDel="00EA3FE2">
              <w:rPr>
                <w:rPrChange w:id="280" w:author="GROSJEAN Kevin" w:date="2023-09-14T15:58:00Z">
                  <w:rPr>
                    <w:rStyle w:val="Hyperlink"/>
                    <w:smallCaps w:val="0"/>
                  </w:rPr>
                </w:rPrChange>
              </w:rPr>
              <w:delText xml:space="preserve"> Crawl du site web</w:delText>
            </w:r>
            <w:r w:rsidDel="00EA3FE2">
              <w:rPr>
                <w:webHidden/>
              </w:rPr>
              <w:tab/>
              <w:delText>10</w:delText>
            </w:r>
          </w:del>
        </w:p>
        <w:p w14:paraId="34A6F703" w14:textId="1D561E04" w:rsidR="00FD7B4B" w:rsidDel="00EA3FE2" w:rsidRDefault="00FD7B4B">
          <w:pPr>
            <w:pStyle w:val="TOC3"/>
            <w:rPr>
              <w:del w:id="281" w:author="GROSJEAN Kevin" w:date="2023-09-14T15:58:00Z"/>
              <w:rFonts w:asciiTheme="minorHAnsi" w:eastAsiaTheme="minorEastAsia" w:hAnsiTheme="minorHAnsi" w:cstheme="minorBidi"/>
              <w:i w:val="0"/>
              <w:iCs w:val="0"/>
              <w:color w:val="auto"/>
              <w:kern w:val="2"/>
              <w:sz w:val="22"/>
              <w:szCs w:val="22"/>
              <w14:ligatures w14:val="standardContextual"/>
            </w:rPr>
          </w:pPr>
          <w:del w:id="282" w:author="GROSJEAN Kevin" w:date="2023-09-14T15:58:00Z">
            <w:r w:rsidRPr="00EA3FE2" w:rsidDel="00EA3FE2">
              <w:rPr>
                <w:rPrChange w:id="283" w:author="GROSJEAN Kevin" w:date="2023-09-14T15:58:00Z">
                  <w:rPr>
                    <w:rStyle w:val="Hyperlink"/>
                    <w:rFonts w:ascii="Arial" w:hAnsi="Arial"/>
                    <w:i w:val="0"/>
                    <w:iCs w:val="0"/>
                  </w:rPr>
                </w:rPrChange>
              </w:rPr>
              <w:delText>5.1.1</w:delText>
            </w:r>
            <w:r w:rsidRPr="00EA3FE2" w:rsidDel="00EA3FE2">
              <w:rPr>
                <w:rPrChange w:id="284" w:author="GROSJEAN Kevin" w:date="2023-09-14T15:58:00Z">
                  <w:rPr>
                    <w:rStyle w:val="Hyperlink"/>
                    <w:i w:val="0"/>
                    <w:iCs w:val="0"/>
                  </w:rPr>
                </w:rPrChange>
              </w:rPr>
              <w:delText xml:space="preserve"> Rappel des exigences fonctionnelles</w:delText>
            </w:r>
            <w:r w:rsidDel="00EA3FE2">
              <w:rPr>
                <w:webHidden/>
              </w:rPr>
              <w:tab/>
              <w:delText>10</w:delText>
            </w:r>
          </w:del>
        </w:p>
        <w:p w14:paraId="045F08FB" w14:textId="1B549C17" w:rsidR="00FD7B4B" w:rsidDel="00EA3FE2" w:rsidRDefault="00FD7B4B">
          <w:pPr>
            <w:pStyle w:val="TOC3"/>
            <w:rPr>
              <w:del w:id="285" w:author="GROSJEAN Kevin" w:date="2023-09-14T15:58:00Z"/>
              <w:rFonts w:asciiTheme="minorHAnsi" w:eastAsiaTheme="minorEastAsia" w:hAnsiTheme="minorHAnsi" w:cstheme="minorBidi"/>
              <w:i w:val="0"/>
              <w:iCs w:val="0"/>
              <w:color w:val="auto"/>
              <w:kern w:val="2"/>
              <w:sz w:val="22"/>
              <w:szCs w:val="22"/>
              <w14:ligatures w14:val="standardContextual"/>
            </w:rPr>
          </w:pPr>
          <w:del w:id="286" w:author="GROSJEAN Kevin" w:date="2023-09-14T15:58:00Z">
            <w:r w:rsidRPr="00EA3FE2" w:rsidDel="00EA3FE2">
              <w:rPr>
                <w:rPrChange w:id="287" w:author="GROSJEAN Kevin" w:date="2023-09-14T15:58:00Z">
                  <w:rPr>
                    <w:rStyle w:val="Hyperlink"/>
                    <w:rFonts w:ascii="Arial" w:hAnsi="Arial"/>
                    <w:i w:val="0"/>
                    <w:iCs w:val="0"/>
                  </w:rPr>
                </w:rPrChange>
              </w:rPr>
              <w:delText>5.1.2</w:delText>
            </w:r>
            <w:r w:rsidRPr="00EA3FE2" w:rsidDel="00EA3FE2">
              <w:rPr>
                <w:rPrChange w:id="288" w:author="GROSJEAN Kevin" w:date="2023-09-14T15:58:00Z">
                  <w:rPr>
                    <w:rStyle w:val="Hyperlink"/>
                    <w:i w:val="0"/>
                    <w:iCs w:val="0"/>
                  </w:rPr>
                </w:rPrChange>
              </w:rPr>
              <w:delText xml:space="preserve"> Interprétation &amp; Contraintes des exigences fonctionnelles</w:delText>
            </w:r>
            <w:r w:rsidDel="00EA3FE2">
              <w:rPr>
                <w:webHidden/>
              </w:rPr>
              <w:tab/>
              <w:delText>10</w:delText>
            </w:r>
          </w:del>
        </w:p>
        <w:p w14:paraId="4CE84552" w14:textId="59E4E5CA" w:rsidR="00FD7B4B" w:rsidDel="00EA3FE2" w:rsidRDefault="00FD7B4B">
          <w:pPr>
            <w:pStyle w:val="TOC3"/>
            <w:rPr>
              <w:del w:id="289" w:author="GROSJEAN Kevin" w:date="2023-09-14T15:58:00Z"/>
              <w:rFonts w:asciiTheme="minorHAnsi" w:eastAsiaTheme="minorEastAsia" w:hAnsiTheme="minorHAnsi" w:cstheme="minorBidi"/>
              <w:i w:val="0"/>
              <w:iCs w:val="0"/>
              <w:color w:val="auto"/>
              <w:kern w:val="2"/>
              <w:sz w:val="22"/>
              <w:szCs w:val="22"/>
              <w14:ligatures w14:val="standardContextual"/>
            </w:rPr>
          </w:pPr>
          <w:del w:id="290" w:author="GROSJEAN Kevin" w:date="2023-09-14T15:58:00Z">
            <w:r w:rsidRPr="00EA3FE2" w:rsidDel="00EA3FE2">
              <w:rPr>
                <w:rPrChange w:id="291" w:author="GROSJEAN Kevin" w:date="2023-09-14T15:58:00Z">
                  <w:rPr>
                    <w:rStyle w:val="Hyperlink"/>
                    <w:rFonts w:ascii="Arial" w:hAnsi="Arial"/>
                    <w:i w:val="0"/>
                    <w:iCs w:val="0"/>
                  </w:rPr>
                </w:rPrChange>
              </w:rPr>
              <w:delText>5.1.3</w:delText>
            </w:r>
            <w:r w:rsidRPr="00EA3FE2" w:rsidDel="00EA3FE2">
              <w:rPr>
                <w:rPrChange w:id="292" w:author="GROSJEAN Kevin" w:date="2023-09-14T15:58:00Z">
                  <w:rPr>
                    <w:rStyle w:val="Hyperlink"/>
                    <w:i w:val="0"/>
                    <w:iCs w:val="0"/>
                  </w:rPr>
                </w:rPrChange>
              </w:rPr>
              <w:delText xml:space="preserve"> Proposition de la réalisation</w:delText>
            </w:r>
            <w:r w:rsidDel="00EA3FE2">
              <w:rPr>
                <w:webHidden/>
              </w:rPr>
              <w:tab/>
              <w:delText>10</w:delText>
            </w:r>
          </w:del>
        </w:p>
        <w:p w14:paraId="05B84737" w14:textId="3A502D0F" w:rsidR="00FD7B4B" w:rsidDel="00EA3FE2" w:rsidRDefault="00FD7B4B">
          <w:pPr>
            <w:pStyle w:val="TOC3"/>
            <w:rPr>
              <w:del w:id="293" w:author="GROSJEAN Kevin" w:date="2023-09-14T15:58:00Z"/>
              <w:rFonts w:asciiTheme="minorHAnsi" w:eastAsiaTheme="minorEastAsia" w:hAnsiTheme="minorHAnsi" w:cstheme="minorBidi"/>
              <w:i w:val="0"/>
              <w:iCs w:val="0"/>
              <w:color w:val="auto"/>
              <w:kern w:val="2"/>
              <w:sz w:val="22"/>
              <w:szCs w:val="22"/>
              <w14:ligatures w14:val="standardContextual"/>
            </w:rPr>
          </w:pPr>
          <w:del w:id="294" w:author="GROSJEAN Kevin" w:date="2023-09-14T15:58:00Z">
            <w:r w:rsidRPr="00EA3FE2" w:rsidDel="00EA3FE2">
              <w:rPr>
                <w:rPrChange w:id="295" w:author="GROSJEAN Kevin" w:date="2023-09-14T15:58:00Z">
                  <w:rPr>
                    <w:rStyle w:val="Hyperlink"/>
                    <w:rFonts w:ascii="Arial" w:hAnsi="Arial"/>
                    <w:i w:val="0"/>
                    <w:iCs w:val="0"/>
                  </w:rPr>
                </w:rPrChange>
              </w:rPr>
              <w:delText>5.1.4</w:delText>
            </w:r>
            <w:r w:rsidRPr="00EA3FE2" w:rsidDel="00EA3FE2">
              <w:rPr>
                <w:rPrChange w:id="296" w:author="GROSJEAN Kevin" w:date="2023-09-14T15:58:00Z">
                  <w:rPr>
                    <w:rStyle w:val="Hyperlink"/>
                    <w:i w:val="0"/>
                    <w:iCs w:val="0"/>
                  </w:rPr>
                </w:rPrChange>
              </w:rPr>
              <w:delText xml:space="preserve"> Les end-points exposés</w:delText>
            </w:r>
            <w:r w:rsidDel="00EA3FE2">
              <w:rPr>
                <w:webHidden/>
              </w:rPr>
              <w:tab/>
              <w:delText>12</w:delText>
            </w:r>
          </w:del>
        </w:p>
        <w:p w14:paraId="0990B617" w14:textId="082F4E71" w:rsidR="00FD7B4B" w:rsidDel="00EA3FE2" w:rsidRDefault="00FD7B4B">
          <w:pPr>
            <w:pStyle w:val="TOC2"/>
            <w:rPr>
              <w:del w:id="297" w:author="GROSJEAN Kevin" w:date="2023-09-14T15:58:00Z"/>
              <w:rFonts w:asciiTheme="minorHAnsi" w:eastAsiaTheme="minorEastAsia" w:hAnsiTheme="minorHAnsi" w:cstheme="minorBidi"/>
              <w:smallCaps w:val="0"/>
              <w:color w:val="auto"/>
              <w:kern w:val="2"/>
              <w:sz w:val="22"/>
              <w:szCs w:val="22"/>
              <w14:ligatures w14:val="standardContextual"/>
            </w:rPr>
          </w:pPr>
          <w:del w:id="298" w:author="GROSJEAN Kevin" w:date="2023-09-14T15:58:00Z">
            <w:r w:rsidRPr="00EA3FE2" w:rsidDel="00EA3FE2">
              <w:rPr>
                <w:rPrChange w:id="299" w:author="GROSJEAN Kevin" w:date="2023-09-14T15:58:00Z">
                  <w:rPr>
                    <w:rStyle w:val="Hyperlink"/>
                    <w:rFonts w:ascii="Arial" w:hAnsi="Arial"/>
                    <w:smallCaps w:val="0"/>
                  </w:rPr>
                </w:rPrChange>
              </w:rPr>
              <w:delText>5.2</w:delText>
            </w:r>
            <w:r w:rsidRPr="00EA3FE2" w:rsidDel="00EA3FE2">
              <w:rPr>
                <w:rPrChange w:id="300" w:author="GROSJEAN Kevin" w:date="2023-09-14T15:58:00Z">
                  <w:rPr>
                    <w:rStyle w:val="Hyperlink"/>
                    <w:smallCaps w:val="0"/>
                  </w:rPr>
                </w:rPrChange>
              </w:rPr>
              <w:delText xml:space="preserve"> Métadonnées</w:delText>
            </w:r>
            <w:r w:rsidDel="00EA3FE2">
              <w:rPr>
                <w:webHidden/>
              </w:rPr>
              <w:tab/>
              <w:delText>12</w:delText>
            </w:r>
          </w:del>
        </w:p>
        <w:p w14:paraId="0FA6512C" w14:textId="3D376F1E" w:rsidR="00FD7B4B" w:rsidDel="00EA3FE2" w:rsidRDefault="00FD7B4B">
          <w:pPr>
            <w:pStyle w:val="TOC3"/>
            <w:rPr>
              <w:del w:id="301" w:author="GROSJEAN Kevin" w:date="2023-09-14T15:58:00Z"/>
              <w:rFonts w:asciiTheme="minorHAnsi" w:eastAsiaTheme="minorEastAsia" w:hAnsiTheme="minorHAnsi" w:cstheme="minorBidi"/>
              <w:i w:val="0"/>
              <w:iCs w:val="0"/>
              <w:color w:val="auto"/>
              <w:kern w:val="2"/>
              <w:sz w:val="22"/>
              <w:szCs w:val="22"/>
              <w14:ligatures w14:val="standardContextual"/>
            </w:rPr>
          </w:pPr>
          <w:del w:id="302" w:author="GROSJEAN Kevin" w:date="2023-09-14T15:58:00Z">
            <w:r w:rsidRPr="00EA3FE2" w:rsidDel="00EA3FE2">
              <w:rPr>
                <w:rPrChange w:id="303" w:author="GROSJEAN Kevin" w:date="2023-09-14T15:58:00Z">
                  <w:rPr>
                    <w:rStyle w:val="Hyperlink"/>
                    <w:rFonts w:ascii="Arial" w:hAnsi="Arial"/>
                    <w:i w:val="0"/>
                    <w:iCs w:val="0"/>
                  </w:rPr>
                </w:rPrChange>
              </w:rPr>
              <w:delText>5.2.1</w:delText>
            </w:r>
            <w:r w:rsidRPr="00EA3FE2" w:rsidDel="00EA3FE2">
              <w:rPr>
                <w:rPrChange w:id="304" w:author="GROSJEAN Kevin" w:date="2023-09-14T15:58:00Z">
                  <w:rPr>
                    <w:rStyle w:val="Hyperlink"/>
                    <w:i w:val="0"/>
                    <w:iCs w:val="0"/>
                  </w:rPr>
                </w:rPrChange>
              </w:rPr>
              <w:delText xml:space="preserve"> Rappel des exigences fonctionnelles</w:delText>
            </w:r>
            <w:r w:rsidDel="00EA3FE2">
              <w:rPr>
                <w:webHidden/>
              </w:rPr>
              <w:tab/>
              <w:delText>12</w:delText>
            </w:r>
          </w:del>
        </w:p>
        <w:p w14:paraId="7A84BD07" w14:textId="099A1CA8" w:rsidR="00FD7B4B" w:rsidDel="00EA3FE2" w:rsidRDefault="00FD7B4B">
          <w:pPr>
            <w:pStyle w:val="TOC3"/>
            <w:rPr>
              <w:del w:id="305" w:author="GROSJEAN Kevin" w:date="2023-09-14T15:58:00Z"/>
              <w:rFonts w:asciiTheme="minorHAnsi" w:eastAsiaTheme="minorEastAsia" w:hAnsiTheme="minorHAnsi" w:cstheme="minorBidi"/>
              <w:i w:val="0"/>
              <w:iCs w:val="0"/>
              <w:color w:val="auto"/>
              <w:kern w:val="2"/>
              <w:sz w:val="22"/>
              <w:szCs w:val="22"/>
              <w14:ligatures w14:val="standardContextual"/>
            </w:rPr>
          </w:pPr>
          <w:del w:id="306" w:author="GROSJEAN Kevin" w:date="2023-09-14T15:58:00Z">
            <w:r w:rsidRPr="00EA3FE2" w:rsidDel="00EA3FE2">
              <w:rPr>
                <w:rPrChange w:id="307" w:author="GROSJEAN Kevin" w:date="2023-09-14T15:58:00Z">
                  <w:rPr>
                    <w:rStyle w:val="Hyperlink"/>
                    <w:rFonts w:ascii="Arial" w:hAnsi="Arial"/>
                    <w:i w:val="0"/>
                    <w:iCs w:val="0"/>
                  </w:rPr>
                </w:rPrChange>
              </w:rPr>
              <w:delText>5.2.2</w:delText>
            </w:r>
            <w:r w:rsidRPr="00EA3FE2" w:rsidDel="00EA3FE2">
              <w:rPr>
                <w:rPrChange w:id="308" w:author="GROSJEAN Kevin" w:date="2023-09-14T15:58:00Z">
                  <w:rPr>
                    <w:rStyle w:val="Hyperlink"/>
                    <w:i w:val="0"/>
                    <w:iCs w:val="0"/>
                  </w:rPr>
                </w:rPrChange>
              </w:rPr>
              <w:delText xml:space="preserve"> Proposition de la réalisation</w:delText>
            </w:r>
            <w:r w:rsidDel="00EA3FE2">
              <w:rPr>
                <w:webHidden/>
              </w:rPr>
              <w:tab/>
              <w:delText>12</w:delText>
            </w:r>
          </w:del>
        </w:p>
        <w:p w14:paraId="5154B0A6" w14:textId="37FC744A" w:rsidR="00FD7B4B" w:rsidDel="00EA3FE2" w:rsidRDefault="00FD7B4B">
          <w:pPr>
            <w:pStyle w:val="TOC3"/>
            <w:rPr>
              <w:del w:id="309" w:author="GROSJEAN Kevin" w:date="2023-09-14T15:58:00Z"/>
              <w:rFonts w:asciiTheme="minorHAnsi" w:eastAsiaTheme="minorEastAsia" w:hAnsiTheme="minorHAnsi" w:cstheme="minorBidi"/>
              <w:i w:val="0"/>
              <w:iCs w:val="0"/>
              <w:color w:val="auto"/>
              <w:kern w:val="2"/>
              <w:sz w:val="22"/>
              <w:szCs w:val="22"/>
              <w14:ligatures w14:val="standardContextual"/>
            </w:rPr>
          </w:pPr>
          <w:del w:id="310" w:author="GROSJEAN Kevin" w:date="2023-09-14T15:58:00Z">
            <w:r w:rsidRPr="00EA3FE2" w:rsidDel="00EA3FE2">
              <w:rPr>
                <w:rPrChange w:id="311" w:author="GROSJEAN Kevin" w:date="2023-09-14T15:58:00Z">
                  <w:rPr>
                    <w:rStyle w:val="Hyperlink"/>
                    <w:rFonts w:ascii="Arial" w:hAnsi="Arial"/>
                    <w:i w:val="0"/>
                    <w:iCs w:val="0"/>
                  </w:rPr>
                </w:rPrChange>
              </w:rPr>
              <w:delText>5.2.3</w:delText>
            </w:r>
            <w:r w:rsidRPr="00EA3FE2" w:rsidDel="00EA3FE2">
              <w:rPr>
                <w:rPrChange w:id="312" w:author="GROSJEAN Kevin" w:date="2023-09-14T15:58:00Z">
                  <w:rPr>
                    <w:rStyle w:val="Hyperlink"/>
                    <w:i w:val="0"/>
                    <w:iCs w:val="0"/>
                  </w:rPr>
                </w:rPrChange>
              </w:rPr>
              <w:delText xml:space="preserve"> Outils et appels aux API externes</w:delText>
            </w:r>
            <w:r w:rsidDel="00EA3FE2">
              <w:rPr>
                <w:webHidden/>
              </w:rPr>
              <w:tab/>
              <w:delText>13</w:delText>
            </w:r>
          </w:del>
        </w:p>
        <w:p w14:paraId="3909BAEE" w14:textId="1EE23A61" w:rsidR="00FD7B4B" w:rsidDel="00EA3FE2" w:rsidRDefault="00FD7B4B">
          <w:pPr>
            <w:pStyle w:val="TOC2"/>
            <w:rPr>
              <w:del w:id="313" w:author="GROSJEAN Kevin" w:date="2023-09-14T15:58:00Z"/>
              <w:rFonts w:asciiTheme="minorHAnsi" w:eastAsiaTheme="minorEastAsia" w:hAnsiTheme="minorHAnsi" w:cstheme="minorBidi"/>
              <w:smallCaps w:val="0"/>
              <w:color w:val="auto"/>
              <w:kern w:val="2"/>
              <w:sz w:val="22"/>
              <w:szCs w:val="22"/>
              <w14:ligatures w14:val="standardContextual"/>
            </w:rPr>
          </w:pPr>
          <w:del w:id="314" w:author="GROSJEAN Kevin" w:date="2023-09-14T15:58:00Z">
            <w:r w:rsidRPr="00EA3FE2" w:rsidDel="00EA3FE2">
              <w:rPr>
                <w:rPrChange w:id="315" w:author="GROSJEAN Kevin" w:date="2023-09-14T15:58:00Z">
                  <w:rPr>
                    <w:rStyle w:val="Hyperlink"/>
                    <w:rFonts w:ascii="Arial" w:hAnsi="Arial"/>
                    <w:smallCaps w:val="0"/>
                  </w:rPr>
                </w:rPrChange>
              </w:rPr>
              <w:delText>5.3</w:delText>
            </w:r>
            <w:r w:rsidRPr="00EA3FE2" w:rsidDel="00EA3FE2">
              <w:rPr>
                <w:rPrChange w:id="316" w:author="GROSJEAN Kevin" w:date="2023-09-14T15:58:00Z">
                  <w:rPr>
                    <w:rStyle w:val="Hyperlink"/>
                    <w:smallCaps w:val="0"/>
                  </w:rPr>
                </w:rPrChange>
              </w:rPr>
              <w:delText xml:space="preserve"> Enregistrement des configurations</w:delText>
            </w:r>
            <w:r w:rsidDel="00EA3FE2">
              <w:rPr>
                <w:webHidden/>
              </w:rPr>
              <w:tab/>
              <w:delText>16</w:delText>
            </w:r>
          </w:del>
        </w:p>
        <w:p w14:paraId="45550225" w14:textId="0030305B" w:rsidR="00FD7B4B" w:rsidDel="00EA3FE2" w:rsidRDefault="00FD7B4B">
          <w:pPr>
            <w:pStyle w:val="TOC3"/>
            <w:rPr>
              <w:del w:id="317" w:author="GROSJEAN Kevin" w:date="2023-09-14T15:58:00Z"/>
              <w:rFonts w:asciiTheme="minorHAnsi" w:eastAsiaTheme="minorEastAsia" w:hAnsiTheme="minorHAnsi" w:cstheme="minorBidi"/>
              <w:i w:val="0"/>
              <w:iCs w:val="0"/>
              <w:color w:val="auto"/>
              <w:kern w:val="2"/>
              <w:sz w:val="22"/>
              <w:szCs w:val="22"/>
              <w14:ligatures w14:val="standardContextual"/>
            </w:rPr>
          </w:pPr>
          <w:del w:id="318" w:author="GROSJEAN Kevin" w:date="2023-09-14T15:58:00Z">
            <w:r w:rsidRPr="00EA3FE2" w:rsidDel="00EA3FE2">
              <w:rPr>
                <w:rPrChange w:id="319" w:author="GROSJEAN Kevin" w:date="2023-09-14T15:58:00Z">
                  <w:rPr>
                    <w:rStyle w:val="Hyperlink"/>
                    <w:rFonts w:ascii="Arial" w:hAnsi="Arial"/>
                    <w:i w:val="0"/>
                    <w:iCs w:val="0"/>
                  </w:rPr>
                </w:rPrChange>
              </w:rPr>
              <w:delText>5.3.1</w:delText>
            </w:r>
            <w:r w:rsidRPr="00EA3FE2" w:rsidDel="00EA3FE2">
              <w:rPr>
                <w:rPrChange w:id="320" w:author="GROSJEAN Kevin" w:date="2023-09-14T15:58:00Z">
                  <w:rPr>
                    <w:rStyle w:val="Hyperlink"/>
                    <w:i w:val="0"/>
                    <w:iCs w:val="0"/>
                  </w:rPr>
                </w:rPrChange>
              </w:rPr>
              <w:delText xml:space="preserve"> Rappel des exigences fonctionnelles</w:delText>
            </w:r>
            <w:r w:rsidDel="00EA3FE2">
              <w:rPr>
                <w:webHidden/>
              </w:rPr>
              <w:tab/>
              <w:delText>16</w:delText>
            </w:r>
          </w:del>
        </w:p>
        <w:p w14:paraId="69401C6E" w14:textId="0ED4296E" w:rsidR="00FD7B4B" w:rsidDel="00EA3FE2" w:rsidRDefault="00FD7B4B">
          <w:pPr>
            <w:pStyle w:val="TOC3"/>
            <w:rPr>
              <w:del w:id="321" w:author="GROSJEAN Kevin" w:date="2023-09-14T15:58:00Z"/>
              <w:rFonts w:asciiTheme="minorHAnsi" w:eastAsiaTheme="minorEastAsia" w:hAnsiTheme="minorHAnsi" w:cstheme="minorBidi"/>
              <w:i w:val="0"/>
              <w:iCs w:val="0"/>
              <w:color w:val="auto"/>
              <w:kern w:val="2"/>
              <w:sz w:val="22"/>
              <w:szCs w:val="22"/>
              <w14:ligatures w14:val="standardContextual"/>
            </w:rPr>
          </w:pPr>
          <w:del w:id="322" w:author="GROSJEAN Kevin" w:date="2023-09-14T15:58:00Z">
            <w:r w:rsidRPr="00EA3FE2" w:rsidDel="00EA3FE2">
              <w:rPr>
                <w:rPrChange w:id="323" w:author="GROSJEAN Kevin" w:date="2023-09-14T15:58:00Z">
                  <w:rPr>
                    <w:rStyle w:val="Hyperlink"/>
                    <w:rFonts w:ascii="Arial" w:hAnsi="Arial"/>
                    <w:i w:val="0"/>
                    <w:iCs w:val="0"/>
                  </w:rPr>
                </w:rPrChange>
              </w:rPr>
              <w:delText>5.3.2</w:delText>
            </w:r>
            <w:r w:rsidRPr="00EA3FE2" w:rsidDel="00EA3FE2">
              <w:rPr>
                <w:rPrChange w:id="324" w:author="GROSJEAN Kevin" w:date="2023-09-14T15:58:00Z">
                  <w:rPr>
                    <w:rStyle w:val="Hyperlink"/>
                    <w:i w:val="0"/>
                    <w:iCs w:val="0"/>
                  </w:rPr>
                </w:rPrChange>
              </w:rPr>
              <w:delText xml:space="preserve"> Interprétation &amp; Contraintes des exigences fonctionnelles</w:delText>
            </w:r>
            <w:r w:rsidDel="00EA3FE2">
              <w:rPr>
                <w:webHidden/>
              </w:rPr>
              <w:tab/>
              <w:delText>17</w:delText>
            </w:r>
          </w:del>
        </w:p>
        <w:p w14:paraId="5B8FA3BE" w14:textId="422A4E57" w:rsidR="00FD7B4B" w:rsidDel="00EA3FE2" w:rsidRDefault="00FD7B4B">
          <w:pPr>
            <w:pStyle w:val="TOC3"/>
            <w:rPr>
              <w:del w:id="325" w:author="GROSJEAN Kevin" w:date="2023-09-14T15:58:00Z"/>
              <w:rFonts w:asciiTheme="minorHAnsi" w:eastAsiaTheme="minorEastAsia" w:hAnsiTheme="minorHAnsi" w:cstheme="minorBidi"/>
              <w:i w:val="0"/>
              <w:iCs w:val="0"/>
              <w:color w:val="auto"/>
              <w:kern w:val="2"/>
              <w:sz w:val="22"/>
              <w:szCs w:val="22"/>
              <w14:ligatures w14:val="standardContextual"/>
            </w:rPr>
          </w:pPr>
          <w:del w:id="326" w:author="GROSJEAN Kevin" w:date="2023-09-14T15:58:00Z">
            <w:r w:rsidRPr="00EA3FE2" w:rsidDel="00EA3FE2">
              <w:rPr>
                <w:rPrChange w:id="327" w:author="GROSJEAN Kevin" w:date="2023-09-14T15:58:00Z">
                  <w:rPr>
                    <w:rStyle w:val="Hyperlink"/>
                    <w:rFonts w:ascii="Arial" w:hAnsi="Arial"/>
                    <w:i w:val="0"/>
                    <w:iCs w:val="0"/>
                  </w:rPr>
                </w:rPrChange>
              </w:rPr>
              <w:delText>5.3.3</w:delText>
            </w:r>
            <w:r w:rsidRPr="00EA3FE2" w:rsidDel="00EA3FE2">
              <w:rPr>
                <w:rPrChange w:id="328" w:author="GROSJEAN Kevin" w:date="2023-09-14T15:58:00Z">
                  <w:rPr>
                    <w:rStyle w:val="Hyperlink"/>
                    <w:i w:val="0"/>
                    <w:iCs w:val="0"/>
                  </w:rPr>
                </w:rPrChange>
              </w:rPr>
              <w:delText xml:space="preserve"> Les end-points exposés</w:delText>
            </w:r>
            <w:r w:rsidDel="00EA3FE2">
              <w:rPr>
                <w:webHidden/>
              </w:rPr>
              <w:tab/>
              <w:delText>17</w:delText>
            </w:r>
          </w:del>
        </w:p>
        <w:p w14:paraId="30898C90" w14:textId="77539053" w:rsidR="00FD7B4B" w:rsidDel="00EA3FE2" w:rsidRDefault="00FD7B4B">
          <w:pPr>
            <w:pStyle w:val="TOC2"/>
            <w:rPr>
              <w:del w:id="329" w:author="GROSJEAN Kevin" w:date="2023-09-14T15:58:00Z"/>
              <w:rFonts w:asciiTheme="minorHAnsi" w:eastAsiaTheme="minorEastAsia" w:hAnsiTheme="minorHAnsi" w:cstheme="minorBidi"/>
              <w:smallCaps w:val="0"/>
              <w:color w:val="auto"/>
              <w:kern w:val="2"/>
              <w:sz w:val="22"/>
              <w:szCs w:val="22"/>
              <w14:ligatures w14:val="standardContextual"/>
            </w:rPr>
          </w:pPr>
          <w:del w:id="330" w:author="GROSJEAN Kevin" w:date="2023-09-14T15:58:00Z">
            <w:r w:rsidRPr="00EA3FE2" w:rsidDel="00EA3FE2">
              <w:rPr>
                <w:rPrChange w:id="331" w:author="GROSJEAN Kevin" w:date="2023-09-14T15:58:00Z">
                  <w:rPr>
                    <w:rStyle w:val="Hyperlink"/>
                    <w:rFonts w:ascii="Arial" w:hAnsi="Arial"/>
                    <w:smallCaps w:val="0"/>
                  </w:rPr>
                </w:rPrChange>
              </w:rPr>
              <w:delText>5.4</w:delText>
            </w:r>
            <w:r w:rsidRPr="00EA3FE2" w:rsidDel="00EA3FE2">
              <w:rPr>
                <w:rPrChange w:id="332" w:author="GROSJEAN Kevin" w:date="2023-09-14T15:58:00Z">
                  <w:rPr>
                    <w:rStyle w:val="Hyperlink"/>
                    <w:smallCaps w:val="0"/>
                  </w:rPr>
                </w:rPrChange>
              </w:rPr>
              <w:delText xml:space="preserve"> Administration des tâches</w:delText>
            </w:r>
            <w:r w:rsidDel="00EA3FE2">
              <w:rPr>
                <w:webHidden/>
              </w:rPr>
              <w:tab/>
              <w:delText>18</w:delText>
            </w:r>
          </w:del>
        </w:p>
        <w:p w14:paraId="27E2304E" w14:textId="777FBF6C" w:rsidR="00FD7B4B" w:rsidDel="00EA3FE2" w:rsidRDefault="00FD7B4B">
          <w:pPr>
            <w:pStyle w:val="TOC3"/>
            <w:rPr>
              <w:del w:id="333" w:author="GROSJEAN Kevin" w:date="2023-09-14T15:58:00Z"/>
              <w:rFonts w:asciiTheme="minorHAnsi" w:eastAsiaTheme="minorEastAsia" w:hAnsiTheme="minorHAnsi" w:cstheme="minorBidi"/>
              <w:i w:val="0"/>
              <w:iCs w:val="0"/>
              <w:color w:val="auto"/>
              <w:kern w:val="2"/>
              <w:sz w:val="22"/>
              <w:szCs w:val="22"/>
              <w14:ligatures w14:val="standardContextual"/>
            </w:rPr>
          </w:pPr>
          <w:del w:id="334" w:author="GROSJEAN Kevin" w:date="2023-09-14T15:58:00Z">
            <w:r w:rsidRPr="00EA3FE2" w:rsidDel="00EA3FE2">
              <w:rPr>
                <w:rPrChange w:id="335" w:author="GROSJEAN Kevin" w:date="2023-09-14T15:58:00Z">
                  <w:rPr>
                    <w:rStyle w:val="Hyperlink"/>
                    <w:rFonts w:ascii="Arial" w:hAnsi="Arial"/>
                    <w:i w:val="0"/>
                    <w:iCs w:val="0"/>
                  </w:rPr>
                </w:rPrChange>
              </w:rPr>
              <w:delText>5.4.1</w:delText>
            </w:r>
            <w:r w:rsidRPr="00EA3FE2" w:rsidDel="00EA3FE2">
              <w:rPr>
                <w:rPrChange w:id="336" w:author="GROSJEAN Kevin" w:date="2023-09-14T15:58:00Z">
                  <w:rPr>
                    <w:rStyle w:val="Hyperlink"/>
                    <w:i w:val="0"/>
                    <w:iCs w:val="0"/>
                  </w:rPr>
                </w:rPrChange>
              </w:rPr>
              <w:delText xml:space="preserve"> Rappel des exigences fonctionnelles</w:delText>
            </w:r>
            <w:r w:rsidDel="00EA3FE2">
              <w:rPr>
                <w:webHidden/>
              </w:rPr>
              <w:tab/>
              <w:delText>18</w:delText>
            </w:r>
          </w:del>
        </w:p>
        <w:p w14:paraId="2B63D875" w14:textId="1C1B3F2A" w:rsidR="00FD7B4B" w:rsidDel="00EA3FE2" w:rsidRDefault="00FD7B4B">
          <w:pPr>
            <w:pStyle w:val="TOC3"/>
            <w:rPr>
              <w:del w:id="337" w:author="GROSJEAN Kevin" w:date="2023-09-14T15:58:00Z"/>
              <w:rFonts w:asciiTheme="minorHAnsi" w:eastAsiaTheme="minorEastAsia" w:hAnsiTheme="minorHAnsi" w:cstheme="minorBidi"/>
              <w:i w:val="0"/>
              <w:iCs w:val="0"/>
              <w:color w:val="auto"/>
              <w:kern w:val="2"/>
              <w:sz w:val="22"/>
              <w:szCs w:val="22"/>
              <w14:ligatures w14:val="standardContextual"/>
            </w:rPr>
          </w:pPr>
          <w:del w:id="338" w:author="GROSJEAN Kevin" w:date="2023-09-14T15:58:00Z">
            <w:r w:rsidRPr="00EA3FE2" w:rsidDel="00EA3FE2">
              <w:rPr>
                <w:rPrChange w:id="339" w:author="GROSJEAN Kevin" w:date="2023-09-14T15:58:00Z">
                  <w:rPr>
                    <w:rStyle w:val="Hyperlink"/>
                    <w:rFonts w:ascii="Arial" w:hAnsi="Arial"/>
                    <w:i w:val="0"/>
                    <w:iCs w:val="0"/>
                  </w:rPr>
                </w:rPrChange>
              </w:rPr>
              <w:delText>5.4.2</w:delText>
            </w:r>
            <w:r w:rsidRPr="00EA3FE2" w:rsidDel="00EA3FE2">
              <w:rPr>
                <w:rPrChange w:id="340" w:author="GROSJEAN Kevin" w:date="2023-09-14T15:58:00Z">
                  <w:rPr>
                    <w:rStyle w:val="Hyperlink"/>
                    <w:i w:val="0"/>
                    <w:iCs w:val="0"/>
                  </w:rPr>
                </w:rPrChange>
              </w:rPr>
              <w:delText xml:space="preserve"> Proposition de la réalisation</w:delText>
            </w:r>
            <w:r w:rsidDel="00EA3FE2">
              <w:rPr>
                <w:webHidden/>
              </w:rPr>
              <w:tab/>
              <w:delText>18</w:delText>
            </w:r>
          </w:del>
        </w:p>
        <w:p w14:paraId="3073DC38" w14:textId="7FDAF9B5" w:rsidR="00FD7B4B" w:rsidDel="00EA3FE2" w:rsidRDefault="00FD7B4B">
          <w:pPr>
            <w:pStyle w:val="TOC3"/>
            <w:rPr>
              <w:del w:id="341" w:author="GROSJEAN Kevin" w:date="2023-09-14T15:58:00Z"/>
              <w:rFonts w:asciiTheme="minorHAnsi" w:eastAsiaTheme="minorEastAsia" w:hAnsiTheme="minorHAnsi" w:cstheme="minorBidi"/>
              <w:i w:val="0"/>
              <w:iCs w:val="0"/>
              <w:color w:val="auto"/>
              <w:kern w:val="2"/>
              <w:sz w:val="22"/>
              <w:szCs w:val="22"/>
              <w14:ligatures w14:val="standardContextual"/>
            </w:rPr>
          </w:pPr>
          <w:del w:id="342" w:author="GROSJEAN Kevin" w:date="2023-09-14T15:58:00Z">
            <w:r w:rsidRPr="00EA3FE2" w:rsidDel="00EA3FE2">
              <w:rPr>
                <w:rPrChange w:id="343" w:author="GROSJEAN Kevin" w:date="2023-09-14T15:58:00Z">
                  <w:rPr>
                    <w:rStyle w:val="Hyperlink"/>
                    <w:rFonts w:ascii="Arial" w:hAnsi="Arial"/>
                    <w:i w:val="0"/>
                    <w:iCs w:val="0"/>
                  </w:rPr>
                </w:rPrChange>
              </w:rPr>
              <w:delText>5.4.3</w:delText>
            </w:r>
            <w:r w:rsidRPr="00EA3FE2" w:rsidDel="00EA3FE2">
              <w:rPr>
                <w:rPrChange w:id="344" w:author="GROSJEAN Kevin" w:date="2023-09-14T15:58:00Z">
                  <w:rPr>
                    <w:rStyle w:val="Hyperlink"/>
                    <w:i w:val="0"/>
                    <w:iCs w:val="0"/>
                  </w:rPr>
                </w:rPrChange>
              </w:rPr>
              <w:delText xml:space="preserve"> Base de référence</w:delText>
            </w:r>
            <w:r w:rsidDel="00EA3FE2">
              <w:rPr>
                <w:webHidden/>
              </w:rPr>
              <w:tab/>
              <w:delText>18</w:delText>
            </w:r>
          </w:del>
        </w:p>
        <w:p w14:paraId="67D41068" w14:textId="682C16DE" w:rsidR="00FD7B4B" w:rsidDel="00EA3FE2" w:rsidRDefault="00FD7B4B">
          <w:pPr>
            <w:pStyle w:val="TOC2"/>
            <w:rPr>
              <w:del w:id="345" w:author="GROSJEAN Kevin" w:date="2023-09-14T15:58:00Z"/>
              <w:rFonts w:asciiTheme="minorHAnsi" w:eastAsiaTheme="minorEastAsia" w:hAnsiTheme="minorHAnsi" w:cstheme="minorBidi"/>
              <w:smallCaps w:val="0"/>
              <w:color w:val="auto"/>
              <w:kern w:val="2"/>
              <w:sz w:val="22"/>
              <w:szCs w:val="22"/>
              <w14:ligatures w14:val="standardContextual"/>
            </w:rPr>
          </w:pPr>
          <w:del w:id="346" w:author="GROSJEAN Kevin" w:date="2023-09-14T15:58:00Z">
            <w:r w:rsidRPr="00EA3FE2" w:rsidDel="00EA3FE2">
              <w:rPr>
                <w:rPrChange w:id="347" w:author="GROSJEAN Kevin" w:date="2023-09-14T15:58:00Z">
                  <w:rPr>
                    <w:rStyle w:val="Hyperlink"/>
                    <w:rFonts w:ascii="Arial" w:hAnsi="Arial"/>
                    <w:smallCaps w:val="0"/>
                  </w:rPr>
                </w:rPrChange>
              </w:rPr>
              <w:delText>5.5</w:delText>
            </w:r>
            <w:r w:rsidRPr="00EA3FE2" w:rsidDel="00EA3FE2">
              <w:rPr>
                <w:rPrChange w:id="348" w:author="GROSJEAN Kevin" w:date="2023-09-14T15:58:00Z">
                  <w:rPr>
                    <w:rStyle w:val="Hyperlink"/>
                    <w:smallCaps w:val="0"/>
                  </w:rPr>
                </w:rPrChange>
              </w:rPr>
              <w:delText xml:space="preserve"> Evolutions de l’application ScanR pour bascule sur le nouveau crawler</w:delText>
            </w:r>
            <w:r w:rsidDel="00EA3FE2">
              <w:rPr>
                <w:webHidden/>
              </w:rPr>
              <w:tab/>
              <w:delText>19</w:delText>
            </w:r>
          </w:del>
        </w:p>
        <w:p w14:paraId="53BBD9EF" w14:textId="4D864B3C" w:rsidR="00DB4F1E" w:rsidRPr="00100F91" w:rsidRDefault="00DB4F1E" w:rsidP="00DB4F1E">
          <w:pPr>
            <w:rPr>
              <w:rFonts w:ascii="Segoe UI" w:hAnsi="Segoe UI" w:cs="Segoe UI"/>
              <w:lang w:val="en-US"/>
            </w:rPr>
          </w:pPr>
          <w:r w:rsidRPr="005725F8">
            <w:rPr>
              <w:rFonts w:ascii="Segoe UI" w:hAnsi="Segoe UI" w:cs="Segoe UI"/>
              <w:b/>
              <w:bCs/>
            </w:rPr>
            <w:fldChar w:fldCharType="end"/>
          </w:r>
        </w:p>
      </w:sdtContent>
    </w:sdt>
    <w:p w14:paraId="0CEFE9D5" w14:textId="77777777" w:rsidR="00DB4F1E" w:rsidRPr="005725F8" w:rsidRDefault="00DB4F1E" w:rsidP="00694BD5">
      <w:pPr>
        <w:pStyle w:val="TitleNoTOC"/>
      </w:pPr>
      <w:r w:rsidRPr="005725F8">
        <w:t>Table des figures</w:t>
      </w:r>
    </w:p>
    <w:p w14:paraId="226D7995" w14:textId="7933B7AA" w:rsidR="00FD7B4B" w:rsidRDefault="00DB4F1E">
      <w:pPr>
        <w:pStyle w:val="TableofFigures"/>
        <w:tabs>
          <w:tab w:val="right" w:leader="dot" w:pos="9771"/>
        </w:tabs>
        <w:rPr>
          <w:rFonts w:eastAsiaTheme="minorEastAsia"/>
          <w:noProof/>
          <w:color w:val="auto"/>
          <w:kern w:val="2"/>
          <w:sz w:val="22"/>
          <w:szCs w:val="22"/>
          <w14:ligatures w14:val="standardContextual"/>
        </w:rPr>
      </w:pPr>
      <w:r w:rsidRPr="005725F8">
        <w:rPr>
          <w:rFonts w:ascii="Segoe UI" w:hAnsi="Segoe UI" w:cs="Segoe UI"/>
        </w:rPr>
        <w:fldChar w:fldCharType="begin"/>
      </w:r>
      <w:r w:rsidRPr="005725F8">
        <w:rPr>
          <w:rFonts w:ascii="Segoe UI" w:hAnsi="Segoe UI" w:cs="Segoe UI"/>
        </w:rPr>
        <w:instrText xml:space="preserve"> TOC \h \z \c "Figure" </w:instrText>
      </w:r>
      <w:r w:rsidRPr="005725F8">
        <w:rPr>
          <w:rFonts w:ascii="Segoe UI" w:hAnsi="Segoe UI" w:cs="Segoe UI"/>
        </w:rPr>
        <w:fldChar w:fldCharType="separate"/>
      </w:r>
      <w:hyperlink w:anchor="_Toc140849646" w:history="1">
        <w:r w:rsidR="00FD7B4B" w:rsidRPr="001B2D7C">
          <w:rPr>
            <w:rStyle w:val="Hyperlink"/>
            <w:rFonts w:eastAsia="Times New Roman" w:cs="Times New Roman"/>
            <w:noProof/>
          </w:rPr>
          <w:t>Figure 1 – Circuit de validation</w:t>
        </w:r>
        <w:r w:rsidR="00FD7B4B">
          <w:rPr>
            <w:noProof/>
            <w:webHidden/>
          </w:rPr>
          <w:tab/>
        </w:r>
        <w:r w:rsidR="00FD7B4B">
          <w:rPr>
            <w:noProof/>
            <w:webHidden/>
          </w:rPr>
          <w:fldChar w:fldCharType="begin"/>
        </w:r>
        <w:r w:rsidR="00FD7B4B">
          <w:rPr>
            <w:noProof/>
            <w:webHidden/>
          </w:rPr>
          <w:instrText xml:space="preserve"> PAGEREF _Toc140849646 \h </w:instrText>
        </w:r>
        <w:r w:rsidR="00FD7B4B">
          <w:rPr>
            <w:noProof/>
            <w:webHidden/>
          </w:rPr>
        </w:r>
        <w:r w:rsidR="00FD7B4B">
          <w:rPr>
            <w:noProof/>
            <w:webHidden/>
          </w:rPr>
          <w:fldChar w:fldCharType="separate"/>
        </w:r>
        <w:r w:rsidR="00FD7B4B">
          <w:rPr>
            <w:noProof/>
            <w:webHidden/>
          </w:rPr>
          <w:t>2</w:t>
        </w:r>
        <w:r w:rsidR="00FD7B4B">
          <w:rPr>
            <w:noProof/>
            <w:webHidden/>
          </w:rPr>
          <w:fldChar w:fldCharType="end"/>
        </w:r>
      </w:hyperlink>
    </w:p>
    <w:p w14:paraId="5CDDFC74" w14:textId="03A74AFC" w:rsidR="00FD7B4B" w:rsidRDefault="001A3433">
      <w:pPr>
        <w:pStyle w:val="TableofFigures"/>
        <w:tabs>
          <w:tab w:val="right" w:leader="dot" w:pos="9771"/>
        </w:tabs>
        <w:rPr>
          <w:rFonts w:eastAsiaTheme="minorEastAsia"/>
          <w:noProof/>
          <w:color w:val="auto"/>
          <w:kern w:val="2"/>
          <w:sz w:val="22"/>
          <w:szCs w:val="22"/>
          <w14:ligatures w14:val="standardContextual"/>
        </w:rPr>
      </w:pPr>
      <w:hyperlink w:anchor="_Toc140849647" w:history="1">
        <w:r w:rsidR="00FD7B4B" w:rsidRPr="001B2D7C">
          <w:rPr>
            <w:rStyle w:val="Hyperlink"/>
            <w:rFonts w:eastAsia="Times New Roman" w:cs="Times New Roman"/>
            <w:noProof/>
          </w:rPr>
          <w:t>Figure 2 – Historique des évolutions</w:t>
        </w:r>
        <w:r w:rsidR="00FD7B4B">
          <w:rPr>
            <w:noProof/>
            <w:webHidden/>
          </w:rPr>
          <w:tab/>
        </w:r>
        <w:r w:rsidR="00FD7B4B">
          <w:rPr>
            <w:noProof/>
            <w:webHidden/>
          </w:rPr>
          <w:fldChar w:fldCharType="begin"/>
        </w:r>
        <w:r w:rsidR="00FD7B4B">
          <w:rPr>
            <w:noProof/>
            <w:webHidden/>
          </w:rPr>
          <w:instrText xml:space="preserve"> PAGEREF _Toc140849647 \h </w:instrText>
        </w:r>
        <w:r w:rsidR="00FD7B4B">
          <w:rPr>
            <w:noProof/>
            <w:webHidden/>
          </w:rPr>
        </w:r>
        <w:r w:rsidR="00FD7B4B">
          <w:rPr>
            <w:noProof/>
            <w:webHidden/>
          </w:rPr>
          <w:fldChar w:fldCharType="separate"/>
        </w:r>
        <w:r w:rsidR="00FD7B4B">
          <w:rPr>
            <w:noProof/>
            <w:webHidden/>
          </w:rPr>
          <w:t>2</w:t>
        </w:r>
        <w:r w:rsidR="00FD7B4B">
          <w:rPr>
            <w:noProof/>
            <w:webHidden/>
          </w:rPr>
          <w:fldChar w:fldCharType="end"/>
        </w:r>
      </w:hyperlink>
    </w:p>
    <w:p w14:paraId="4B2AD83D" w14:textId="09FD2B08" w:rsidR="00FD7B4B" w:rsidRDefault="001A3433">
      <w:pPr>
        <w:pStyle w:val="TableofFigures"/>
        <w:tabs>
          <w:tab w:val="right" w:leader="dot" w:pos="9771"/>
        </w:tabs>
        <w:rPr>
          <w:rFonts w:eastAsiaTheme="minorEastAsia"/>
          <w:noProof/>
          <w:color w:val="auto"/>
          <w:kern w:val="2"/>
          <w:sz w:val="22"/>
          <w:szCs w:val="22"/>
          <w14:ligatures w14:val="standardContextual"/>
        </w:rPr>
      </w:pPr>
      <w:hyperlink w:anchor="_Toc140849648" w:history="1">
        <w:r w:rsidR="00FD7B4B" w:rsidRPr="001B2D7C">
          <w:rPr>
            <w:rStyle w:val="Hyperlink"/>
            <w:rFonts w:eastAsia="Times New Roman" w:cs="Times New Roman"/>
            <w:noProof/>
          </w:rPr>
          <w:t>Figure 3 – Liste de diffusion</w:t>
        </w:r>
        <w:r w:rsidR="00FD7B4B">
          <w:rPr>
            <w:noProof/>
            <w:webHidden/>
          </w:rPr>
          <w:tab/>
        </w:r>
        <w:r w:rsidR="00FD7B4B">
          <w:rPr>
            <w:noProof/>
            <w:webHidden/>
          </w:rPr>
          <w:fldChar w:fldCharType="begin"/>
        </w:r>
        <w:r w:rsidR="00FD7B4B">
          <w:rPr>
            <w:noProof/>
            <w:webHidden/>
          </w:rPr>
          <w:instrText xml:space="preserve"> PAGEREF _Toc140849648 \h </w:instrText>
        </w:r>
        <w:r w:rsidR="00FD7B4B">
          <w:rPr>
            <w:noProof/>
            <w:webHidden/>
          </w:rPr>
        </w:r>
        <w:r w:rsidR="00FD7B4B">
          <w:rPr>
            <w:noProof/>
            <w:webHidden/>
          </w:rPr>
          <w:fldChar w:fldCharType="separate"/>
        </w:r>
        <w:r w:rsidR="00FD7B4B">
          <w:rPr>
            <w:noProof/>
            <w:webHidden/>
          </w:rPr>
          <w:t>2</w:t>
        </w:r>
        <w:r w:rsidR="00FD7B4B">
          <w:rPr>
            <w:noProof/>
            <w:webHidden/>
          </w:rPr>
          <w:fldChar w:fldCharType="end"/>
        </w:r>
      </w:hyperlink>
    </w:p>
    <w:p w14:paraId="45B67DCB" w14:textId="518F2FF5" w:rsidR="00FD7B4B" w:rsidRDefault="001A3433">
      <w:pPr>
        <w:pStyle w:val="TableofFigures"/>
        <w:tabs>
          <w:tab w:val="right" w:leader="dot" w:pos="9771"/>
        </w:tabs>
        <w:rPr>
          <w:rFonts w:eastAsiaTheme="minorEastAsia"/>
          <w:noProof/>
          <w:color w:val="auto"/>
          <w:kern w:val="2"/>
          <w:sz w:val="22"/>
          <w:szCs w:val="22"/>
          <w14:ligatures w14:val="standardContextual"/>
        </w:rPr>
      </w:pPr>
      <w:hyperlink w:anchor="_Toc140849649" w:history="1">
        <w:r w:rsidR="00FD7B4B" w:rsidRPr="001B2D7C">
          <w:rPr>
            <w:rStyle w:val="Hyperlink"/>
            <w:rFonts w:eastAsia="Times New Roman" w:cs="Times New Roman"/>
            <w:noProof/>
          </w:rPr>
          <w:t>Figure 4 – Documents associés</w:t>
        </w:r>
        <w:r w:rsidR="00FD7B4B">
          <w:rPr>
            <w:noProof/>
            <w:webHidden/>
          </w:rPr>
          <w:tab/>
        </w:r>
        <w:r w:rsidR="00FD7B4B">
          <w:rPr>
            <w:noProof/>
            <w:webHidden/>
          </w:rPr>
          <w:fldChar w:fldCharType="begin"/>
        </w:r>
        <w:r w:rsidR="00FD7B4B">
          <w:rPr>
            <w:noProof/>
            <w:webHidden/>
          </w:rPr>
          <w:instrText xml:space="preserve"> PAGEREF _Toc140849649 \h </w:instrText>
        </w:r>
        <w:r w:rsidR="00FD7B4B">
          <w:rPr>
            <w:noProof/>
            <w:webHidden/>
          </w:rPr>
        </w:r>
        <w:r w:rsidR="00FD7B4B">
          <w:rPr>
            <w:noProof/>
            <w:webHidden/>
          </w:rPr>
          <w:fldChar w:fldCharType="separate"/>
        </w:r>
        <w:r w:rsidR="00FD7B4B">
          <w:rPr>
            <w:noProof/>
            <w:webHidden/>
          </w:rPr>
          <w:t>2</w:t>
        </w:r>
        <w:r w:rsidR="00FD7B4B">
          <w:rPr>
            <w:noProof/>
            <w:webHidden/>
          </w:rPr>
          <w:fldChar w:fldCharType="end"/>
        </w:r>
      </w:hyperlink>
    </w:p>
    <w:p w14:paraId="55267573" w14:textId="0504A23A" w:rsidR="00694BD5" w:rsidRPr="00694BD5" w:rsidRDefault="00DB4F1E" w:rsidP="00694BD5">
      <w:r w:rsidRPr="005725F8">
        <w:fldChar w:fldCharType="end"/>
      </w:r>
    </w:p>
    <w:p w14:paraId="00F95674" w14:textId="76F613FC" w:rsidR="003A35EB" w:rsidRDefault="003A35EB">
      <w:pPr>
        <w:spacing w:before="0"/>
        <w:jc w:val="left"/>
        <w:rPr>
          <w:rFonts w:ascii="Segoe UI" w:hAnsi="Segoe UI" w:cs="Segoe UI"/>
        </w:rPr>
      </w:pPr>
      <w:r>
        <w:rPr>
          <w:rFonts w:ascii="Segoe UI" w:hAnsi="Segoe UI" w:cs="Segoe UI"/>
        </w:rPr>
        <w:br w:type="page"/>
      </w:r>
    </w:p>
    <w:p w14:paraId="5DAF4A1B" w14:textId="67DA2A5A" w:rsidR="00E961B3" w:rsidRDefault="00E961B3" w:rsidP="003D1F81">
      <w:pPr>
        <w:pStyle w:val="Heading1"/>
      </w:pPr>
      <w:bookmarkStart w:id="349" w:name="_Toc145599535"/>
      <w:r>
        <w:lastRenderedPageBreak/>
        <w:t>Introduction</w:t>
      </w:r>
      <w:bookmarkEnd w:id="349"/>
    </w:p>
    <w:p w14:paraId="709A592F" w14:textId="77777777" w:rsidR="00EE7272" w:rsidRPr="000423CA" w:rsidRDefault="00EE7272" w:rsidP="00EE7272">
      <w:pPr>
        <w:pStyle w:val="Heading2"/>
      </w:pPr>
      <w:bookmarkStart w:id="350" w:name="_Toc145599536"/>
      <w:r w:rsidRPr="000423CA">
        <w:t>Objet du document</w:t>
      </w:r>
      <w:bookmarkEnd w:id="350"/>
    </w:p>
    <w:p w14:paraId="6C5C576F" w14:textId="77777777" w:rsidR="00EE7272" w:rsidRDefault="00EE7272" w:rsidP="00EE7272">
      <w:r w:rsidRPr="000423CA">
        <w:t>Ce document vise à décrire la conception technique du module de crawler pour le projet MESR.</w:t>
      </w:r>
    </w:p>
    <w:p w14:paraId="2D9324CD" w14:textId="3C7AD2EF" w:rsidR="00EE7272" w:rsidRDefault="00EE7272" w:rsidP="00EE7272">
      <w:r w:rsidRPr="000423CA">
        <w:t xml:space="preserve">L’objectif de ce module est de recenser, pour chaque site souhaité, diverses métadonnées listées plus bas dans </w:t>
      </w:r>
      <w:r w:rsidR="00317FF3">
        <w:t>le</w:t>
      </w:r>
      <w:r w:rsidRPr="000423CA">
        <w:t xml:space="preserve"> document ainsi que de stocker </w:t>
      </w:r>
      <w:r w:rsidR="00317FF3">
        <w:t>l</w:t>
      </w:r>
      <w:r w:rsidRPr="000423CA">
        <w:t>es pages html qui lui sont associées.</w:t>
      </w:r>
    </w:p>
    <w:p w14:paraId="21240F0A" w14:textId="77777777" w:rsidR="00317FF3" w:rsidRPr="000423CA" w:rsidRDefault="00317FF3" w:rsidP="00EE7272"/>
    <w:p w14:paraId="00F7A079" w14:textId="345AFB6D" w:rsidR="00EE7272" w:rsidRDefault="00317FF3" w:rsidP="00EE7272">
      <w:pPr>
        <w:pStyle w:val="Heading2"/>
      </w:pPr>
      <w:bookmarkStart w:id="351" w:name="_Toc145599537"/>
      <w:r>
        <w:t>Glossaire</w:t>
      </w:r>
      <w:bookmarkEnd w:id="351"/>
      <w:r w:rsidR="00EE7272">
        <w:t> </w:t>
      </w:r>
    </w:p>
    <w:p w14:paraId="37A6FB2B" w14:textId="7DA22399" w:rsidR="00EE7272" w:rsidRDefault="00EE7272" w:rsidP="00317FF3">
      <w:r>
        <w:t>Afin d’éviter l’abus de langage et de ne pas apporter la confusion, nous remettons la définition de certains termes qui seront beaucoup utilisés dans ce document.</w:t>
      </w:r>
    </w:p>
    <w:p w14:paraId="3F31BFDF" w14:textId="77777777" w:rsidR="00317FF3" w:rsidRPr="000423CA" w:rsidRDefault="00317FF3" w:rsidP="00317FF3"/>
    <w:tbl>
      <w:tblPr>
        <w:tblStyle w:val="GridTable4-Accent6"/>
        <w:tblW w:w="0" w:type="auto"/>
        <w:tblLook w:val="04A0" w:firstRow="1" w:lastRow="0" w:firstColumn="1" w:lastColumn="0" w:noHBand="0" w:noVBand="1"/>
      </w:tblPr>
      <w:tblGrid>
        <w:gridCol w:w="1555"/>
        <w:gridCol w:w="8216"/>
      </w:tblGrid>
      <w:tr w:rsidR="00317FF3" w14:paraId="59D9C770" w14:textId="77777777" w:rsidTr="00317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15791D" w14:textId="6CED5C7A" w:rsidR="00317FF3" w:rsidRPr="00317FF3" w:rsidRDefault="00317FF3" w:rsidP="00D264D0">
            <w:pPr>
              <w:rPr>
                <w:color w:val="FFFFFF" w:themeColor="background1"/>
              </w:rPr>
            </w:pPr>
            <w:r>
              <w:rPr>
                <w:color w:val="FFFFFF" w:themeColor="background1"/>
              </w:rPr>
              <w:t>Terme</w:t>
            </w:r>
          </w:p>
        </w:tc>
        <w:tc>
          <w:tcPr>
            <w:tcW w:w="8216" w:type="dxa"/>
          </w:tcPr>
          <w:p w14:paraId="3BD447F8" w14:textId="557DADA9" w:rsidR="00317FF3" w:rsidRPr="00317FF3" w:rsidRDefault="00317FF3" w:rsidP="00D264D0">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317FF3">
              <w:rPr>
                <w:color w:val="FFFFFF" w:themeColor="background1"/>
              </w:rPr>
              <w:t>Définition</w:t>
            </w:r>
          </w:p>
        </w:tc>
      </w:tr>
      <w:tr w:rsidR="00317FF3" w14:paraId="3A46A9FE" w14:textId="77777777" w:rsidTr="00317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C5056F" w14:textId="5EE6C9F7" w:rsidR="00317FF3" w:rsidRDefault="00317FF3" w:rsidP="00D264D0">
            <w:r w:rsidRPr="00317FF3">
              <w:t>Domaine</w:t>
            </w:r>
          </w:p>
        </w:tc>
        <w:tc>
          <w:tcPr>
            <w:tcW w:w="8216" w:type="dxa"/>
          </w:tcPr>
          <w:p w14:paraId="2B6E1C76" w14:textId="513309E9" w:rsidR="00317FF3" w:rsidRDefault="00317FF3" w:rsidP="00D264D0">
            <w:pPr>
              <w:cnfStyle w:val="000000100000" w:firstRow="0" w:lastRow="0" w:firstColumn="0" w:lastColumn="0" w:oddVBand="0" w:evenVBand="0" w:oddHBand="1" w:evenHBand="0" w:firstRowFirstColumn="0" w:firstRowLastColumn="0" w:lastRowFirstColumn="0" w:lastRowLastColumn="0"/>
            </w:pPr>
            <w:r w:rsidRPr="00317FF3">
              <w:t>Un domaine est une adresse en chaîne de caractères, unique et utilisée pour identifier un site web sur Internet. Il fait partie de l'URL.</w:t>
            </w:r>
          </w:p>
        </w:tc>
      </w:tr>
      <w:tr w:rsidR="00317FF3" w14:paraId="4C4A5E24" w14:textId="77777777" w:rsidTr="00317FF3">
        <w:tc>
          <w:tcPr>
            <w:cnfStyle w:val="001000000000" w:firstRow="0" w:lastRow="0" w:firstColumn="1" w:lastColumn="0" w:oddVBand="0" w:evenVBand="0" w:oddHBand="0" w:evenHBand="0" w:firstRowFirstColumn="0" w:firstRowLastColumn="0" w:lastRowFirstColumn="0" w:lastRowLastColumn="0"/>
            <w:tcW w:w="1555" w:type="dxa"/>
          </w:tcPr>
          <w:p w14:paraId="43F447EB" w14:textId="0AD75DEC" w:rsidR="00317FF3" w:rsidRDefault="00317FF3" w:rsidP="00D264D0">
            <w:r w:rsidRPr="00317FF3">
              <w:t>URL / Adresse (web)</w:t>
            </w:r>
          </w:p>
        </w:tc>
        <w:tc>
          <w:tcPr>
            <w:tcW w:w="8216" w:type="dxa"/>
          </w:tcPr>
          <w:p w14:paraId="28F91080" w14:textId="77777777" w:rsidR="00317FF3" w:rsidRDefault="00317FF3" w:rsidP="00317FF3">
            <w:pPr>
              <w:cnfStyle w:val="000000000000" w:firstRow="0" w:lastRow="0" w:firstColumn="0" w:lastColumn="0" w:oddVBand="0" w:evenVBand="0" w:oddHBand="0" w:evenHBand="0" w:firstRowFirstColumn="0" w:firstRowLastColumn="0" w:lastRowFirstColumn="0" w:lastRowLastColumn="0"/>
            </w:pPr>
            <w:r>
              <w:t xml:space="preserve">Une URL </w:t>
            </w:r>
            <w:r w:rsidRPr="008201AF">
              <w:t>(Uniform Resource Locator</w:t>
            </w:r>
            <w:r w:rsidRPr="00317FF3">
              <w:rPr>
                <w:b/>
                <w:bCs/>
              </w:rPr>
              <w:t xml:space="preserve">) </w:t>
            </w:r>
            <w:r>
              <w:t>est une chaîne de caractères qui spécifie l'emplacement d'</w:t>
            </w:r>
            <w:r w:rsidRPr="00A84008">
              <w:t>une</w:t>
            </w:r>
            <w:r>
              <w:t xml:space="preserve"> ressource, telle qu'une page web, sur Internet. Elle est composée de :</w:t>
            </w:r>
          </w:p>
          <w:p w14:paraId="75FABF9C" w14:textId="50BF2307" w:rsidR="00317FF3" w:rsidRDefault="00317FF3" w:rsidP="00317FF3">
            <w:pPr>
              <w:pStyle w:val="ListPuces"/>
              <w:cnfStyle w:val="000000000000" w:firstRow="0" w:lastRow="0" w:firstColumn="0" w:lastColumn="0" w:oddVBand="0" w:evenVBand="0" w:oddHBand="0" w:evenHBand="0" w:firstRowFirstColumn="0" w:firstRowLastColumn="0" w:lastRowFirstColumn="0" w:lastRowLastColumn="0"/>
            </w:pPr>
            <w:r>
              <w:t>Le protocole utilisé pour accéder à la ressource (par exemple, "http://" ou "https://")</w:t>
            </w:r>
          </w:p>
          <w:p w14:paraId="2F95BDF5" w14:textId="223DA75C" w:rsidR="00317FF3" w:rsidRDefault="00317FF3" w:rsidP="00317FF3">
            <w:pPr>
              <w:pStyle w:val="ListPuces"/>
              <w:cnfStyle w:val="000000000000" w:firstRow="0" w:lastRow="0" w:firstColumn="0" w:lastColumn="0" w:oddVBand="0" w:evenVBand="0" w:oddHBand="0" w:evenHBand="0" w:firstRowFirstColumn="0" w:firstRowLastColumn="0" w:lastRowFirstColumn="0" w:lastRowLastColumn="0"/>
            </w:pPr>
            <w:r>
              <w:t>Le domaine ou l'adresse IP où se trouve la ressource</w:t>
            </w:r>
          </w:p>
          <w:p w14:paraId="1EA52444" w14:textId="61D27542" w:rsidR="00317FF3" w:rsidRDefault="00317FF3" w:rsidP="00317FF3">
            <w:pPr>
              <w:pStyle w:val="ListPuces"/>
              <w:cnfStyle w:val="000000000000" w:firstRow="0" w:lastRow="0" w:firstColumn="0" w:lastColumn="0" w:oddVBand="0" w:evenVBand="0" w:oddHBand="0" w:evenHBand="0" w:firstRowFirstColumn="0" w:firstRowLastColumn="0" w:lastRowFirstColumn="0" w:lastRowLastColumn="0"/>
            </w:pPr>
            <w:r>
              <w:t>Le chemin supplémentaire qui identifie une ressource spécifique.</w:t>
            </w:r>
          </w:p>
          <w:p w14:paraId="406D0A63" w14:textId="77777777" w:rsidR="00317FF3" w:rsidRDefault="00317FF3" w:rsidP="00317FF3">
            <w:pPr>
              <w:cnfStyle w:val="000000000000" w:firstRow="0" w:lastRow="0" w:firstColumn="0" w:lastColumn="0" w:oddVBand="0" w:evenVBand="0" w:oddHBand="0" w:evenHBand="0" w:firstRowFirstColumn="0" w:firstRowLastColumn="0" w:lastRowFirstColumn="0" w:lastRowLastColumn="0"/>
            </w:pPr>
            <w:r>
              <w:t>Par exemple, l'URL "</w:t>
            </w:r>
            <w:hyperlink r:id="rId12" w:tgtFrame="_new" w:history="1">
              <w:r>
                <w:rPr>
                  <w:rStyle w:val="Hyperlink"/>
                </w:rPr>
                <w:t>https://www.example.com/page1</w:t>
              </w:r>
            </w:hyperlink>
            <w:r>
              <w:t>" contient le protocole "https://", le domaine "</w:t>
            </w:r>
            <w:hyperlink r:id="rId13" w:tgtFrame="_new" w:history="1">
              <w:r>
                <w:rPr>
                  <w:rStyle w:val="Hyperlink"/>
                </w:rPr>
                <w:t>www.example.com</w:t>
              </w:r>
            </w:hyperlink>
            <w:r>
              <w:t>" et le chemin "/page1", qui représente une page web spécifique dans le domaine.</w:t>
            </w:r>
          </w:p>
          <w:p w14:paraId="32344EF5" w14:textId="77777777" w:rsidR="00317FF3" w:rsidRDefault="00317FF3" w:rsidP="00317FF3">
            <w:pPr>
              <w:cnfStyle w:val="000000000000" w:firstRow="0" w:lastRow="0" w:firstColumn="0" w:lastColumn="0" w:oddVBand="0" w:evenVBand="0" w:oddHBand="0" w:evenHBand="0" w:firstRowFirstColumn="0" w:firstRowLastColumn="0" w:lastRowFirstColumn="0" w:lastRowLastColumn="0"/>
            </w:pPr>
            <w:r>
              <w:t>Sans chemin précisé, l’URL pointe vers la ressource par défaut du domaine, qui est souvent le fichier index.html</w:t>
            </w:r>
          </w:p>
          <w:p w14:paraId="0D77E9A0" w14:textId="77777777" w:rsidR="00317FF3" w:rsidRDefault="00317FF3" w:rsidP="00D264D0">
            <w:pPr>
              <w:cnfStyle w:val="000000000000" w:firstRow="0" w:lastRow="0" w:firstColumn="0" w:lastColumn="0" w:oddVBand="0" w:evenVBand="0" w:oddHBand="0" w:evenHBand="0" w:firstRowFirstColumn="0" w:firstRowLastColumn="0" w:lastRowFirstColumn="0" w:lastRowLastColumn="0"/>
            </w:pPr>
          </w:p>
        </w:tc>
      </w:tr>
      <w:tr w:rsidR="00317FF3" w14:paraId="2CFF67D6" w14:textId="77777777" w:rsidTr="00317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C0A5BB3" w14:textId="2B6E4B51" w:rsidR="00317FF3" w:rsidRDefault="00317FF3" w:rsidP="00D264D0">
            <w:r w:rsidRPr="00317FF3">
              <w:t>Page web</w:t>
            </w:r>
          </w:p>
        </w:tc>
        <w:tc>
          <w:tcPr>
            <w:tcW w:w="8216" w:type="dxa"/>
          </w:tcPr>
          <w:p w14:paraId="146CCCF4" w14:textId="05E73F59" w:rsidR="00317FF3" w:rsidRDefault="00317FF3" w:rsidP="00D264D0">
            <w:pPr>
              <w:cnfStyle w:val="000000100000" w:firstRow="0" w:lastRow="0" w:firstColumn="0" w:lastColumn="0" w:oddVBand="0" w:evenVBand="0" w:oddHBand="1" w:evenHBand="0" w:firstRowFirstColumn="0" w:firstRowLastColumn="0" w:lastRowFirstColumn="0" w:lastRowLastColumn="0"/>
            </w:pPr>
            <w:r w:rsidRPr="00AD0840">
              <w:t xml:space="preserve">Une page web est un document individuel accessible sur Internet. C'est une partie spécifique d'un site web qui contient du contenu tel que du texte, des images, des vidéos et des éléments interactifs. Chaque page web </w:t>
            </w:r>
            <w:r>
              <w:t>est identifié par une</w:t>
            </w:r>
            <w:r w:rsidRPr="00AD0840">
              <w:t xml:space="preserve"> URL unique qui la distingue des autres pages du même site web.</w:t>
            </w:r>
          </w:p>
        </w:tc>
      </w:tr>
      <w:tr w:rsidR="00317FF3" w14:paraId="2EAFD113" w14:textId="77777777" w:rsidTr="00317FF3">
        <w:tc>
          <w:tcPr>
            <w:cnfStyle w:val="001000000000" w:firstRow="0" w:lastRow="0" w:firstColumn="1" w:lastColumn="0" w:oddVBand="0" w:evenVBand="0" w:oddHBand="0" w:evenHBand="0" w:firstRowFirstColumn="0" w:firstRowLastColumn="0" w:lastRowFirstColumn="0" w:lastRowLastColumn="0"/>
            <w:tcW w:w="1555" w:type="dxa"/>
          </w:tcPr>
          <w:p w14:paraId="5D3F4340" w14:textId="2D0771E7" w:rsidR="00317FF3" w:rsidRDefault="00317FF3" w:rsidP="00D264D0">
            <w:r w:rsidRPr="00317FF3">
              <w:t>Site web</w:t>
            </w:r>
          </w:p>
        </w:tc>
        <w:tc>
          <w:tcPr>
            <w:tcW w:w="8216" w:type="dxa"/>
          </w:tcPr>
          <w:p w14:paraId="5F03C52A" w14:textId="108C35AC" w:rsidR="00317FF3" w:rsidRDefault="00317FF3" w:rsidP="00D264D0">
            <w:pPr>
              <w:cnfStyle w:val="000000000000" w:firstRow="0" w:lastRow="0" w:firstColumn="0" w:lastColumn="0" w:oddVBand="0" w:evenVBand="0" w:oddHBand="0" w:evenHBand="0" w:firstRowFirstColumn="0" w:firstRowLastColumn="0" w:lastRowFirstColumn="0" w:lastRowLastColumn="0"/>
            </w:pPr>
            <w:r>
              <w:t>Un site web est un ensemble de pages web liées entre elles et accessibles via un domaine ou une adresse IP.</w:t>
            </w:r>
          </w:p>
        </w:tc>
      </w:tr>
    </w:tbl>
    <w:p w14:paraId="6F8131E0" w14:textId="77777777" w:rsidR="00D264D0" w:rsidRPr="00D264D0" w:rsidRDefault="00D264D0" w:rsidP="00D264D0"/>
    <w:p w14:paraId="20E5F8D7" w14:textId="140C3D55" w:rsidR="00E961B3" w:rsidRDefault="00AE5A17" w:rsidP="003D1F81">
      <w:pPr>
        <w:pStyle w:val="Heading1"/>
      </w:pPr>
      <w:bookmarkStart w:id="352" w:name="_Toc145599538"/>
      <w:r>
        <w:lastRenderedPageBreak/>
        <w:t>Architecture Logicielle</w:t>
      </w:r>
      <w:bookmarkEnd w:id="352"/>
    </w:p>
    <w:p w14:paraId="537506C0" w14:textId="665982FA" w:rsidR="00036E01" w:rsidRDefault="00036E01" w:rsidP="00036E01">
      <w:pPr>
        <w:pStyle w:val="Heading2"/>
      </w:pPr>
      <w:bookmarkStart w:id="353" w:name="_Toc145599539"/>
      <w:r>
        <w:t>Vue d’ensemble</w:t>
      </w:r>
      <w:bookmarkEnd w:id="353"/>
    </w:p>
    <w:p w14:paraId="0EB1C577" w14:textId="419A82AF" w:rsidR="00E31452" w:rsidRDefault="009313C8" w:rsidP="00E31452">
      <w:r>
        <w:rPr>
          <w:noProof/>
          <w:lang w:val="en-US"/>
        </w:rPr>
        <w:drawing>
          <wp:inline distT="0" distB="0" distL="0" distR="0" wp14:anchorId="2514FEA9" wp14:editId="12205BEE">
            <wp:extent cx="6210935" cy="3481261"/>
            <wp:effectExtent l="0" t="0" r="0" b="5080"/>
            <wp:docPr id="10421192" name="Image 3"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92" name="Image 3" descr="Une image contenant texte, capture d’écran, logiciel, diagramm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0935" cy="3481261"/>
                    </a:xfrm>
                    <a:prstGeom prst="rect">
                      <a:avLst/>
                    </a:prstGeom>
                    <a:noFill/>
                    <a:ln>
                      <a:noFill/>
                    </a:ln>
                  </pic:spPr>
                </pic:pic>
              </a:graphicData>
            </a:graphic>
          </wp:inline>
        </w:drawing>
      </w:r>
      <w:r w:rsidR="00E31452" w:rsidRPr="00E31452">
        <w:t xml:space="preserve"> </w:t>
      </w:r>
      <w:r w:rsidR="00E31452" w:rsidRPr="000423CA">
        <w:t xml:space="preserve">Le module de crawler est </w:t>
      </w:r>
      <w:r w:rsidR="00E31452">
        <w:t xml:space="preserve">principalement </w:t>
      </w:r>
      <w:r w:rsidR="00E31452" w:rsidRPr="000423CA">
        <w:t>constitué de</w:t>
      </w:r>
      <w:r w:rsidR="00E31452">
        <w:t> :</w:t>
      </w:r>
    </w:p>
    <w:tbl>
      <w:tblPr>
        <w:tblStyle w:val="GridTable5Dark-Accent6"/>
        <w:tblW w:w="9776" w:type="dxa"/>
        <w:tblInd w:w="0" w:type="dxa"/>
        <w:tblLook w:val="04A0" w:firstRow="1" w:lastRow="0" w:firstColumn="1" w:lastColumn="0" w:noHBand="0" w:noVBand="1"/>
      </w:tblPr>
      <w:tblGrid>
        <w:gridCol w:w="1700"/>
        <w:gridCol w:w="1423"/>
        <w:gridCol w:w="6653"/>
      </w:tblGrid>
      <w:tr w:rsidR="00E31452" w:rsidRPr="000423CA" w14:paraId="7C76C2F4" w14:textId="77777777" w:rsidTr="00BB2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4" w:space="0" w:color="FFFFFF" w:themeColor="background1"/>
            </w:tcBorders>
            <w:hideMark/>
          </w:tcPr>
          <w:p w14:paraId="54F12518" w14:textId="77777777" w:rsidR="00E31452" w:rsidRPr="000423CA" w:rsidRDefault="00E31452" w:rsidP="00BB2F2D">
            <w:r w:rsidRPr="000423CA">
              <w:t>Composant</w:t>
            </w:r>
          </w:p>
        </w:tc>
        <w:tc>
          <w:tcPr>
            <w:tcW w:w="1423" w:type="dxa"/>
            <w:tcBorders>
              <w:bottom w:val="single" w:sz="4" w:space="0" w:color="FFFFFF" w:themeColor="background1"/>
            </w:tcBorders>
            <w:hideMark/>
          </w:tcPr>
          <w:p w14:paraId="4228F2C5" w14:textId="77777777" w:rsidR="00E31452" w:rsidRPr="000423CA" w:rsidRDefault="00E31452" w:rsidP="00BB2F2D">
            <w:pPr>
              <w:cnfStyle w:val="100000000000" w:firstRow="1" w:lastRow="0" w:firstColumn="0" w:lastColumn="0" w:oddVBand="0" w:evenVBand="0" w:oddHBand="0" w:evenHBand="0" w:firstRowFirstColumn="0" w:firstRowLastColumn="0" w:lastRowFirstColumn="0" w:lastRowLastColumn="0"/>
            </w:pPr>
            <w:r w:rsidRPr="000423CA">
              <w:t>Version</w:t>
            </w:r>
          </w:p>
        </w:tc>
        <w:tc>
          <w:tcPr>
            <w:tcW w:w="6653" w:type="dxa"/>
            <w:tcBorders>
              <w:bottom w:val="single" w:sz="4" w:space="0" w:color="FFFFFF" w:themeColor="background1"/>
            </w:tcBorders>
            <w:hideMark/>
          </w:tcPr>
          <w:p w14:paraId="37F63C5E" w14:textId="77777777" w:rsidR="00E31452" w:rsidRPr="000423CA" w:rsidRDefault="00E31452" w:rsidP="00BB2F2D">
            <w:pPr>
              <w:ind w:right="-5222"/>
              <w:cnfStyle w:val="100000000000" w:firstRow="1" w:lastRow="0" w:firstColumn="0" w:lastColumn="0" w:oddVBand="0" w:evenVBand="0" w:oddHBand="0" w:evenHBand="0" w:firstRowFirstColumn="0" w:firstRowLastColumn="0" w:lastRowFirstColumn="0" w:lastRowLastColumn="0"/>
            </w:pPr>
            <w:r w:rsidRPr="000423CA">
              <w:t>Usage</w:t>
            </w:r>
          </w:p>
        </w:tc>
      </w:tr>
      <w:tr w:rsidR="00E31452" w:rsidRPr="000423CA" w14:paraId="0FBE1A68"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FFFFFF" w:themeColor="background1"/>
              <w:bottom w:val="single" w:sz="4" w:space="0" w:color="FFFFFF" w:themeColor="background1"/>
              <w:right w:val="single" w:sz="4" w:space="0" w:color="FFFFFF" w:themeColor="background1"/>
            </w:tcBorders>
            <w:hideMark/>
          </w:tcPr>
          <w:p w14:paraId="7321FE8D" w14:textId="77777777" w:rsidR="00E31452" w:rsidRPr="000423CA" w:rsidRDefault="00E31452" w:rsidP="00BB2F2D">
            <w:r w:rsidRPr="000423CA">
              <w:t>FastAPI</w:t>
            </w:r>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F676C" w14:textId="77777777" w:rsidR="00E31452" w:rsidRPr="000423CA" w:rsidRDefault="00E31452" w:rsidP="00BB2F2D">
            <w:pPr>
              <w:cnfStyle w:val="000000100000" w:firstRow="0" w:lastRow="0" w:firstColumn="0" w:lastColumn="0" w:oddVBand="0" w:evenVBand="0" w:oddHBand="1" w:evenHBand="0" w:firstRowFirstColumn="0" w:firstRowLastColumn="0" w:lastRowFirstColumn="0" w:lastRowLastColumn="0"/>
            </w:pPr>
            <w:r>
              <w:t>0.99.1</w:t>
            </w:r>
          </w:p>
        </w:tc>
        <w:tc>
          <w:tcPr>
            <w:tcW w:w="66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9F9259" w14:textId="77777777" w:rsidR="00E31452" w:rsidRPr="000423CA" w:rsidRDefault="00E31452" w:rsidP="00BB2F2D">
            <w:pPr>
              <w:cnfStyle w:val="000000100000" w:firstRow="0" w:lastRow="0" w:firstColumn="0" w:lastColumn="0" w:oddVBand="0" w:evenVBand="0" w:oddHBand="1" w:evenHBand="0" w:firstRowFirstColumn="0" w:firstRowLastColumn="0" w:lastRowFirstColumn="0" w:lastRowLastColumn="0"/>
            </w:pPr>
            <w:r w:rsidRPr="000423CA">
              <w:t>API RESTful</w:t>
            </w:r>
          </w:p>
        </w:tc>
      </w:tr>
      <w:tr w:rsidR="00E31452" w:rsidRPr="000423CA" w14:paraId="0524CC2B" w14:textId="77777777" w:rsidTr="00BB2F2D">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FFFFFF" w:themeColor="background1"/>
              <w:bottom w:val="single" w:sz="4" w:space="0" w:color="FFFFFF" w:themeColor="background1"/>
              <w:right w:val="single" w:sz="4" w:space="0" w:color="FFFFFF" w:themeColor="background1"/>
            </w:tcBorders>
          </w:tcPr>
          <w:p w14:paraId="0B07B27E" w14:textId="475826EA" w:rsidR="00E31452" w:rsidRPr="000423CA" w:rsidRDefault="00E31452" w:rsidP="00BB2F2D">
            <w:del w:id="354" w:author="PAN Yilei" w:date="2023-08-28T13:49:00Z">
              <w:r w:rsidRPr="000423CA" w:rsidDel="00A311F0">
                <w:delText>RabbitMQ</w:delText>
              </w:r>
            </w:del>
            <w:ins w:id="355" w:author="PAN Yilei" w:date="2023-08-28T13:49:00Z">
              <w:r w:rsidR="00A311F0">
                <w:t>Redis</w:t>
              </w:r>
            </w:ins>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5753C8" w14:textId="5C0A49B6" w:rsidR="00E31452" w:rsidRPr="000423CA" w:rsidRDefault="00E31452" w:rsidP="00BB2F2D">
            <w:pPr>
              <w:cnfStyle w:val="000000000000" w:firstRow="0" w:lastRow="0" w:firstColumn="0" w:lastColumn="0" w:oddVBand="0" w:evenVBand="0" w:oddHBand="0" w:evenHBand="0" w:firstRowFirstColumn="0" w:firstRowLastColumn="0" w:lastRowFirstColumn="0" w:lastRowLastColumn="0"/>
            </w:pPr>
            <w:del w:id="356" w:author="PAN Yilei" w:date="2023-08-28T13:49:00Z">
              <w:r w:rsidDel="00A311F0">
                <w:delText>3.12.1</w:delText>
              </w:r>
            </w:del>
            <w:ins w:id="357" w:author="PAN Yilei" w:date="2023-08-28T13:49:00Z">
              <w:r w:rsidR="00A311F0">
                <w:t>4.6.0</w:t>
              </w:r>
            </w:ins>
          </w:p>
        </w:tc>
        <w:tc>
          <w:tcPr>
            <w:tcW w:w="66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35E87C" w14:textId="77777777" w:rsidR="00E31452" w:rsidRPr="000423CA" w:rsidRDefault="00E31452" w:rsidP="00BB2F2D">
            <w:pPr>
              <w:cnfStyle w:val="000000000000" w:firstRow="0" w:lastRow="0" w:firstColumn="0" w:lastColumn="0" w:oddVBand="0" w:evenVBand="0" w:oddHBand="0" w:evenHBand="0" w:firstRowFirstColumn="0" w:firstRowLastColumn="0" w:lastRowFirstColumn="0" w:lastRowLastColumn="0"/>
            </w:pPr>
            <w:r>
              <w:rPr>
                <w:rStyle w:val="ui-provider"/>
              </w:rPr>
              <w:t>Message broker</w:t>
            </w:r>
          </w:p>
        </w:tc>
      </w:tr>
      <w:tr w:rsidR="00E31452" w:rsidRPr="000423CA" w14:paraId="0934BFB1"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FFFFFF" w:themeColor="background1"/>
              <w:bottom w:val="single" w:sz="4" w:space="0" w:color="FFFFFF" w:themeColor="background1"/>
              <w:right w:val="single" w:sz="4" w:space="0" w:color="FFFFFF" w:themeColor="background1"/>
            </w:tcBorders>
          </w:tcPr>
          <w:p w14:paraId="6FB94F68" w14:textId="77777777" w:rsidR="00E31452" w:rsidRPr="000423CA" w:rsidRDefault="00E31452" w:rsidP="00BB2F2D">
            <w:r w:rsidRPr="000423CA">
              <w:t>Celery</w:t>
            </w:r>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28350E" w14:textId="77777777" w:rsidR="00E31452" w:rsidRPr="000423CA" w:rsidRDefault="00E31452" w:rsidP="00BB2F2D">
            <w:pPr>
              <w:cnfStyle w:val="000000100000" w:firstRow="0" w:lastRow="0" w:firstColumn="0" w:lastColumn="0" w:oddVBand="0" w:evenVBand="0" w:oddHBand="1" w:evenHBand="0" w:firstRowFirstColumn="0" w:firstRowLastColumn="0" w:lastRowFirstColumn="0" w:lastRowLastColumn="0"/>
            </w:pPr>
            <w:r>
              <w:t>5.3.1</w:t>
            </w:r>
          </w:p>
        </w:tc>
        <w:tc>
          <w:tcPr>
            <w:tcW w:w="66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881FB2" w14:textId="77777777" w:rsidR="00E31452" w:rsidRPr="000423CA" w:rsidRDefault="00E31452" w:rsidP="00BB2F2D">
            <w:pPr>
              <w:cnfStyle w:val="000000100000" w:firstRow="0" w:lastRow="0" w:firstColumn="0" w:lastColumn="0" w:oddVBand="0" w:evenVBand="0" w:oddHBand="1" w:evenHBand="0" w:firstRowFirstColumn="0" w:firstRowLastColumn="0" w:lastRowFirstColumn="0" w:lastRowLastColumn="0"/>
            </w:pPr>
            <w:r w:rsidRPr="000423CA">
              <w:t>Message consumer</w:t>
            </w:r>
          </w:p>
        </w:tc>
      </w:tr>
      <w:tr w:rsidR="00E31452" w:rsidRPr="000423CA" w14:paraId="05D182C1" w14:textId="77777777" w:rsidTr="00BB2F2D">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FFFFFF" w:themeColor="background1"/>
              <w:bottom w:val="single" w:sz="4" w:space="0" w:color="FFFFFF" w:themeColor="background1"/>
              <w:right w:val="single" w:sz="4" w:space="0" w:color="FFFFFF" w:themeColor="background1"/>
            </w:tcBorders>
          </w:tcPr>
          <w:p w14:paraId="47AA9C7A" w14:textId="77777777" w:rsidR="00E31452" w:rsidRPr="000423CA" w:rsidRDefault="00E31452" w:rsidP="00BB2F2D">
            <w:r w:rsidRPr="000423CA">
              <w:t>Flower </w:t>
            </w:r>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41D07B" w14:textId="77777777" w:rsidR="00E31452" w:rsidRPr="000423CA" w:rsidRDefault="00E31452" w:rsidP="00BB2F2D">
            <w:pPr>
              <w:cnfStyle w:val="000000000000" w:firstRow="0" w:lastRow="0" w:firstColumn="0" w:lastColumn="0" w:oddVBand="0" w:evenVBand="0" w:oddHBand="0" w:evenHBand="0" w:firstRowFirstColumn="0" w:firstRowLastColumn="0" w:lastRowFirstColumn="0" w:lastRowLastColumn="0"/>
            </w:pPr>
            <w:r>
              <w:t>2.0.0</w:t>
            </w:r>
          </w:p>
        </w:tc>
        <w:tc>
          <w:tcPr>
            <w:tcW w:w="66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E7E88F" w14:textId="77777777" w:rsidR="00E31452" w:rsidRPr="000423CA" w:rsidRDefault="00E31452" w:rsidP="00BB2F2D">
            <w:pPr>
              <w:cnfStyle w:val="000000000000" w:firstRow="0" w:lastRow="0" w:firstColumn="0" w:lastColumn="0" w:oddVBand="0" w:evenVBand="0" w:oddHBand="0" w:evenHBand="0" w:firstRowFirstColumn="0" w:firstRowLastColumn="0" w:lastRowFirstColumn="0" w:lastRowLastColumn="0"/>
            </w:pPr>
            <w:r w:rsidRPr="000423CA">
              <w:t>Interface d’administration des tâches celery</w:t>
            </w:r>
          </w:p>
        </w:tc>
      </w:tr>
      <w:tr w:rsidR="00E31452" w:rsidRPr="000423CA" w14:paraId="7E329667"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FFFFFF" w:themeColor="background1"/>
              <w:bottom w:val="single" w:sz="4" w:space="0" w:color="FFFFFF" w:themeColor="background1"/>
              <w:right w:val="single" w:sz="4" w:space="0" w:color="FFFFFF" w:themeColor="background1"/>
            </w:tcBorders>
          </w:tcPr>
          <w:p w14:paraId="5191E08E" w14:textId="77777777" w:rsidR="00E31452" w:rsidRPr="000423CA" w:rsidRDefault="00E31452" w:rsidP="00BB2F2D">
            <w:r w:rsidRPr="000423CA">
              <w:t>Scrapy</w:t>
            </w:r>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609B80" w14:textId="77777777" w:rsidR="00E31452" w:rsidRPr="000423CA" w:rsidRDefault="00E31452" w:rsidP="00BB2F2D">
            <w:pPr>
              <w:cnfStyle w:val="000000100000" w:firstRow="0" w:lastRow="0" w:firstColumn="0" w:lastColumn="0" w:oddVBand="0" w:evenVBand="0" w:oddHBand="1" w:evenHBand="0" w:firstRowFirstColumn="0" w:firstRowLastColumn="0" w:lastRowFirstColumn="0" w:lastRowLastColumn="0"/>
            </w:pPr>
            <w:r>
              <w:t>2.9.0</w:t>
            </w:r>
          </w:p>
        </w:tc>
        <w:tc>
          <w:tcPr>
            <w:tcW w:w="66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3A5743" w14:textId="77777777" w:rsidR="00E31452" w:rsidRPr="000423CA" w:rsidRDefault="00E31452" w:rsidP="00BB2F2D">
            <w:pPr>
              <w:cnfStyle w:val="000000100000" w:firstRow="0" w:lastRow="0" w:firstColumn="0" w:lastColumn="0" w:oddVBand="0" w:evenVBand="0" w:oddHBand="1" w:evenHBand="0" w:firstRowFirstColumn="0" w:firstRowLastColumn="0" w:lastRowFirstColumn="0" w:lastRowLastColumn="0"/>
            </w:pPr>
            <w:r w:rsidRPr="000423CA">
              <w:t>Web crawler</w:t>
            </w:r>
          </w:p>
        </w:tc>
      </w:tr>
      <w:tr w:rsidR="00E31452" w:rsidRPr="000423CA" w14:paraId="78FE240C" w14:textId="77777777" w:rsidTr="00BB2F2D">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FFFFFF" w:themeColor="background1"/>
              <w:bottom w:val="single" w:sz="4" w:space="0" w:color="FFFFFF" w:themeColor="background1"/>
              <w:right w:val="single" w:sz="4" w:space="0" w:color="FFFFFF" w:themeColor="background1"/>
            </w:tcBorders>
          </w:tcPr>
          <w:p w14:paraId="00E0E97B" w14:textId="7C147A74" w:rsidR="00E31452" w:rsidRPr="000423CA" w:rsidRDefault="00E31452" w:rsidP="00E31452">
            <w:r w:rsidRPr="000423CA">
              <w:t>MongoDB </w:t>
            </w:r>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69D3D2" w14:textId="38AAAEF3" w:rsidR="00E31452" w:rsidRPr="000423CA" w:rsidRDefault="00E31452" w:rsidP="00E31452">
            <w:pPr>
              <w:cnfStyle w:val="000000000000" w:firstRow="0" w:lastRow="0" w:firstColumn="0" w:lastColumn="0" w:oddVBand="0" w:evenVBand="0" w:oddHBand="0" w:evenHBand="0" w:firstRowFirstColumn="0" w:firstRowLastColumn="0" w:lastRowFirstColumn="0" w:lastRowLastColumn="0"/>
            </w:pPr>
            <w:r>
              <w:t>/</w:t>
            </w:r>
          </w:p>
        </w:tc>
        <w:tc>
          <w:tcPr>
            <w:tcW w:w="66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F00BB7" w14:textId="07066F08" w:rsidR="00E31452" w:rsidRPr="000423CA" w:rsidRDefault="00E31452" w:rsidP="00E31452">
            <w:pPr>
              <w:cnfStyle w:val="000000000000" w:firstRow="0" w:lastRow="0" w:firstColumn="0" w:lastColumn="0" w:oddVBand="0" w:evenVBand="0" w:oddHBand="0" w:evenHBand="0" w:firstRowFirstColumn="0" w:firstRowLastColumn="0" w:lastRowFirstColumn="0" w:lastRowLastColumn="0"/>
            </w:pPr>
            <w:r>
              <w:t>Base de données</w:t>
            </w:r>
          </w:p>
        </w:tc>
      </w:tr>
      <w:tr w:rsidR="00E31452" w:rsidRPr="000423CA" w14:paraId="16A63098"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FFFFFF" w:themeColor="background1"/>
              <w:right w:val="single" w:sz="4" w:space="0" w:color="FFFFFF" w:themeColor="background1"/>
            </w:tcBorders>
          </w:tcPr>
          <w:p w14:paraId="48B9E5E2" w14:textId="13BF5C9D" w:rsidR="00E31452" w:rsidRPr="000423CA" w:rsidRDefault="00E31452" w:rsidP="00E31452">
            <w:r w:rsidRPr="000423CA">
              <w:t>Minio</w:t>
            </w:r>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B4DCF4" w14:textId="664D8BF5" w:rsidR="00E31452" w:rsidRPr="000423CA" w:rsidRDefault="00A311F0" w:rsidP="00E31452">
            <w:pPr>
              <w:cnfStyle w:val="000000100000" w:firstRow="0" w:lastRow="0" w:firstColumn="0" w:lastColumn="0" w:oddVBand="0" w:evenVBand="0" w:oddHBand="1" w:evenHBand="0" w:firstRowFirstColumn="0" w:firstRowLastColumn="0" w:lastRowFirstColumn="0" w:lastRowLastColumn="0"/>
            </w:pPr>
            <w:ins w:id="358" w:author="PAN Yilei" w:date="2023-08-28T13:50:00Z">
              <w:r>
                <w:t>7.1.15</w:t>
              </w:r>
            </w:ins>
            <w:del w:id="359" w:author="PAN Yilei" w:date="2023-08-28T13:50:00Z">
              <w:r w:rsidR="00E31452" w:rsidDel="00A311F0">
                <w:delText>/</w:delText>
              </w:r>
            </w:del>
          </w:p>
        </w:tc>
        <w:tc>
          <w:tcPr>
            <w:tcW w:w="66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8D4BEB" w14:textId="45839094" w:rsidR="00E31452" w:rsidRPr="000423CA" w:rsidRDefault="00E31452" w:rsidP="00E31452">
            <w:pPr>
              <w:cnfStyle w:val="000000100000" w:firstRow="0" w:lastRow="0" w:firstColumn="0" w:lastColumn="0" w:oddVBand="0" w:evenVBand="0" w:oddHBand="1" w:evenHBand="0" w:firstRowFirstColumn="0" w:firstRowLastColumn="0" w:lastRowFirstColumn="0" w:lastRowLastColumn="0"/>
            </w:pPr>
            <w:r w:rsidRPr="000423CA">
              <w:t>Système de stockage compatible avec l'API S3</w:t>
            </w:r>
          </w:p>
        </w:tc>
      </w:tr>
    </w:tbl>
    <w:p w14:paraId="2F29A583" w14:textId="0EF332FF" w:rsidR="009313C8" w:rsidRDefault="009313C8" w:rsidP="009313C8">
      <w:pPr>
        <w:rPr>
          <w:ins w:id="360" w:author="GROSJEAN Kevin" w:date="2023-07-25T14:35:00Z"/>
        </w:rPr>
      </w:pPr>
    </w:p>
    <w:p w14:paraId="40E8D5A2" w14:textId="78774FF0" w:rsidR="00466266" w:rsidRDefault="00466266" w:rsidP="00466266">
      <w:pPr>
        <w:pStyle w:val="Heading2"/>
        <w:rPr>
          <w:ins w:id="361" w:author="GROSJEAN Kevin" w:date="2023-07-25T14:36:00Z"/>
        </w:rPr>
      </w:pPr>
      <w:bookmarkStart w:id="362" w:name="_Toc145599540"/>
      <w:ins w:id="363" w:author="GROSJEAN Kevin" w:date="2023-07-25T14:35:00Z">
        <w:r>
          <w:t>Diagramme de flux</w:t>
        </w:r>
      </w:ins>
      <w:bookmarkEnd w:id="362"/>
    </w:p>
    <w:p w14:paraId="78BDB5A3" w14:textId="2A2C5807" w:rsidR="00466266" w:rsidRDefault="00466266">
      <w:pPr>
        <w:rPr>
          <w:ins w:id="364" w:author="GROSJEAN Kevin" w:date="2023-07-25T14:35:00Z"/>
        </w:rPr>
        <w:pPrChange w:id="365" w:author="GROSJEAN Kevin" w:date="2023-07-25T14:36:00Z">
          <w:pPr>
            <w:pStyle w:val="Heading2"/>
          </w:pPr>
        </w:pPrChange>
      </w:pPr>
      <w:ins w:id="366" w:author="GROSJEAN Kevin" w:date="2023-07-25T14:36:00Z">
        <w:r>
          <w:t>Voici un schéma général du flux des données lors d’</w:t>
        </w:r>
      </w:ins>
      <w:ins w:id="367" w:author="GROSJEAN Kevin" w:date="2023-07-25T14:37:00Z">
        <w:r>
          <w:t>un crawl simple</w:t>
        </w:r>
      </w:ins>
    </w:p>
    <w:p w14:paraId="2197689E" w14:textId="159DFCCC" w:rsidR="00466266" w:rsidRPr="009313C8" w:rsidRDefault="00466266" w:rsidP="00466266">
      <w:ins w:id="368" w:author="GROSJEAN Kevin" w:date="2023-07-25T14:37:00Z">
        <w:r w:rsidRPr="00466266">
          <w:rPr>
            <w:noProof/>
          </w:rPr>
          <w:lastRenderedPageBreak/>
          <w:drawing>
            <wp:inline distT="0" distB="0" distL="0" distR="0" wp14:anchorId="68F7E630" wp14:editId="34811EB5">
              <wp:extent cx="6210935" cy="4698365"/>
              <wp:effectExtent l="0" t="0" r="0" b="6985"/>
              <wp:docPr id="513064667"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64667" name="Image 1" descr="Une image contenant texte, diagramme, capture d’écran, ligne&#10;&#10;Description générée automatiquement"/>
                      <pic:cNvPicPr/>
                    </pic:nvPicPr>
                    <pic:blipFill>
                      <a:blip r:embed="rId15"/>
                      <a:stretch>
                        <a:fillRect/>
                      </a:stretch>
                    </pic:blipFill>
                    <pic:spPr>
                      <a:xfrm>
                        <a:off x="0" y="0"/>
                        <a:ext cx="6210935" cy="4698365"/>
                      </a:xfrm>
                      <a:prstGeom prst="rect">
                        <a:avLst/>
                      </a:prstGeom>
                    </pic:spPr>
                  </pic:pic>
                </a:graphicData>
              </a:graphic>
            </wp:inline>
          </w:drawing>
        </w:r>
      </w:ins>
    </w:p>
    <w:p w14:paraId="41D07E6E" w14:textId="77777777" w:rsidR="00EE2D3E" w:rsidRPr="000423CA" w:rsidRDefault="00EE2D3E" w:rsidP="00EE2D3E">
      <w:pPr>
        <w:pStyle w:val="Heading1"/>
      </w:pPr>
      <w:bookmarkStart w:id="369" w:name="_Toc145599541"/>
      <w:r w:rsidRPr="000423CA">
        <w:lastRenderedPageBreak/>
        <w:t>Code source</w:t>
      </w:r>
      <w:bookmarkEnd w:id="369"/>
    </w:p>
    <w:p w14:paraId="768F0937" w14:textId="77777777" w:rsidR="00EE2D3E" w:rsidRDefault="00EE2D3E" w:rsidP="00EE2D3E">
      <w:pPr>
        <w:pStyle w:val="Heading2"/>
      </w:pPr>
      <w:bookmarkStart w:id="370" w:name="_Toc145599542"/>
      <w:r w:rsidRPr="000423CA">
        <w:t>Organisation des sources</w:t>
      </w:r>
      <w:bookmarkEnd w:id="370"/>
    </w:p>
    <w:p w14:paraId="68617937" w14:textId="77777777" w:rsidR="00EE2D3E" w:rsidRPr="00E60536" w:rsidRDefault="00EE2D3E" w:rsidP="00EE2D3E">
      <w:r>
        <w:t>Ci-dessous l’organisation des packages pour le module de cralwer, sous réserve de légère réorganisation afin de faciliter le développement.</w:t>
      </w:r>
    </w:p>
    <w:p w14:paraId="7E742518" w14:textId="77777777" w:rsidR="00EE2D3E" w:rsidRDefault="00EE2D3E" w:rsidP="00EE2D3E">
      <w:pPr>
        <w:pStyle w:val="ListParagraph"/>
        <w:numPr>
          <w:ilvl w:val="0"/>
          <w:numId w:val="11"/>
        </w:numPr>
      </w:pPr>
      <w:r w:rsidRPr="0055355F">
        <w:rPr>
          <w:b/>
          <w:bCs/>
        </w:rPr>
        <w:t>open-crawler</w:t>
      </w:r>
      <w:r w:rsidRPr="000423CA">
        <w:t> : package racine de l’</w:t>
      </w:r>
      <w:r>
        <w:t>application</w:t>
      </w:r>
    </w:p>
    <w:p w14:paraId="48BFFC0F" w14:textId="77777777" w:rsidR="00EE2D3E" w:rsidRDefault="00EE2D3E" w:rsidP="00EE2D3E">
      <w:pPr>
        <w:pStyle w:val="ListParagraph"/>
        <w:numPr>
          <w:ilvl w:val="1"/>
          <w:numId w:val="11"/>
        </w:numPr>
      </w:pPr>
      <w:r w:rsidRPr="0055355F">
        <w:rPr>
          <w:b/>
          <w:bCs/>
        </w:rPr>
        <w:t>logs</w:t>
      </w:r>
      <w:r>
        <w:t> : les logs du module</w:t>
      </w:r>
    </w:p>
    <w:p w14:paraId="0835AC7C" w14:textId="77777777" w:rsidR="00EE2D3E" w:rsidRDefault="00EE2D3E" w:rsidP="00EE2D3E">
      <w:pPr>
        <w:pStyle w:val="ListParagraph"/>
        <w:numPr>
          <w:ilvl w:val="1"/>
          <w:numId w:val="11"/>
        </w:numPr>
      </w:pPr>
      <w:r w:rsidRPr="0055355F">
        <w:rPr>
          <w:b/>
          <w:bCs/>
        </w:rPr>
        <w:t>deploy</w:t>
      </w:r>
      <w:r>
        <w:t> : Les fichers docker-compose pour le déploiement</w:t>
      </w:r>
    </w:p>
    <w:p w14:paraId="0E26CD25" w14:textId="77777777" w:rsidR="00EE2D3E" w:rsidRDefault="00EE2D3E" w:rsidP="00EE2D3E">
      <w:pPr>
        <w:pStyle w:val="ListParagraph"/>
        <w:numPr>
          <w:ilvl w:val="1"/>
          <w:numId w:val="11"/>
        </w:numPr>
      </w:pPr>
      <w:r w:rsidRPr="0055355F">
        <w:rPr>
          <w:b/>
          <w:bCs/>
        </w:rPr>
        <w:t>open_crawler</w:t>
      </w:r>
      <w:r>
        <w:t> : le package principale pour le web crawler</w:t>
      </w:r>
    </w:p>
    <w:p w14:paraId="0198AB7C" w14:textId="26D03AF6" w:rsidR="00EE2D3E" w:rsidRPr="0055355F" w:rsidRDefault="00EE2D3E" w:rsidP="00EE2D3E">
      <w:pPr>
        <w:pStyle w:val="ListParagraph"/>
        <w:numPr>
          <w:ilvl w:val="2"/>
          <w:numId w:val="11"/>
        </w:numPr>
        <w:rPr>
          <w:b/>
          <w:bCs/>
        </w:rPr>
      </w:pPr>
      <w:r w:rsidRPr="0055355F">
        <w:rPr>
          <w:b/>
          <w:bCs/>
        </w:rPr>
        <w:t>api</w:t>
      </w:r>
      <w:r w:rsidR="00427CD0">
        <w:rPr>
          <w:b/>
          <w:bCs/>
        </w:rPr>
        <w:t> </w:t>
      </w:r>
      <w:r w:rsidR="00427CD0" w:rsidRPr="00427CD0">
        <w:t xml:space="preserve">: </w:t>
      </w:r>
      <w:r w:rsidR="00427CD0">
        <w:t>router</w:t>
      </w:r>
    </w:p>
    <w:p w14:paraId="58F75983" w14:textId="47194CF9" w:rsidR="00EE2D3E" w:rsidRPr="0055355F" w:rsidRDefault="00F44CDA" w:rsidP="00EE2D3E">
      <w:pPr>
        <w:pStyle w:val="ListParagraph"/>
        <w:numPr>
          <w:ilvl w:val="2"/>
          <w:numId w:val="11"/>
        </w:numPr>
        <w:rPr>
          <w:b/>
          <w:bCs/>
        </w:rPr>
      </w:pPr>
      <w:r>
        <w:rPr>
          <w:b/>
          <w:bCs/>
        </w:rPr>
        <w:t>task</w:t>
      </w:r>
      <w:r w:rsidR="00427CD0" w:rsidRPr="00427CD0">
        <w:t> :</w:t>
      </w:r>
      <w:r w:rsidR="00427CD0">
        <w:rPr>
          <w:b/>
          <w:bCs/>
        </w:rPr>
        <w:t xml:space="preserve"> </w:t>
      </w:r>
      <w:r w:rsidR="00427CD0" w:rsidRPr="00427CD0">
        <w:t>les tâches Celery</w:t>
      </w:r>
    </w:p>
    <w:p w14:paraId="2431C98A" w14:textId="15BA1F27" w:rsidR="00EE2D3E" w:rsidRDefault="00EE2D3E" w:rsidP="00EE2D3E">
      <w:pPr>
        <w:pStyle w:val="ListParagraph"/>
        <w:numPr>
          <w:ilvl w:val="2"/>
          <w:numId w:val="11"/>
        </w:numPr>
      </w:pPr>
      <w:r w:rsidRPr="0055355F">
        <w:rPr>
          <w:b/>
          <w:bCs/>
        </w:rPr>
        <w:t>config</w:t>
      </w:r>
      <w:r w:rsidR="00F44CDA">
        <w:rPr>
          <w:b/>
          <w:bCs/>
        </w:rPr>
        <w:t>s</w:t>
      </w:r>
      <w:r>
        <w:t> : les configs du modules</w:t>
      </w:r>
    </w:p>
    <w:p w14:paraId="250D74FF" w14:textId="77777777" w:rsidR="00EE2D3E" w:rsidRDefault="00EE2D3E" w:rsidP="00EE2D3E">
      <w:pPr>
        <w:pStyle w:val="ListParagraph"/>
        <w:numPr>
          <w:ilvl w:val="2"/>
          <w:numId w:val="11"/>
        </w:numPr>
      </w:pPr>
      <w:r w:rsidRPr="0055355F">
        <w:rPr>
          <w:b/>
          <w:bCs/>
        </w:rPr>
        <w:t>crawler</w:t>
      </w:r>
      <w:r>
        <w:t> : scrapy crawler, les spiders</w:t>
      </w:r>
    </w:p>
    <w:p w14:paraId="104E2784" w14:textId="77777777" w:rsidR="00EE2D3E" w:rsidRDefault="00EE2D3E" w:rsidP="00EE2D3E">
      <w:pPr>
        <w:pStyle w:val="ListParagraph"/>
        <w:numPr>
          <w:ilvl w:val="2"/>
          <w:numId w:val="11"/>
        </w:numPr>
      </w:pPr>
      <w:r w:rsidRPr="0055355F">
        <w:rPr>
          <w:b/>
          <w:bCs/>
        </w:rPr>
        <w:t>const</w:t>
      </w:r>
      <w:r>
        <w:t> : les constantes et des enums</w:t>
      </w:r>
    </w:p>
    <w:p w14:paraId="214EB45E" w14:textId="77777777" w:rsidR="00EE2D3E" w:rsidRDefault="00EE2D3E" w:rsidP="00EE2D3E">
      <w:pPr>
        <w:pStyle w:val="ListParagraph"/>
        <w:numPr>
          <w:ilvl w:val="2"/>
          <w:numId w:val="11"/>
        </w:numPr>
      </w:pPr>
      <w:r w:rsidRPr="0055355F">
        <w:rPr>
          <w:b/>
          <w:bCs/>
        </w:rPr>
        <w:t>exception</w:t>
      </w:r>
      <w:r>
        <w:t> : Les exceptions</w:t>
      </w:r>
    </w:p>
    <w:p w14:paraId="636A4394" w14:textId="77777777" w:rsidR="00EE2D3E" w:rsidRDefault="00EE2D3E" w:rsidP="00EE2D3E">
      <w:pPr>
        <w:pStyle w:val="ListParagraph"/>
        <w:numPr>
          <w:ilvl w:val="2"/>
          <w:numId w:val="11"/>
        </w:numPr>
      </w:pPr>
      <w:r w:rsidRPr="0055355F">
        <w:rPr>
          <w:b/>
          <w:bCs/>
        </w:rPr>
        <w:t>model</w:t>
      </w:r>
      <w:r>
        <w:t> : modèle de données</w:t>
      </w:r>
    </w:p>
    <w:p w14:paraId="7EAF5EE7" w14:textId="77777777" w:rsidR="00EE2D3E" w:rsidRDefault="00EE2D3E" w:rsidP="00EE2D3E">
      <w:pPr>
        <w:pStyle w:val="ListParagraph"/>
        <w:numPr>
          <w:ilvl w:val="2"/>
          <w:numId w:val="11"/>
        </w:numPr>
      </w:pPr>
      <w:r w:rsidRPr="00BE3FE8">
        <w:rPr>
          <w:b/>
          <w:bCs/>
        </w:rPr>
        <w:t>service</w:t>
      </w:r>
      <w:r>
        <w:t> : divers services, essentiellement le service de validation</w:t>
      </w:r>
    </w:p>
    <w:p w14:paraId="28D8B177" w14:textId="77777777" w:rsidR="00EE2D3E" w:rsidRDefault="00EE2D3E" w:rsidP="00EE2D3E">
      <w:pPr>
        <w:pStyle w:val="ListParagraph"/>
        <w:numPr>
          <w:ilvl w:val="2"/>
          <w:numId w:val="11"/>
        </w:numPr>
      </w:pPr>
      <w:r w:rsidRPr="00BE3FE8">
        <w:rPr>
          <w:b/>
          <w:bCs/>
        </w:rPr>
        <w:t>util</w:t>
      </w:r>
      <w:r>
        <w:t> : les classes utils</w:t>
      </w:r>
    </w:p>
    <w:p w14:paraId="1C1CEB4A" w14:textId="77777777" w:rsidR="00EE2D3E" w:rsidRDefault="00EE2D3E" w:rsidP="00EE2D3E">
      <w:pPr>
        <w:pStyle w:val="ListParagraph"/>
        <w:numPr>
          <w:ilvl w:val="1"/>
          <w:numId w:val="11"/>
        </w:numPr>
      </w:pPr>
      <w:r w:rsidRPr="00BE3FE8">
        <w:rPr>
          <w:b/>
          <w:bCs/>
        </w:rPr>
        <w:t>tests</w:t>
      </w:r>
      <w:r>
        <w:t> : test unitaire</w:t>
      </w:r>
    </w:p>
    <w:p w14:paraId="3C811980" w14:textId="6517E76C" w:rsidR="00EE2D3E" w:rsidRPr="004147E5" w:rsidRDefault="00EE2D3E" w:rsidP="00EE2D3E">
      <w:pPr>
        <w:jc w:val="left"/>
      </w:pPr>
    </w:p>
    <w:p w14:paraId="3FBC0A88" w14:textId="77777777" w:rsidR="00EE2D3E" w:rsidRDefault="00EE2D3E" w:rsidP="00EE2D3E"/>
    <w:p w14:paraId="0D88B070" w14:textId="77777777" w:rsidR="00FD6C55" w:rsidRDefault="00FD6C55" w:rsidP="00FD6C55">
      <w:pPr>
        <w:pStyle w:val="Heading1"/>
        <w:numPr>
          <w:ilvl w:val="0"/>
          <w:numId w:val="12"/>
        </w:numPr>
      </w:pPr>
      <w:bookmarkStart w:id="371" w:name="_Toc130216622"/>
      <w:bookmarkStart w:id="372" w:name="_Toc145599543"/>
      <w:r w:rsidRPr="000423CA">
        <w:lastRenderedPageBreak/>
        <w:t>Conception Générale</w:t>
      </w:r>
      <w:bookmarkEnd w:id="371"/>
      <w:bookmarkEnd w:id="372"/>
    </w:p>
    <w:p w14:paraId="4FE55DED" w14:textId="77777777" w:rsidR="00FD6C55" w:rsidRPr="00E31B7F" w:rsidRDefault="00FD6C55" w:rsidP="00FD6C55">
      <w:r w:rsidRPr="00E31B7F">
        <w:t>L'application est conçue pour offrir les 4 fonctionnalités principales décrites ci-dessous. Les détails et les choix techniques de chacune d'entre elles seront présentés dans la section suivante.</w:t>
      </w:r>
    </w:p>
    <w:p w14:paraId="2D513181" w14:textId="77777777" w:rsidR="00FD6C55" w:rsidRDefault="00FD6C55" w:rsidP="00FD6C55">
      <w:pPr>
        <w:pStyle w:val="Heading2"/>
      </w:pPr>
      <w:bookmarkStart w:id="373" w:name="_Toc145599544"/>
      <w:r>
        <w:t>Crawl du site web</w:t>
      </w:r>
      <w:bookmarkEnd w:id="373"/>
    </w:p>
    <w:p w14:paraId="1EE4E4A0" w14:textId="77777777" w:rsidR="00FD6C55" w:rsidRDefault="00FD6C55" w:rsidP="00FD6C55">
      <w:r>
        <w:t>L'application permet de réaliser le crawl d’un site web à partir des configurations définies par l'utilisateur. Lorsqu'un utilisateur soumet une configuration de crawl, celle-ci est envoyée à l'application via une requête HTTP. L'application utilise alors FastAPI pour recevoir et valider la configuration. Une fois validée, la configuration pourrait être stockée dans MongoDB pour référence ultérieure.</w:t>
      </w:r>
    </w:p>
    <w:p w14:paraId="4E23A1E5" w14:textId="77777777" w:rsidR="00FD6C55" w:rsidRDefault="00FD6C55" w:rsidP="00FD6C55">
      <w:r>
        <w:t>Lorsque la configuration est validée, l'application utilise RabbitMQ pour envoyer un message à la file d'attente Celery. Celery prend ensuite en charge l'exécution asynchrone de la tâche de crawl. Chaque tâche de crawl est traitée par un ou plusieurs workers Celery qui exécutent le crawl en utilisant des bibliothèques spécialisées, telles que Scrapy.</w:t>
      </w:r>
    </w:p>
    <w:p w14:paraId="4806AAE1" w14:textId="05EA5704" w:rsidR="00FD6C55" w:rsidRDefault="00FD6C55" w:rsidP="00FD6C55">
      <w:r>
        <w:t xml:space="preserve">Une fois le crawl terminé, les données récupérées sont enregistrées dans Minio, un système de stockage objet compatible avec </w:t>
      </w:r>
      <w:r w:rsidR="00E178A4">
        <w:t>l’API</w:t>
      </w:r>
      <w:r>
        <w:t xml:space="preserve"> S3.</w:t>
      </w:r>
    </w:p>
    <w:p w14:paraId="42D647AA" w14:textId="77777777" w:rsidR="00FD6C55" w:rsidRDefault="00FD6C55" w:rsidP="00FD6C55"/>
    <w:p w14:paraId="31881B00" w14:textId="77777777" w:rsidR="00FD6C55" w:rsidRDefault="00FD6C55" w:rsidP="00FD6C55">
      <w:pPr>
        <w:pStyle w:val="Heading2"/>
      </w:pPr>
      <w:bookmarkStart w:id="374" w:name="_Toc145599545"/>
      <w:r>
        <w:t>Métadonnées</w:t>
      </w:r>
      <w:bookmarkEnd w:id="374"/>
      <w:r>
        <w:t xml:space="preserve"> </w:t>
      </w:r>
    </w:p>
    <w:p w14:paraId="4D80AB76" w14:textId="55372EDB" w:rsidR="00FD6C55" w:rsidRPr="00631DDB" w:rsidRDefault="00FD6C55" w:rsidP="00FD6C55">
      <w:r>
        <w:t>L'application collecte des métadonnées spécifiques à chaque domaine à partir des pages web crawleées ou en effectuant des appels API indépendants. S</w:t>
      </w:r>
      <w:r w:rsidRPr="00631DDB">
        <w:t xml:space="preserve">elon les options sélectionnées, </w:t>
      </w:r>
      <w:r>
        <w:t>les extractions</w:t>
      </w:r>
      <w:r w:rsidRPr="00631DDB">
        <w:t xml:space="preserve"> peuvent être de 3 types:</w:t>
      </w:r>
      <w:r w:rsidR="0076625D">
        <w:t xml:space="preserve"> </w:t>
      </w:r>
    </w:p>
    <w:p w14:paraId="5C3EAD40" w14:textId="77777777" w:rsidR="00FD6C55" w:rsidRPr="00631DDB" w:rsidRDefault="00FD6C55" w:rsidP="00FD6C55">
      <w:pPr>
        <w:pStyle w:val="ListParagraph"/>
        <w:numPr>
          <w:ilvl w:val="0"/>
          <w:numId w:val="13"/>
        </w:numPr>
      </w:pPr>
      <w:r w:rsidRPr="00631DDB">
        <w:t>Extraction liée au parsing du HTML (exemples : réseaux sociaux, liens externes)</w:t>
      </w:r>
    </w:p>
    <w:p w14:paraId="6B8952DA" w14:textId="77777777" w:rsidR="00FD6C55" w:rsidRPr="00631DDB" w:rsidRDefault="00FD6C55" w:rsidP="00FD6C55">
      <w:pPr>
        <w:pStyle w:val="ListParagraph"/>
        <w:numPr>
          <w:ilvl w:val="0"/>
          <w:numId w:val="13"/>
        </w:numPr>
      </w:pPr>
      <w:r w:rsidRPr="00631DDB">
        <w:t>Extraction à partir de librairies embarquées par la solution (exemples : Lighthouse, Wappalyzer)</w:t>
      </w:r>
    </w:p>
    <w:p w14:paraId="0E3C76E6" w14:textId="77777777" w:rsidR="00FD6C55" w:rsidRDefault="00FD6C55" w:rsidP="00FD6C55">
      <w:pPr>
        <w:pStyle w:val="ListParagraph"/>
        <w:numPr>
          <w:ilvl w:val="0"/>
          <w:numId w:val="13"/>
        </w:numPr>
      </w:pPr>
      <w:r w:rsidRPr="00631DDB">
        <w:t>Extraction à partir d’appels à des outils externes (exemples : Google Mobile Friendly Test, Website carbon)</w:t>
      </w:r>
    </w:p>
    <w:p w14:paraId="40AA1937" w14:textId="77777777" w:rsidR="00FD6C55" w:rsidRDefault="00FD6C55" w:rsidP="00FD6C55">
      <w:r>
        <w:t xml:space="preserve">Une fois récupérées, ces méta-données sont associées aux données de la page crawleée et stockées dans MongoDB. </w:t>
      </w:r>
    </w:p>
    <w:p w14:paraId="58962DA4" w14:textId="77777777" w:rsidR="00FD6C55" w:rsidRDefault="00FD6C55" w:rsidP="00FD6C55"/>
    <w:p w14:paraId="1461E48B" w14:textId="77777777" w:rsidR="00FD6C55" w:rsidRDefault="00FD6C55" w:rsidP="00FD6C55">
      <w:pPr>
        <w:pStyle w:val="Heading2"/>
      </w:pPr>
      <w:bookmarkStart w:id="375" w:name="_Toc145599546"/>
      <w:r w:rsidRPr="00494C62">
        <w:t>Enregistrement des configurations</w:t>
      </w:r>
      <w:bookmarkEnd w:id="375"/>
    </w:p>
    <w:p w14:paraId="0A89548F" w14:textId="77777777" w:rsidR="00FD6C55" w:rsidRDefault="00FD6C55" w:rsidP="00FD6C55">
      <w:r>
        <w:t xml:space="preserve">L'application utilise MongoDB pour stocker les configurations de crawl soumises par les utilisateurs. Chaque configuration pourrait être enregistrée dans une collection dans MongoDB. Cette collection sera </w:t>
      </w:r>
      <w:r w:rsidRPr="00226549">
        <w:t>interrogée par l’API recrawl pour réutilisation des paramètres</w:t>
      </w:r>
    </w:p>
    <w:p w14:paraId="517D9DEE" w14:textId="77777777" w:rsidR="00FD6C55" w:rsidRDefault="00FD6C55" w:rsidP="00FD6C55"/>
    <w:p w14:paraId="5B20A533" w14:textId="77777777" w:rsidR="00FD6C55" w:rsidRDefault="00FD6C55" w:rsidP="00FD6C55">
      <w:pPr>
        <w:pStyle w:val="Heading2"/>
      </w:pPr>
      <w:bookmarkStart w:id="376" w:name="_Toc145599547"/>
      <w:r w:rsidRPr="00494C62">
        <w:rPr>
          <w:rStyle w:val="Heading2Char"/>
          <w:b/>
          <w:bCs/>
          <w:iCs/>
        </w:rPr>
        <w:t>Administration des tâches</w:t>
      </w:r>
      <w:bookmarkEnd w:id="376"/>
    </w:p>
    <w:p w14:paraId="0E6E8B65" w14:textId="5F2F4A2D" w:rsidR="000377D8" w:rsidRDefault="00FD6C55" w:rsidP="000377D8">
      <w:r>
        <w:t>L'application utilise Flower pour administrer, surveiller et visualiser l'état des tâches Celery en temps réel.</w:t>
      </w:r>
    </w:p>
    <w:p w14:paraId="41E64A74" w14:textId="2B3D9F64" w:rsidR="00FD6C55" w:rsidRDefault="000377D8" w:rsidP="00FD6C55">
      <w:r>
        <w:t>L</w:t>
      </w:r>
      <w:r w:rsidR="00FD6C55">
        <w:t xml:space="preserve">'application conserve également un historique de l'état des tâches en les stockant dans une collection dédiée de MongoDB. Chaque </w:t>
      </w:r>
      <w:r w:rsidR="009035B8">
        <w:t>requête de crawl</w:t>
      </w:r>
      <w:r w:rsidR="00FD6C55">
        <w:t xml:space="preserve"> est enregistrée avec des informations telles que son identifiant unique, l'heure de début, l'heure de fin (le cas échéant), l'état actuel,</w:t>
      </w:r>
      <w:r w:rsidR="009035B8">
        <w:t xml:space="preserve"> l’état de l’extraction des </w:t>
      </w:r>
      <w:r w:rsidR="00CF5E77">
        <w:t>métadonnées</w:t>
      </w:r>
      <w:r w:rsidR="00FD6C55">
        <w:t>.</w:t>
      </w:r>
    </w:p>
    <w:p w14:paraId="5430FE3D" w14:textId="77777777" w:rsidR="00C96287" w:rsidRDefault="00C96287" w:rsidP="00FD6C55"/>
    <w:p w14:paraId="14A914ED" w14:textId="66072F38" w:rsidR="00C96287" w:rsidRDefault="00C96287" w:rsidP="00C96287">
      <w:pPr>
        <w:pStyle w:val="Heading2"/>
      </w:pPr>
      <w:bookmarkStart w:id="377" w:name="_Toc145599548"/>
      <w:r>
        <w:t>Nettoyage de l’application actuelle</w:t>
      </w:r>
      <w:bookmarkEnd w:id="377"/>
    </w:p>
    <w:p w14:paraId="0EB5E2B6" w14:textId="77777777" w:rsidR="00251C28" w:rsidRDefault="00251C28" w:rsidP="00251C28">
      <w:r>
        <w:t>Une fois le nouveau crawler fonctionnel, l’application ScanR sera basculée sur celui-ci (voir conception spécifique dédiée).</w:t>
      </w:r>
    </w:p>
    <w:p w14:paraId="72C71F6E" w14:textId="77777777" w:rsidR="00251C28" w:rsidRDefault="00251C28" w:rsidP="00251C28">
      <w:r>
        <w:lastRenderedPageBreak/>
        <w:t>Les éléments de l’ancien crawler, et ses données seront supprimés des serveurs. Il s’agira de stopper puis supprimer les containers Docker suivants, et les volumes associés :</w:t>
      </w:r>
    </w:p>
    <w:p w14:paraId="5C0DAB75" w14:textId="77777777" w:rsidR="00251C28" w:rsidRDefault="00251C28" w:rsidP="00251C28">
      <w:pPr>
        <w:pStyle w:val="ListPuces"/>
        <w:numPr>
          <w:ilvl w:val="0"/>
          <w:numId w:val="21"/>
        </w:numPr>
        <w:rPr>
          <w:lang w:val="en-US"/>
        </w:rPr>
      </w:pPr>
      <w:r>
        <w:rPr>
          <w:lang w:val="en-US"/>
        </w:rPr>
        <w:t>scanr-python_comp_screenshot</w:t>
      </w:r>
    </w:p>
    <w:p w14:paraId="137781F2" w14:textId="77777777" w:rsidR="00251C28" w:rsidRDefault="00251C28" w:rsidP="00251C28">
      <w:pPr>
        <w:pStyle w:val="ListPuces"/>
        <w:numPr>
          <w:ilvl w:val="0"/>
          <w:numId w:val="21"/>
        </w:numPr>
      </w:pPr>
      <w:r>
        <w:rPr>
          <w:lang w:val="en-US"/>
        </w:rPr>
        <w:t>scanr-python_comp_coreextractor</w:t>
      </w:r>
    </w:p>
    <w:p w14:paraId="6AC0DD9B" w14:textId="77777777" w:rsidR="00251C28" w:rsidRDefault="00251C28" w:rsidP="00251C28">
      <w:pPr>
        <w:pStyle w:val="ListPuces"/>
        <w:numPr>
          <w:ilvl w:val="0"/>
          <w:numId w:val="21"/>
        </w:numPr>
      </w:pPr>
      <w:r>
        <w:t>scanr-python-comp-companycrawler</w:t>
      </w:r>
    </w:p>
    <w:p w14:paraId="04026219" w14:textId="77777777" w:rsidR="00251C28" w:rsidRDefault="00251C28" w:rsidP="00251C28">
      <w:r>
        <w:t>Pour Cassandra, il s’agira de faire un backup des données, puis de stopper et supprimer le container Docker suivant, et les volumes associés :</w:t>
      </w:r>
    </w:p>
    <w:p w14:paraId="6A7A03F0" w14:textId="77777777" w:rsidR="00251C28" w:rsidRDefault="00251C28" w:rsidP="00251C28">
      <w:pPr>
        <w:pStyle w:val="ListPuces"/>
        <w:numPr>
          <w:ilvl w:val="0"/>
          <w:numId w:val="21"/>
        </w:numPr>
      </w:pPr>
      <w:r>
        <w:t>scanr-cassandra</w:t>
      </w:r>
    </w:p>
    <w:p w14:paraId="462D024E" w14:textId="65F60A7E" w:rsidR="00C96287" w:rsidRDefault="00251C28" w:rsidP="00251C28">
      <w:r>
        <w:t xml:space="preserve">Le backup sera réalisé sous la forme d’un snapshot, en suivant la documentation officielle : </w:t>
      </w:r>
      <w:hyperlink r:id="rId16" w:history="1">
        <w:r>
          <w:rPr>
            <w:rStyle w:val="Hyperlink"/>
          </w:rPr>
          <w:t>https://docs.datastax.com/en/cassandra-oss/2.1/cassandra/operations/ops_backup_takes_snapshot_t.html</w:t>
        </w:r>
      </w:hyperlink>
    </w:p>
    <w:p w14:paraId="28D305E2" w14:textId="77777777" w:rsidR="00C96287" w:rsidRPr="00C96287" w:rsidRDefault="00C96287" w:rsidP="00C96287"/>
    <w:p w14:paraId="1DB89823" w14:textId="5F7DA776" w:rsidR="00431F52" w:rsidRDefault="00431F52" w:rsidP="00431F52">
      <w:pPr>
        <w:pStyle w:val="Heading1"/>
      </w:pPr>
      <w:bookmarkStart w:id="378" w:name="_Toc145599549"/>
      <w:r w:rsidRPr="000423CA">
        <w:lastRenderedPageBreak/>
        <w:t xml:space="preserve">Conception </w:t>
      </w:r>
      <w:r w:rsidR="0076625D">
        <w:t>détaillée</w:t>
      </w:r>
      <w:bookmarkEnd w:id="378"/>
    </w:p>
    <w:p w14:paraId="4DB12E63" w14:textId="77777777" w:rsidR="00431F52" w:rsidRDefault="00431F52" w:rsidP="00431F52">
      <w:pPr>
        <w:pStyle w:val="Heading2"/>
      </w:pPr>
      <w:bookmarkStart w:id="379" w:name="_Toc145599550"/>
      <w:r>
        <w:t>Crawl du site web</w:t>
      </w:r>
      <w:bookmarkEnd w:id="379"/>
    </w:p>
    <w:p w14:paraId="214D643C" w14:textId="77777777" w:rsidR="00431F52" w:rsidRDefault="00431F52" w:rsidP="00431F52">
      <w:pPr>
        <w:pStyle w:val="Heading3"/>
      </w:pPr>
      <w:bookmarkStart w:id="380" w:name="_Toc145599551"/>
      <w:r>
        <w:t>Rappel des exigences fonctionnelles</w:t>
      </w:r>
      <w:bookmarkEnd w:id="380"/>
    </w:p>
    <w:p w14:paraId="310B043A" w14:textId="77777777" w:rsidR="00431F52" w:rsidRPr="008E17DB" w:rsidRDefault="00431F52" w:rsidP="00431F52">
      <w:pPr>
        <w:numPr>
          <w:ilvl w:val="0"/>
          <w:numId w:val="4"/>
        </w:numPr>
        <w:spacing w:after="60"/>
        <w:contextualSpacing/>
      </w:pPr>
      <w:r w:rsidRPr="00631DDB">
        <w:t>Le crawl doit pouvoir être déclenché :</w:t>
      </w:r>
    </w:p>
    <w:p w14:paraId="0EADE1EA" w14:textId="77777777" w:rsidR="00431F52" w:rsidRPr="008E17DB" w:rsidRDefault="00431F52" w:rsidP="00431F52">
      <w:pPr>
        <w:pStyle w:val="ListPuces"/>
        <w:numPr>
          <w:ilvl w:val="1"/>
          <w:numId w:val="4"/>
        </w:numPr>
        <w:ind w:left="1154" w:hanging="360"/>
      </w:pPr>
      <w:r w:rsidRPr="008E17DB">
        <w:t>Pour une URL donnée</w:t>
      </w:r>
    </w:p>
    <w:p w14:paraId="3FC0945E" w14:textId="77777777" w:rsidR="00431F52" w:rsidRPr="008E17DB" w:rsidRDefault="00431F52" w:rsidP="00431F52">
      <w:pPr>
        <w:pStyle w:val="ListPuces"/>
        <w:numPr>
          <w:ilvl w:val="2"/>
          <w:numId w:val="4"/>
        </w:numPr>
      </w:pPr>
      <w:r w:rsidRPr="008E17DB">
        <w:t>L’URL sera nettoyée avant d’être traitée</w:t>
      </w:r>
    </w:p>
    <w:p w14:paraId="5A08A321" w14:textId="77777777" w:rsidR="00431F52" w:rsidRPr="008E17DB" w:rsidRDefault="00431F52" w:rsidP="00431F52">
      <w:pPr>
        <w:pStyle w:val="ListPuces"/>
        <w:numPr>
          <w:ilvl w:val="2"/>
          <w:numId w:val="4"/>
        </w:numPr>
      </w:pPr>
      <w:r w:rsidRPr="008E17DB">
        <w:t>Suppression du « / » final</w:t>
      </w:r>
    </w:p>
    <w:p w14:paraId="1866FFAF" w14:textId="77777777" w:rsidR="00431F52" w:rsidRPr="008E17DB" w:rsidRDefault="00431F52" w:rsidP="00431F52">
      <w:pPr>
        <w:pStyle w:val="ListPuces"/>
        <w:numPr>
          <w:ilvl w:val="2"/>
          <w:numId w:val="4"/>
        </w:numPr>
      </w:pPr>
      <w:r w:rsidRPr="008E17DB">
        <w:t>URL encode/decode</w:t>
      </w:r>
    </w:p>
    <w:p w14:paraId="426B961F" w14:textId="77777777" w:rsidR="00431F52" w:rsidRPr="008E17DB" w:rsidRDefault="00431F52" w:rsidP="00431F52">
      <w:pPr>
        <w:pStyle w:val="ListPuces"/>
        <w:numPr>
          <w:ilvl w:val="1"/>
          <w:numId w:val="4"/>
        </w:numPr>
        <w:ind w:left="1154" w:hanging="360"/>
      </w:pPr>
      <w:r w:rsidRPr="008E17DB">
        <w:t>Pour l’ensemble des structures, depuis le back office de l’application ScanR</w:t>
      </w:r>
    </w:p>
    <w:p w14:paraId="346AE9EC" w14:textId="77777777" w:rsidR="00431F52" w:rsidRPr="00631DDB" w:rsidRDefault="00431F52" w:rsidP="00431F52">
      <w:pPr>
        <w:pStyle w:val="ListPuces"/>
      </w:pPr>
      <w:r w:rsidRPr="00631DDB">
        <w:t>Pour chaque crawl, l’utilisateur peut paramétrer les options suivantes :</w:t>
      </w:r>
    </w:p>
    <w:p w14:paraId="049CC13B" w14:textId="77777777" w:rsidR="00431F52" w:rsidRPr="00631DDB" w:rsidRDefault="00431F52" w:rsidP="00431F52">
      <w:pPr>
        <w:pStyle w:val="ListPuces"/>
        <w:numPr>
          <w:ilvl w:val="1"/>
          <w:numId w:val="4"/>
        </w:numPr>
        <w:ind w:left="1154" w:hanging="360"/>
      </w:pPr>
      <w:r w:rsidRPr="00631DDB">
        <w:t>Nombre de pages à crawler à partir de l’URL fournie</w:t>
      </w:r>
    </w:p>
    <w:p w14:paraId="0CAD9448" w14:textId="77777777" w:rsidR="00431F52" w:rsidRPr="00631DDB" w:rsidRDefault="00431F52" w:rsidP="00431F52">
      <w:pPr>
        <w:pStyle w:val="ListPuces"/>
        <w:numPr>
          <w:ilvl w:val="2"/>
          <w:numId w:val="4"/>
        </w:numPr>
      </w:pPr>
      <w:r w:rsidRPr="00631DDB">
        <w:t>Une limite max sera mise en place</w:t>
      </w:r>
    </w:p>
    <w:p w14:paraId="7A1E4932" w14:textId="77777777" w:rsidR="00431F52" w:rsidRPr="00631DDB" w:rsidRDefault="00431F52" w:rsidP="00431F52">
      <w:pPr>
        <w:pStyle w:val="ListPuces"/>
        <w:numPr>
          <w:ilvl w:val="1"/>
          <w:numId w:val="4"/>
        </w:numPr>
        <w:ind w:left="1154" w:hanging="360"/>
      </w:pPr>
      <w:r w:rsidRPr="00631DDB">
        <w:t>Profondeur de pages à crawler à partir de l’URL fournie</w:t>
      </w:r>
    </w:p>
    <w:p w14:paraId="76EB0875" w14:textId="77777777" w:rsidR="00431F52" w:rsidRDefault="00431F52" w:rsidP="00431F52">
      <w:pPr>
        <w:pStyle w:val="ListPuces"/>
        <w:numPr>
          <w:ilvl w:val="1"/>
          <w:numId w:val="4"/>
        </w:numPr>
        <w:ind w:left="1154" w:hanging="360"/>
      </w:pPr>
      <w:r w:rsidRPr="00631DDB">
        <w:t xml:space="preserve">Métadonnées à extraire (voir </w:t>
      </w:r>
      <w:r>
        <w:t>la section 5.2 pour plus de détails</w:t>
      </w:r>
      <w:r w:rsidRPr="00631DDB">
        <w:t>)</w:t>
      </w:r>
    </w:p>
    <w:p w14:paraId="31B0761A" w14:textId="77777777" w:rsidR="00431F52" w:rsidRDefault="00431F52" w:rsidP="00431F52">
      <w:pPr>
        <w:pStyle w:val="ListPuces"/>
        <w:numPr>
          <w:ilvl w:val="1"/>
          <w:numId w:val="4"/>
        </w:numPr>
        <w:ind w:left="1154" w:hanging="360"/>
      </w:pPr>
      <w:r>
        <w:t>Un VPN afin d’éviter le blacklistage</w:t>
      </w:r>
    </w:p>
    <w:p w14:paraId="59AF9830" w14:textId="77777777" w:rsidR="00431F52" w:rsidRDefault="00431F52" w:rsidP="00431F52">
      <w:pPr>
        <w:pStyle w:val="ListPuces"/>
        <w:numPr>
          <w:ilvl w:val="1"/>
          <w:numId w:val="4"/>
        </w:numPr>
        <w:ind w:left="1154" w:hanging="360"/>
      </w:pPr>
      <w:r>
        <w:t>Un header dans le cas où le site cible aura whitelisté le crawler</w:t>
      </w:r>
    </w:p>
    <w:p w14:paraId="6398CFA0" w14:textId="77777777" w:rsidR="00431F52" w:rsidRPr="00631DDB" w:rsidRDefault="00431F52" w:rsidP="00431F52">
      <w:pPr>
        <w:pStyle w:val="ListPuces"/>
      </w:pPr>
      <w:r w:rsidRPr="00631DDB">
        <w:t>Le stockage final des données s’effectuera sur un Object Storage OVH, et comportera, pour chaque site crawlé :</w:t>
      </w:r>
    </w:p>
    <w:p w14:paraId="7862083C" w14:textId="77777777" w:rsidR="00431F52" w:rsidRPr="00631DDB" w:rsidRDefault="00431F52" w:rsidP="00431F52">
      <w:pPr>
        <w:pStyle w:val="ListPuces"/>
        <w:numPr>
          <w:ilvl w:val="1"/>
          <w:numId w:val="4"/>
        </w:numPr>
        <w:ind w:left="1154" w:hanging="360"/>
      </w:pPr>
      <w:r w:rsidRPr="00631DDB">
        <w:t>L’URL</w:t>
      </w:r>
    </w:p>
    <w:p w14:paraId="63E2E134" w14:textId="77777777" w:rsidR="00431F52" w:rsidRPr="00631DDB" w:rsidRDefault="00431F52" w:rsidP="00431F52">
      <w:pPr>
        <w:pStyle w:val="ListPuces"/>
        <w:numPr>
          <w:ilvl w:val="1"/>
          <w:numId w:val="4"/>
        </w:numPr>
        <w:ind w:left="1154" w:hanging="360"/>
      </w:pPr>
      <w:r w:rsidRPr="00631DDB">
        <w:t>La date du crawl</w:t>
      </w:r>
    </w:p>
    <w:p w14:paraId="11E66807" w14:textId="77777777" w:rsidR="00431F52" w:rsidRPr="00631DDB" w:rsidRDefault="00431F52" w:rsidP="00431F52">
      <w:pPr>
        <w:pStyle w:val="ListPuces"/>
        <w:numPr>
          <w:ilvl w:val="1"/>
          <w:numId w:val="4"/>
        </w:numPr>
        <w:ind w:left="1154" w:hanging="360"/>
      </w:pPr>
      <w:r w:rsidRPr="00631DDB">
        <w:t>Le HTML brut</w:t>
      </w:r>
    </w:p>
    <w:p w14:paraId="4F3189BE" w14:textId="77777777" w:rsidR="00431F52" w:rsidRDefault="00431F52" w:rsidP="00431F52">
      <w:pPr>
        <w:pStyle w:val="ListPuces"/>
        <w:numPr>
          <w:ilvl w:val="1"/>
          <w:numId w:val="4"/>
        </w:numPr>
        <w:ind w:left="1154" w:hanging="360"/>
      </w:pPr>
      <w:r w:rsidRPr="00631DDB">
        <w:t>Les métadonnées</w:t>
      </w:r>
    </w:p>
    <w:p w14:paraId="2CA5E6B8" w14:textId="77777777" w:rsidR="00783ED3" w:rsidRPr="007422AD" w:rsidRDefault="00783ED3" w:rsidP="004C4D1B">
      <w:pPr>
        <w:pStyle w:val="ListPuces"/>
        <w:numPr>
          <w:ilvl w:val="0"/>
          <w:numId w:val="0"/>
        </w:numPr>
        <w:ind w:left="1154"/>
      </w:pPr>
    </w:p>
    <w:p w14:paraId="3A7E1684" w14:textId="77777777" w:rsidR="00431F52" w:rsidRDefault="00431F52" w:rsidP="00431F52">
      <w:pPr>
        <w:pStyle w:val="Heading3"/>
      </w:pPr>
      <w:bookmarkStart w:id="381" w:name="_Toc145599552"/>
      <w:r>
        <w:t>Interprétation &amp; Contraintes des exigences fonctionnelles</w:t>
      </w:r>
      <w:bookmarkEnd w:id="381"/>
    </w:p>
    <w:p w14:paraId="12328D4A" w14:textId="779F7402" w:rsidR="00431F52" w:rsidDel="00463A4E" w:rsidRDefault="00431F52" w:rsidP="0003493F">
      <w:pPr>
        <w:numPr>
          <w:ilvl w:val="0"/>
          <w:numId w:val="4"/>
        </w:numPr>
        <w:spacing w:after="60"/>
        <w:contextualSpacing/>
        <w:rPr>
          <w:del w:id="382" w:author="PAN Yilei" w:date="2023-08-28T14:18:00Z"/>
        </w:rPr>
      </w:pPr>
      <w:commentRangeStart w:id="383"/>
      <w:del w:id="384" w:author="PAN Yilei" w:date="2023-08-28T14:18:00Z">
        <w:r w:rsidDel="00463A4E">
          <w:delText>Nous faisons l’hypothèse que l’URL corresponde à un domaine, sans chemin précis pointer vers une ressource spécifique, par exemple (www.example.fr). Bien que l’application puisse facilement permettre de crawler à partir de n’importe quelle ressource, il est important de restreindre l’URL afin d’</w:delText>
        </w:r>
        <w:commentRangeEnd w:id="383"/>
        <w:r w:rsidR="00EA2030" w:rsidDel="00463A4E">
          <w:rPr>
            <w:rStyle w:val="CommentReference"/>
          </w:rPr>
          <w:commentReference w:id="383"/>
        </w:r>
        <w:r w:rsidDel="00463A4E">
          <w:delText>éviter tout problème de duplication ou de conflit lors de l’enregistrement des pages html.</w:delText>
        </w:r>
      </w:del>
    </w:p>
    <w:p w14:paraId="3863005D" w14:textId="06AA681A" w:rsidR="00431F52" w:rsidRDefault="00431F52" w:rsidP="0003493F">
      <w:pPr>
        <w:numPr>
          <w:ilvl w:val="0"/>
          <w:numId w:val="4"/>
        </w:numPr>
        <w:spacing w:after="60"/>
        <w:contextualSpacing/>
      </w:pPr>
      <w:r>
        <w:t xml:space="preserve">Lors du crawl d’une structure, le back office de l’application ScanR prend en charge de rechercher les domaines associés à la structure et de préparer la requête pour </w:t>
      </w:r>
      <w:r w:rsidR="005D0D17">
        <w:t>l’</w:t>
      </w:r>
      <w:r>
        <w:t>envoyer au module de crawler.</w:t>
      </w:r>
    </w:p>
    <w:p w14:paraId="4911B744" w14:textId="77777777" w:rsidR="00431F52" w:rsidRDefault="00431F52" w:rsidP="0003493F">
      <w:pPr>
        <w:numPr>
          <w:ilvl w:val="0"/>
          <w:numId w:val="4"/>
        </w:numPr>
        <w:spacing w:after="60"/>
        <w:contextualSpacing/>
      </w:pPr>
      <w:r>
        <w:t>Une tâche Celery correspond à un domaine. Si une structure est associée à plusieurs domaines, plusieurs tâches seront créées.</w:t>
      </w:r>
    </w:p>
    <w:p w14:paraId="47B0907B" w14:textId="5A56D137" w:rsidR="00431F52" w:rsidRDefault="00431F52" w:rsidP="0003493F">
      <w:pPr>
        <w:numPr>
          <w:ilvl w:val="0"/>
          <w:numId w:val="4"/>
        </w:numPr>
        <w:spacing w:after="60"/>
        <w:contextualSpacing/>
      </w:pPr>
      <w:r>
        <w:t xml:space="preserve">Seules les pages html seront crawlées. </w:t>
      </w:r>
    </w:p>
    <w:p w14:paraId="2FE26A0C" w14:textId="77777777" w:rsidR="00431F52" w:rsidRDefault="00431F52" w:rsidP="00431F52">
      <w:pPr>
        <w:pStyle w:val="Heading3"/>
      </w:pPr>
      <w:bookmarkStart w:id="385" w:name="_Toc145599553"/>
      <w:r>
        <w:t>Proposition de la réalisation</w:t>
      </w:r>
      <w:bookmarkEnd w:id="385"/>
    </w:p>
    <w:p w14:paraId="1C0B2CEC" w14:textId="77777777" w:rsidR="00431F52" w:rsidRPr="00631DDB" w:rsidRDefault="00431F52" w:rsidP="00431F52">
      <w:r w:rsidRPr="00631DDB">
        <w:t>Voici le séquençage des actions lors du déclenchement d’une action, pour une URL donnée :</w:t>
      </w:r>
    </w:p>
    <w:p w14:paraId="73C7160C" w14:textId="77777777" w:rsidR="00431F52" w:rsidRDefault="00431F52" w:rsidP="00431F52">
      <w:pPr>
        <w:pStyle w:val="ListParagraph"/>
        <w:numPr>
          <w:ilvl w:val="0"/>
          <w:numId w:val="14"/>
        </w:numPr>
      </w:pPr>
      <w:r>
        <w:t>Validation de la requête :</w:t>
      </w:r>
    </w:p>
    <w:p w14:paraId="37A5D308" w14:textId="77777777" w:rsidR="00431F52" w:rsidRDefault="00431F52" w:rsidP="00431F52">
      <w:pPr>
        <w:pStyle w:val="ListParagraph"/>
        <w:numPr>
          <w:ilvl w:val="1"/>
          <w:numId w:val="14"/>
        </w:numPr>
      </w:pPr>
      <w:r>
        <w:t>Validation stricte, un erreur http sera envoyée en réponse en cas de non-satisfaction :</w:t>
      </w:r>
    </w:p>
    <w:p w14:paraId="6F9D995E" w14:textId="6DEF75E2" w:rsidR="00431F52" w:rsidRDefault="00431F52" w:rsidP="00431F52">
      <w:pPr>
        <w:pStyle w:val="ListParagraph"/>
        <w:numPr>
          <w:ilvl w:val="2"/>
          <w:numId w:val="14"/>
        </w:numPr>
      </w:pPr>
      <w:r>
        <w:t xml:space="preserve">domaine valide, en cas d’url avec chemin, seul </w:t>
      </w:r>
      <w:ins w:id="386" w:author="PAN Yilei" w:date="2023-08-28T14:19:00Z">
        <w:r w:rsidR="00463A4E">
          <w:t xml:space="preserve">la page en paramètre sera crawlé. </w:t>
        </w:r>
      </w:ins>
      <w:ins w:id="387" w:author="PAN Yilei" w:date="2023-08-28T14:20:00Z">
        <w:r w:rsidR="00463A4E">
          <w:t xml:space="preserve">C’est-à-dire que nous forçons </w:t>
        </w:r>
        <w:r w:rsidR="00463A4E" w:rsidRPr="00463A4E">
          <w:t xml:space="preserve">les paramètres </w:t>
        </w:r>
        <w:r w:rsidR="00463A4E">
          <w:t>« </w:t>
        </w:r>
        <w:r w:rsidR="00463A4E" w:rsidRPr="00463A4E">
          <w:t>maxPage</w:t>
        </w:r>
        <w:r w:rsidR="00463A4E">
          <w:t> »</w:t>
        </w:r>
        <w:r w:rsidR="00463A4E" w:rsidRPr="00463A4E">
          <w:t xml:space="preserve"> </w:t>
        </w:r>
        <w:r w:rsidR="00463A4E">
          <w:t>à</w:t>
        </w:r>
        <w:r w:rsidR="00463A4E" w:rsidRPr="00463A4E">
          <w:t xml:space="preserve"> 1 et </w:t>
        </w:r>
        <w:r w:rsidR="00463A4E">
          <w:t>« </w:t>
        </w:r>
        <w:r w:rsidR="00463A4E" w:rsidRPr="00463A4E">
          <w:t>depth</w:t>
        </w:r>
        <w:r w:rsidR="00463A4E">
          <w:t> »</w:t>
        </w:r>
        <w:r w:rsidR="00463A4E" w:rsidRPr="00463A4E">
          <w:t xml:space="preserve"> </w:t>
        </w:r>
        <w:r w:rsidR="00463A4E">
          <w:t xml:space="preserve">à </w:t>
        </w:r>
        <w:r w:rsidR="00463A4E" w:rsidRPr="00463A4E">
          <w:t>0</w:t>
        </w:r>
        <w:r w:rsidR="00463A4E">
          <w:t>.</w:t>
        </w:r>
      </w:ins>
      <w:del w:id="388" w:author="PAN Yilei" w:date="2023-08-28T14:19:00Z">
        <w:r w:rsidDel="00463A4E">
          <w:delText>l</w:delText>
        </w:r>
      </w:del>
      <w:del w:id="389" w:author="PAN Yilei" w:date="2023-08-28T14:18:00Z">
        <w:r w:rsidDel="00463A4E">
          <w:delText>e domaine sera retenu pour le crawl</w:delText>
        </w:r>
      </w:del>
    </w:p>
    <w:p w14:paraId="0C11A596" w14:textId="77777777" w:rsidR="00431F52" w:rsidRDefault="00431F52" w:rsidP="00431F52">
      <w:pPr>
        <w:pStyle w:val="ListParagraph"/>
        <w:numPr>
          <w:ilvl w:val="2"/>
          <w:numId w:val="14"/>
        </w:numPr>
      </w:pPr>
      <w:r>
        <w:t>nom des métadonnées valides</w:t>
      </w:r>
    </w:p>
    <w:p w14:paraId="1C0A177A" w14:textId="77777777" w:rsidR="00431F52" w:rsidRDefault="00431F52" w:rsidP="00431F52">
      <w:pPr>
        <w:pStyle w:val="ListParagraph"/>
        <w:numPr>
          <w:ilvl w:val="1"/>
          <w:numId w:val="14"/>
        </w:numPr>
      </w:pPr>
      <w:r>
        <w:lastRenderedPageBreak/>
        <w:t>Validation souple, en cas d’absence ou non-satisfaction, le paramètre sera ignoré ou remplacé par une valeur prédéfinie :</w:t>
      </w:r>
    </w:p>
    <w:p w14:paraId="4A336EB3" w14:textId="77777777" w:rsidR="00431F52" w:rsidRDefault="00431F52" w:rsidP="00431F52">
      <w:pPr>
        <w:pStyle w:val="ListParagraph"/>
        <w:numPr>
          <w:ilvl w:val="2"/>
          <w:numId w:val="14"/>
        </w:numPr>
      </w:pPr>
      <w:r>
        <w:t>limite max pour le nombre de pages à crawler</w:t>
      </w:r>
    </w:p>
    <w:p w14:paraId="322A9887" w14:textId="77777777" w:rsidR="00431F52" w:rsidRDefault="00431F52" w:rsidP="00431F52">
      <w:pPr>
        <w:pStyle w:val="ListParagraph"/>
        <w:numPr>
          <w:ilvl w:val="2"/>
          <w:numId w:val="14"/>
        </w:numPr>
      </w:pPr>
      <w:r>
        <w:t>limite max pour la profondeur de pages</w:t>
      </w:r>
    </w:p>
    <w:p w14:paraId="272A422B" w14:textId="77777777" w:rsidR="00431F52" w:rsidRDefault="00431F52" w:rsidP="00431F52">
      <w:pPr>
        <w:pStyle w:val="ListParagraph"/>
        <w:numPr>
          <w:ilvl w:val="2"/>
          <w:numId w:val="14"/>
        </w:numPr>
      </w:pPr>
      <w:r>
        <w:t>vpn</w:t>
      </w:r>
    </w:p>
    <w:p w14:paraId="1B393E45" w14:textId="77777777" w:rsidR="00431F52" w:rsidRDefault="00431F52" w:rsidP="00431F52">
      <w:pPr>
        <w:pStyle w:val="ListParagraph"/>
        <w:numPr>
          <w:ilvl w:val="0"/>
          <w:numId w:val="14"/>
        </w:numPr>
      </w:pPr>
      <w:r>
        <w:t>Crawl des pages html :</w:t>
      </w:r>
    </w:p>
    <w:p w14:paraId="7E169DF3" w14:textId="77777777" w:rsidR="00431F52" w:rsidRDefault="00431F52" w:rsidP="00431F52">
      <w:pPr>
        <w:pStyle w:val="ListParagraph"/>
        <w:numPr>
          <w:ilvl w:val="1"/>
          <w:numId w:val="14"/>
        </w:numPr>
      </w:pPr>
      <w:r>
        <w:t>Le crawl se fait par un parcours en largeur, jusqu’à ce que nous atteignions l’une des limites imposées.</w:t>
      </w:r>
    </w:p>
    <w:p w14:paraId="2833B384" w14:textId="77777777" w:rsidR="00431F52" w:rsidRDefault="00431F52" w:rsidP="00431F52">
      <w:pPr>
        <w:pStyle w:val="ListParagraph"/>
        <w:numPr>
          <w:ilvl w:val="0"/>
          <w:numId w:val="14"/>
        </w:numPr>
      </w:pPr>
      <w:r>
        <w:t>Enregistrement des pages :</w:t>
      </w:r>
    </w:p>
    <w:p w14:paraId="627A9A7B" w14:textId="1F18469C" w:rsidR="00431F52" w:rsidDel="00BD040F" w:rsidRDefault="00431F52" w:rsidP="00BD040F">
      <w:pPr>
        <w:ind w:left="720"/>
        <w:rPr>
          <w:del w:id="390" w:author="PAN Yilei" w:date="2023-08-28T14:22:00Z"/>
        </w:rPr>
      </w:pPr>
      <w:r>
        <w:t>Les pages crawlées seront enregistrées de manière hiérarchisée</w:t>
      </w:r>
      <w:ins w:id="391" w:author="GROSJEAN Kevin" w:date="2023-09-14T15:12:00Z">
        <w:r w:rsidR="002F4EFE">
          <w:t>.</w:t>
        </w:r>
      </w:ins>
      <w:del w:id="392" w:author="GROSJEAN Kevin" w:date="2023-09-14T15:12:00Z">
        <w:r w:rsidDel="002F4EFE">
          <w:delText>, en incluant le protocole utilisé ainsi que la date du crawl.</w:delText>
        </w:r>
      </w:del>
    </w:p>
    <w:p w14:paraId="4C39F0BE" w14:textId="77777777" w:rsidR="00BD040F" w:rsidRDefault="00BD040F" w:rsidP="00431F52">
      <w:pPr>
        <w:ind w:left="720"/>
        <w:rPr>
          <w:ins w:id="393" w:author="PAN Yilei" w:date="2023-08-28T14:22:00Z"/>
        </w:rPr>
      </w:pPr>
    </w:p>
    <w:p w14:paraId="14853E1F" w14:textId="0D7AC400" w:rsidR="00431F52" w:rsidRDefault="00431F52" w:rsidP="00BD040F">
      <w:pPr>
        <w:ind w:left="720"/>
      </w:pPr>
      <w:del w:id="394" w:author="PAN Yilei" w:date="2023-08-28T14:22:00Z">
        <w:r w:rsidDel="00BD040F">
          <w:delText>Deux solutions sont possibles :</w:delText>
        </w:r>
      </w:del>
    </w:p>
    <w:tbl>
      <w:tblPr>
        <w:tblStyle w:val="TableGrid"/>
        <w:tblW w:w="0" w:type="auto"/>
        <w:tblInd w:w="720" w:type="dxa"/>
        <w:tblLook w:val="04A0" w:firstRow="1" w:lastRow="0" w:firstColumn="1" w:lastColumn="0" w:noHBand="0" w:noVBand="1"/>
      </w:tblPr>
      <w:tblGrid>
        <w:gridCol w:w="1260"/>
        <w:gridCol w:w="7791"/>
      </w:tblGrid>
      <w:tr w:rsidR="00431F52" w14:paraId="341DA400" w14:textId="77777777" w:rsidTr="00BB2F2D">
        <w:tc>
          <w:tcPr>
            <w:tcW w:w="1260" w:type="dxa"/>
          </w:tcPr>
          <w:p w14:paraId="56ACF225" w14:textId="48532D96" w:rsidR="00431F52" w:rsidRDefault="00431F52" w:rsidP="00BB2F2D">
            <w:del w:id="395" w:author="PAN Yilei" w:date="2023-08-28T14:23:00Z">
              <w:r w:rsidDel="00BD040F">
                <w:delText xml:space="preserve">Solution </w:delText>
              </w:r>
            </w:del>
            <w:ins w:id="396" w:author="PAN Yilei" w:date="2023-08-28T14:23:00Z">
              <w:r w:rsidR="00BD040F">
                <w:t>Exemple</w:t>
              </w:r>
            </w:ins>
            <w:del w:id="397" w:author="PAN Yilei" w:date="2023-08-28T14:22:00Z">
              <w:r w:rsidDel="00BD040F">
                <w:delText>1</w:delText>
              </w:r>
            </w:del>
          </w:p>
        </w:tc>
        <w:tc>
          <w:tcPr>
            <w:tcW w:w="7791" w:type="dxa"/>
          </w:tcPr>
          <w:p w14:paraId="1178FFC8" w14:textId="434215C5" w:rsidR="007609CB" w:rsidRDefault="00F81668" w:rsidP="007609CB">
            <w:pPr>
              <w:pStyle w:val="ListParagraph"/>
              <w:numPr>
                <w:ilvl w:val="0"/>
                <w:numId w:val="15"/>
              </w:numPr>
            </w:pPr>
            <w:commentRangeStart w:id="398"/>
            <w:r w:rsidRPr="00F81668">
              <w:rPr>
                <w:b/>
              </w:rPr>
              <w:t>https://</w:t>
            </w:r>
            <w:r w:rsidR="007609CB" w:rsidRPr="007609CB">
              <w:rPr>
                <w:b/>
              </w:rPr>
              <w:t>www.enseignementsup</w:t>
            </w:r>
            <w:commentRangeEnd w:id="398"/>
            <w:r w:rsidR="007D35CF">
              <w:rPr>
                <w:rStyle w:val="CommentReference"/>
              </w:rPr>
              <w:commentReference w:id="398"/>
            </w:r>
            <w:r w:rsidR="007609CB" w:rsidRPr="007609CB">
              <w:rPr>
                <w:b/>
              </w:rPr>
              <w:t>-recherche.gouv.fr</w:t>
            </w:r>
          </w:p>
          <w:p w14:paraId="754119F2" w14:textId="77777777" w:rsidR="00431F52" w:rsidRDefault="00431F52" w:rsidP="00431F52">
            <w:pPr>
              <w:pStyle w:val="ListParagraph"/>
              <w:numPr>
                <w:ilvl w:val="1"/>
                <w:numId w:val="15"/>
              </w:numPr>
            </w:pPr>
            <w:r>
              <w:t>20230710</w:t>
            </w:r>
          </w:p>
          <w:p w14:paraId="5D8D61CE" w14:textId="77777777" w:rsidR="00431F52" w:rsidRDefault="00431F52" w:rsidP="00431F52">
            <w:pPr>
              <w:pStyle w:val="ListParagraph"/>
              <w:numPr>
                <w:ilvl w:val="2"/>
                <w:numId w:val="15"/>
              </w:numPr>
            </w:pPr>
            <w:r>
              <w:t>data_html</w:t>
            </w:r>
          </w:p>
          <w:p w14:paraId="13EE16A5" w14:textId="77777777" w:rsidR="00431F52" w:rsidRDefault="00431F52" w:rsidP="00431F52">
            <w:pPr>
              <w:pStyle w:val="ListParagraph"/>
              <w:numPr>
                <w:ilvl w:val="3"/>
                <w:numId w:val="15"/>
              </w:numPr>
            </w:pPr>
            <w:r>
              <w:t>fr</w:t>
            </w:r>
          </w:p>
          <w:p w14:paraId="2FE7869E" w14:textId="77777777" w:rsidR="00431F52" w:rsidRDefault="00431F52" w:rsidP="00431F52">
            <w:pPr>
              <w:pStyle w:val="ListParagraph"/>
              <w:numPr>
                <w:ilvl w:val="4"/>
                <w:numId w:val="15"/>
              </w:numPr>
            </w:pPr>
            <w:r>
              <w:t>index.html</w:t>
            </w:r>
          </w:p>
          <w:p w14:paraId="60242A99" w14:textId="77777777" w:rsidR="00431F52" w:rsidRDefault="00431F52" w:rsidP="00431F52">
            <w:pPr>
              <w:pStyle w:val="ListParagraph"/>
              <w:numPr>
                <w:ilvl w:val="4"/>
                <w:numId w:val="15"/>
              </w:numPr>
            </w:pPr>
            <w:r>
              <w:t>actualite.html</w:t>
            </w:r>
          </w:p>
          <w:p w14:paraId="66830932" w14:textId="77777777" w:rsidR="00431F52" w:rsidRDefault="00431F52" w:rsidP="00431F52">
            <w:pPr>
              <w:pStyle w:val="ListParagraph"/>
              <w:numPr>
                <w:ilvl w:val="3"/>
                <w:numId w:val="15"/>
              </w:numPr>
            </w:pPr>
            <w:r>
              <w:t>en</w:t>
            </w:r>
          </w:p>
          <w:p w14:paraId="4C04A64B" w14:textId="77777777" w:rsidR="00431F52" w:rsidRDefault="00431F52" w:rsidP="00431F52">
            <w:pPr>
              <w:pStyle w:val="ListParagraph"/>
              <w:numPr>
                <w:ilvl w:val="4"/>
                <w:numId w:val="15"/>
              </w:numPr>
            </w:pPr>
            <w:r>
              <w:t>index.html</w:t>
            </w:r>
          </w:p>
          <w:p w14:paraId="696C70FF" w14:textId="77777777" w:rsidR="00431F52" w:rsidRDefault="00431F52" w:rsidP="00431F52">
            <w:pPr>
              <w:pStyle w:val="ListParagraph"/>
              <w:numPr>
                <w:ilvl w:val="4"/>
                <w:numId w:val="15"/>
              </w:numPr>
            </w:pPr>
            <w:r>
              <w:t>actualite.html</w:t>
            </w:r>
          </w:p>
          <w:p w14:paraId="0037DA1B" w14:textId="77777777" w:rsidR="00431F52" w:rsidRDefault="00431F52" w:rsidP="00431F52">
            <w:pPr>
              <w:pStyle w:val="ListParagraph"/>
              <w:numPr>
                <w:ilvl w:val="2"/>
                <w:numId w:val="15"/>
              </w:numPr>
            </w:pPr>
            <w:commentRangeStart w:id="399"/>
            <w:r>
              <w:t>metadata</w:t>
            </w:r>
            <w:commentRangeEnd w:id="399"/>
            <w:r w:rsidR="007D35CF">
              <w:rPr>
                <w:rStyle w:val="CommentReference"/>
              </w:rPr>
              <w:commentReference w:id="399"/>
            </w:r>
          </w:p>
          <w:p w14:paraId="79B6EDC2" w14:textId="5A7937D1" w:rsidR="00431F52" w:rsidDel="00BD040F" w:rsidRDefault="00431F52" w:rsidP="00431F52">
            <w:pPr>
              <w:pStyle w:val="ListParagraph"/>
              <w:numPr>
                <w:ilvl w:val="3"/>
                <w:numId w:val="15"/>
              </w:numPr>
              <w:rPr>
                <w:del w:id="400" w:author="PAN Yilei" w:date="2023-08-28T14:22:00Z"/>
              </w:rPr>
            </w:pPr>
            <w:del w:id="401" w:author="PAN Yilei" w:date="2023-08-28T14:22:00Z">
              <w:r w:rsidDel="00BD040F">
                <w:delText>fr</w:delText>
              </w:r>
            </w:del>
          </w:p>
          <w:p w14:paraId="79CC3545" w14:textId="194214A9" w:rsidR="00431F52" w:rsidDel="00BD040F" w:rsidRDefault="00431F52" w:rsidP="00431F52">
            <w:pPr>
              <w:pStyle w:val="ListParagraph"/>
              <w:numPr>
                <w:ilvl w:val="4"/>
                <w:numId w:val="15"/>
              </w:numPr>
              <w:rPr>
                <w:del w:id="402" w:author="PAN Yilei" w:date="2023-08-28T14:22:00Z"/>
              </w:rPr>
            </w:pPr>
            <w:del w:id="403" w:author="PAN Yilei" w:date="2023-08-28T14:22:00Z">
              <w:r w:rsidDel="00BD040F">
                <w:delText>actualite/</w:delText>
              </w:r>
            </w:del>
          </w:p>
          <w:p w14:paraId="2A2481CB" w14:textId="296DBD52" w:rsidR="00431F52" w:rsidDel="00BD040F" w:rsidRDefault="00431F52" w:rsidP="00431F52">
            <w:pPr>
              <w:pStyle w:val="ListParagraph"/>
              <w:numPr>
                <w:ilvl w:val="5"/>
                <w:numId w:val="15"/>
              </w:numPr>
              <w:rPr>
                <w:del w:id="404" w:author="PAN Yilei" w:date="2023-08-28T14:22:00Z"/>
              </w:rPr>
            </w:pPr>
            <w:del w:id="405" w:author="PAN Yilei" w:date="2023-08-28T14:22:00Z">
              <w:r w:rsidDel="00BD040F">
                <w:delText>liens_sortants.json</w:delText>
              </w:r>
            </w:del>
          </w:p>
          <w:p w14:paraId="5594079C" w14:textId="38FDBE45" w:rsidR="00431F52" w:rsidDel="00BD040F" w:rsidRDefault="00431F52" w:rsidP="00431F52">
            <w:pPr>
              <w:pStyle w:val="ListParagraph"/>
              <w:numPr>
                <w:ilvl w:val="5"/>
                <w:numId w:val="15"/>
              </w:numPr>
              <w:rPr>
                <w:del w:id="406" w:author="PAN Yilei" w:date="2023-08-28T14:22:00Z"/>
              </w:rPr>
            </w:pPr>
            <w:del w:id="407" w:author="PAN Yilei" w:date="2023-08-28T14:22:00Z">
              <w:r w:rsidDel="00BD040F">
                <w:delText>…</w:delText>
              </w:r>
            </w:del>
          </w:p>
          <w:p w14:paraId="2AF4D4B9" w14:textId="39F7370F" w:rsidR="00431F52" w:rsidDel="00BD040F" w:rsidRDefault="00431F52" w:rsidP="00431F52">
            <w:pPr>
              <w:pStyle w:val="ListParagraph"/>
              <w:numPr>
                <w:ilvl w:val="4"/>
                <w:numId w:val="15"/>
              </w:numPr>
              <w:rPr>
                <w:del w:id="408" w:author="PAN Yilei" w:date="2023-08-28T14:22:00Z"/>
              </w:rPr>
            </w:pPr>
            <w:del w:id="409" w:author="PAN Yilei" w:date="2023-08-28T14:22:00Z">
              <w:r w:rsidDel="00BD040F">
                <w:delText>liens_sortants.json</w:delText>
              </w:r>
            </w:del>
          </w:p>
          <w:p w14:paraId="0D918A03" w14:textId="3A86C902" w:rsidR="00431F52" w:rsidDel="00BD040F" w:rsidRDefault="00431F52" w:rsidP="00431F52">
            <w:pPr>
              <w:pStyle w:val="ListParagraph"/>
              <w:numPr>
                <w:ilvl w:val="4"/>
                <w:numId w:val="15"/>
              </w:numPr>
              <w:rPr>
                <w:del w:id="410" w:author="PAN Yilei" w:date="2023-08-28T14:22:00Z"/>
              </w:rPr>
            </w:pPr>
            <w:del w:id="411" w:author="PAN Yilei" w:date="2023-08-28T14:22:00Z">
              <w:r w:rsidDel="00BD040F">
                <w:delText>…</w:delText>
              </w:r>
            </w:del>
          </w:p>
          <w:p w14:paraId="23684F89" w14:textId="4D988470" w:rsidR="00431F52" w:rsidDel="00BD040F" w:rsidRDefault="00431F52" w:rsidP="00431F52">
            <w:pPr>
              <w:pStyle w:val="ListParagraph"/>
              <w:numPr>
                <w:ilvl w:val="3"/>
                <w:numId w:val="15"/>
              </w:numPr>
              <w:rPr>
                <w:del w:id="412" w:author="PAN Yilei" w:date="2023-08-28T14:22:00Z"/>
              </w:rPr>
            </w:pPr>
            <w:del w:id="413" w:author="PAN Yilei" w:date="2023-08-28T14:22:00Z">
              <w:r w:rsidDel="00BD040F">
                <w:delText>en</w:delText>
              </w:r>
            </w:del>
          </w:p>
          <w:p w14:paraId="73C00851" w14:textId="5C279618" w:rsidR="00431F52" w:rsidDel="00BD040F" w:rsidRDefault="00431F52" w:rsidP="00431F52">
            <w:pPr>
              <w:pStyle w:val="ListParagraph"/>
              <w:numPr>
                <w:ilvl w:val="4"/>
                <w:numId w:val="15"/>
              </w:numPr>
              <w:rPr>
                <w:del w:id="414" w:author="PAN Yilei" w:date="2023-08-28T14:22:00Z"/>
              </w:rPr>
            </w:pPr>
            <w:del w:id="415" w:author="PAN Yilei" w:date="2023-08-28T14:22:00Z">
              <w:r w:rsidDel="00BD040F">
                <w:delText>actualite/</w:delText>
              </w:r>
            </w:del>
          </w:p>
          <w:p w14:paraId="290C0B8E" w14:textId="6269D222" w:rsidR="00431F52" w:rsidDel="00BD040F" w:rsidRDefault="00431F52" w:rsidP="00431F52">
            <w:pPr>
              <w:pStyle w:val="ListParagraph"/>
              <w:numPr>
                <w:ilvl w:val="5"/>
                <w:numId w:val="15"/>
              </w:numPr>
              <w:rPr>
                <w:del w:id="416" w:author="PAN Yilei" w:date="2023-08-28T14:22:00Z"/>
              </w:rPr>
            </w:pPr>
            <w:del w:id="417" w:author="PAN Yilei" w:date="2023-08-28T14:22:00Z">
              <w:r w:rsidDel="00BD040F">
                <w:delText>liens_sortants.json</w:delText>
              </w:r>
            </w:del>
          </w:p>
          <w:p w14:paraId="4E241170" w14:textId="3084D45E" w:rsidR="00431F52" w:rsidDel="00BD040F" w:rsidRDefault="00431F52" w:rsidP="00431F52">
            <w:pPr>
              <w:pStyle w:val="ListParagraph"/>
              <w:numPr>
                <w:ilvl w:val="5"/>
                <w:numId w:val="15"/>
              </w:numPr>
              <w:rPr>
                <w:del w:id="418" w:author="PAN Yilei" w:date="2023-08-28T14:22:00Z"/>
              </w:rPr>
            </w:pPr>
            <w:del w:id="419" w:author="PAN Yilei" w:date="2023-08-28T14:22:00Z">
              <w:r w:rsidDel="00BD040F">
                <w:delText>…</w:delText>
              </w:r>
            </w:del>
          </w:p>
          <w:p w14:paraId="58BDE122" w14:textId="4552E477" w:rsidR="00431F52" w:rsidDel="00BD040F" w:rsidRDefault="00431F52" w:rsidP="00431F52">
            <w:pPr>
              <w:pStyle w:val="ListParagraph"/>
              <w:numPr>
                <w:ilvl w:val="4"/>
                <w:numId w:val="15"/>
              </w:numPr>
              <w:rPr>
                <w:del w:id="420" w:author="PAN Yilei" w:date="2023-08-28T14:22:00Z"/>
              </w:rPr>
            </w:pPr>
            <w:del w:id="421" w:author="PAN Yilei" w:date="2023-08-28T14:22:00Z">
              <w:r w:rsidDel="00BD040F">
                <w:delText>liens_sortants.json</w:delText>
              </w:r>
            </w:del>
          </w:p>
          <w:p w14:paraId="0772C154" w14:textId="405B926B" w:rsidR="00431F52" w:rsidDel="00BD040F" w:rsidRDefault="00431F52" w:rsidP="00431F52">
            <w:pPr>
              <w:pStyle w:val="ListParagraph"/>
              <w:numPr>
                <w:ilvl w:val="4"/>
                <w:numId w:val="15"/>
              </w:numPr>
              <w:rPr>
                <w:del w:id="422" w:author="PAN Yilei" w:date="2023-08-28T14:22:00Z"/>
              </w:rPr>
            </w:pPr>
            <w:del w:id="423" w:author="PAN Yilei" w:date="2023-08-28T14:22:00Z">
              <w:r w:rsidDel="00BD040F">
                <w:delText>…</w:delText>
              </w:r>
            </w:del>
          </w:p>
          <w:p w14:paraId="586F5D2D" w14:textId="77777777" w:rsidR="00431F52" w:rsidRDefault="00431F52" w:rsidP="00431F52">
            <w:pPr>
              <w:pStyle w:val="ListParagraph"/>
              <w:numPr>
                <w:ilvl w:val="3"/>
                <w:numId w:val="15"/>
              </w:numPr>
            </w:pPr>
            <w:r>
              <w:t>accessibility.json</w:t>
            </w:r>
          </w:p>
          <w:p w14:paraId="435660E3" w14:textId="77777777" w:rsidR="00431F52" w:rsidRDefault="00431F52" w:rsidP="00431F52">
            <w:pPr>
              <w:pStyle w:val="ListParagraph"/>
              <w:numPr>
                <w:ilvl w:val="3"/>
                <w:numId w:val="15"/>
              </w:numPr>
            </w:pPr>
            <w:r>
              <w:t>responsive.json</w:t>
            </w:r>
          </w:p>
          <w:p w14:paraId="63CFC0A0" w14:textId="77777777" w:rsidR="00431F52" w:rsidRDefault="00431F52" w:rsidP="00431F52">
            <w:pPr>
              <w:pStyle w:val="ListParagraph"/>
              <w:numPr>
                <w:ilvl w:val="3"/>
                <w:numId w:val="15"/>
              </w:numPr>
            </w:pPr>
            <w:r>
              <w:t>liens_sortants.json</w:t>
            </w:r>
          </w:p>
        </w:tc>
      </w:tr>
    </w:tbl>
    <w:p w14:paraId="12003123" w14:textId="37895D00" w:rsidR="00340BF9" w:rsidRPr="00340BF9" w:rsidRDefault="00431F52" w:rsidP="00340BF9">
      <w:pPr>
        <w:pStyle w:val="Heading3"/>
      </w:pPr>
      <w:bookmarkStart w:id="424" w:name="_Toc145599554"/>
      <w:r>
        <w:t>Les end-points exposés</w:t>
      </w:r>
      <w:bookmarkEnd w:id="424"/>
    </w:p>
    <w:tbl>
      <w:tblPr>
        <w:tblStyle w:val="GridTable4-Accent1"/>
        <w:tblW w:w="9804" w:type="dxa"/>
        <w:tblLook w:val="04A0" w:firstRow="1" w:lastRow="0" w:firstColumn="1" w:lastColumn="0" w:noHBand="0" w:noVBand="1"/>
      </w:tblPr>
      <w:tblGrid>
        <w:gridCol w:w="4392"/>
        <w:gridCol w:w="1111"/>
        <w:gridCol w:w="2644"/>
        <w:gridCol w:w="1657"/>
      </w:tblGrid>
      <w:tr w:rsidR="00431F52" w:rsidRPr="00631DDB" w14:paraId="0276E931" w14:textId="77777777" w:rsidTr="00BB2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7739000" w14:textId="77777777" w:rsidR="00431F52" w:rsidRPr="00631DDB" w:rsidRDefault="00431F52" w:rsidP="00BB2F2D">
            <w:pPr>
              <w:tabs>
                <w:tab w:val="left" w:pos="1540"/>
              </w:tabs>
              <w:rPr>
                <w:color w:val="FFFFFF" w:themeColor="background1"/>
              </w:rPr>
            </w:pPr>
            <w:bookmarkStart w:id="425" w:name="_Hlk145599719"/>
            <w:r w:rsidRPr="00631DDB">
              <w:rPr>
                <w:color w:val="FFFFFF" w:themeColor="background1"/>
              </w:rPr>
              <w:t>Endpoint</w:t>
            </w:r>
          </w:p>
        </w:tc>
        <w:tc>
          <w:tcPr>
            <w:tcW w:w="1917" w:type="dxa"/>
          </w:tcPr>
          <w:p w14:paraId="676813CF" w14:textId="77777777" w:rsidR="00431F52" w:rsidRPr="00631DDB" w:rsidRDefault="00431F52" w:rsidP="00BB2F2D">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31DDB">
              <w:rPr>
                <w:color w:val="FFFFFF" w:themeColor="background1"/>
              </w:rPr>
              <w:t>Méthode</w:t>
            </w:r>
          </w:p>
        </w:tc>
        <w:tc>
          <w:tcPr>
            <w:tcW w:w="3643" w:type="dxa"/>
          </w:tcPr>
          <w:p w14:paraId="1ECCD4CD" w14:textId="77777777" w:rsidR="00431F52" w:rsidRPr="00631DDB" w:rsidRDefault="00431F52" w:rsidP="00BB2F2D">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31DDB">
              <w:rPr>
                <w:color w:val="FFFFFF" w:themeColor="background1"/>
              </w:rPr>
              <w:t>Paramètres</w:t>
            </w:r>
          </w:p>
        </w:tc>
        <w:tc>
          <w:tcPr>
            <w:tcW w:w="2122" w:type="dxa"/>
          </w:tcPr>
          <w:p w14:paraId="330C85D4" w14:textId="77777777" w:rsidR="00431F52" w:rsidRPr="00631DDB" w:rsidRDefault="00431F52" w:rsidP="00BB2F2D">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31DDB">
              <w:rPr>
                <w:color w:val="FFFFFF" w:themeColor="background1"/>
              </w:rPr>
              <w:t>Description</w:t>
            </w:r>
          </w:p>
        </w:tc>
      </w:tr>
      <w:tr w:rsidR="00431F52" w:rsidRPr="00631DDB" w14:paraId="153C7AD2"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6DCA1BE" w14:textId="78B50E0B" w:rsidR="00431F52" w:rsidRPr="00631DDB" w:rsidRDefault="00431F52" w:rsidP="00BB2F2D">
            <w:pPr>
              <w:rPr>
                <w:b w:val="0"/>
                <w:bCs w:val="0"/>
              </w:rPr>
            </w:pPr>
            <w:r w:rsidRPr="00631DDB">
              <w:rPr>
                <w:b w:val="0"/>
                <w:bCs w:val="0"/>
              </w:rPr>
              <w:t>/</w:t>
            </w:r>
            <w:del w:id="426" w:author="GROSJEAN Kevin" w:date="2023-09-13T15:57:00Z">
              <w:r w:rsidRPr="00631DDB" w:rsidDel="008C7DFC">
                <w:rPr>
                  <w:b w:val="0"/>
                  <w:bCs w:val="0"/>
                </w:rPr>
                <w:delText>crawl</w:delText>
              </w:r>
            </w:del>
            <w:ins w:id="427" w:author="GROSJEAN Kevin" w:date="2023-09-13T15:57:00Z">
              <w:r w:rsidR="008C7DFC">
                <w:rPr>
                  <w:b w:val="0"/>
                  <w:bCs w:val="0"/>
                </w:rPr>
                <w:t>api/websites</w:t>
              </w:r>
            </w:ins>
          </w:p>
        </w:tc>
        <w:tc>
          <w:tcPr>
            <w:tcW w:w="1917" w:type="dxa"/>
          </w:tcPr>
          <w:p w14:paraId="7935BE8E" w14:textId="77777777" w:rsidR="00431F52" w:rsidRPr="00631DDB" w:rsidRDefault="00431F52" w:rsidP="00BB2F2D">
            <w:pPr>
              <w:cnfStyle w:val="000000100000" w:firstRow="0" w:lastRow="0" w:firstColumn="0" w:lastColumn="0" w:oddVBand="0" w:evenVBand="0" w:oddHBand="1" w:evenHBand="0" w:firstRowFirstColumn="0" w:firstRowLastColumn="0" w:lastRowFirstColumn="0" w:lastRowLastColumn="0"/>
            </w:pPr>
            <w:r w:rsidRPr="00631DDB">
              <w:t>POST</w:t>
            </w:r>
          </w:p>
        </w:tc>
        <w:tc>
          <w:tcPr>
            <w:tcW w:w="3643" w:type="dxa"/>
          </w:tcPr>
          <w:p w14:paraId="1DDC37D6" w14:textId="77777777" w:rsidR="00431F52" w:rsidRPr="00631DDB" w:rsidRDefault="00431F52" w:rsidP="00431F52">
            <w:pPr>
              <w:pStyle w:val="ListPuces"/>
              <w:jc w:val="left"/>
              <w:cnfStyle w:val="000000100000" w:firstRow="0" w:lastRow="0" w:firstColumn="0" w:lastColumn="0" w:oddVBand="0" w:evenVBand="0" w:oddHBand="1" w:evenHBand="0" w:firstRowFirstColumn="0" w:firstRowLastColumn="0" w:lastRowFirstColumn="0" w:lastRowLastColumn="0"/>
            </w:pPr>
            <w:r w:rsidRPr="00631DDB">
              <w:t xml:space="preserve">URL | </w:t>
            </w:r>
            <w:r w:rsidRPr="00631DDB">
              <w:rPr>
                <w:i/>
                <w:iCs/>
              </w:rPr>
              <w:t>String | obligatoire</w:t>
            </w:r>
          </w:p>
          <w:p w14:paraId="2456D619" w14:textId="492F1C3F" w:rsidR="00431F52" w:rsidRPr="00631DDB" w:rsidRDefault="00431F52" w:rsidP="00431F52">
            <w:pPr>
              <w:pStyle w:val="ListPuces"/>
              <w:jc w:val="left"/>
              <w:cnfStyle w:val="000000100000" w:firstRow="0" w:lastRow="0" w:firstColumn="0" w:lastColumn="0" w:oddVBand="0" w:evenVBand="0" w:oddHBand="1" w:evenHBand="0" w:firstRowFirstColumn="0" w:firstRowLastColumn="0" w:lastRowFirstColumn="0" w:lastRowLastColumn="0"/>
            </w:pPr>
            <w:r w:rsidRPr="00631DDB">
              <w:t xml:space="preserve">Nombre de pages interne maximal à crawler | </w:t>
            </w:r>
            <w:r w:rsidRPr="00631DDB">
              <w:rPr>
                <w:i/>
                <w:iCs/>
              </w:rPr>
              <w:t>Number | valeur par défaut</w:t>
            </w:r>
            <w:ins w:id="428" w:author="GROSJEAN Kevin" w:date="2023-09-13T15:58:00Z">
              <w:r w:rsidR="008C7DFC">
                <w:rPr>
                  <w:i/>
                  <w:iCs/>
                </w:rPr>
                <w:t>:</w:t>
              </w:r>
            </w:ins>
            <w:ins w:id="429" w:author="GROSJEAN Kevin" w:date="2023-09-13T15:57:00Z">
              <w:r w:rsidR="008C7DFC">
                <w:rPr>
                  <w:i/>
                  <w:iCs/>
                </w:rPr>
                <w:t xml:space="preserve"> 400</w:t>
              </w:r>
            </w:ins>
          </w:p>
          <w:p w14:paraId="32605041" w14:textId="40B5D026" w:rsidR="00431F52" w:rsidRPr="00631DDB" w:rsidRDefault="00431F52" w:rsidP="00431F52">
            <w:pPr>
              <w:pStyle w:val="ListPuces"/>
              <w:jc w:val="left"/>
              <w:cnfStyle w:val="000000100000" w:firstRow="0" w:lastRow="0" w:firstColumn="0" w:lastColumn="0" w:oddVBand="0" w:evenVBand="0" w:oddHBand="1" w:evenHBand="0" w:firstRowFirstColumn="0" w:firstRowLastColumn="0" w:lastRowFirstColumn="0" w:lastRowLastColumn="0"/>
            </w:pPr>
            <w:r w:rsidRPr="00631DDB">
              <w:lastRenderedPageBreak/>
              <w:t xml:space="preserve">Profondeur maximale à crawler | </w:t>
            </w:r>
            <w:r w:rsidRPr="00631DDB">
              <w:rPr>
                <w:i/>
                <w:iCs/>
              </w:rPr>
              <w:t>Number | valeur par défaut</w:t>
            </w:r>
            <w:ins w:id="430" w:author="GROSJEAN Kevin" w:date="2023-09-13T15:58:00Z">
              <w:r w:rsidR="008C7DFC">
                <w:rPr>
                  <w:i/>
                  <w:iCs/>
                </w:rPr>
                <w:t>: 2</w:t>
              </w:r>
            </w:ins>
          </w:p>
          <w:p w14:paraId="33F398EB" w14:textId="6DD99AF8" w:rsidR="00431F52" w:rsidRPr="00EF3ECE" w:rsidRDefault="00431F52" w:rsidP="00431F52">
            <w:pPr>
              <w:pStyle w:val="ListPuces"/>
              <w:jc w:val="left"/>
              <w:cnfStyle w:val="000000100000" w:firstRow="0" w:lastRow="0" w:firstColumn="0" w:lastColumn="0" w:oddVBand="0" w:evenVBand="0" w:oddHBand="1" w:evenHBand="0" w:firstRowFirstColumn="0" w:firstRowLastColumn="0" w:lastRowFirstColumn="0" w:lastRowLastColumn="0"/>
            </w:pPr>
            <w:del w:id="431" w:author="GROSJEAN Kevin" w:date="2023-09-13T16:13:00Z">
              <w:r w:rsidRPr="00631DDB" w:rsidDel="00375652">
                <w:delText xml:space="preserve">Liste des </w:delText>
              </w:r>
              <w:r w:rsidDel="00375652">
                <w:delText>données attendues</w:delText>
              </w:r>
            </w:del>
            <w:ins w:id="432" w:author="GROSJEAN Kevin" w:date="2023-09-13T16:13:00Z">
              <w:r w:rsidR="00375652">
                <w:t>Un parametre par métadonnée</w:t>
              </w:r>
            </w:ins>
            <w:r w:rsidRPr="00631DDB">
              <w:t xml:space="preserve">* | </w:t>
            </w:r>
            <w:del w:id="433" w:author="GROSJEAN Kevin" w:date="2023-09-13T16:13:00Z">
              <w:r w:rsidRPr="00631DDB" w:rsidDel="00375652">
                <w:rPr>
                  <w:i/>
                  <w:iCs/>
                </w:rPr>
                <w:delText>Array[</w:delText>
              </w:r>
            </w:del>
            <w:hyperlink w:anchor="_Proposition_de_la" w:history="1">
              <w:r w:rsidR="004D5516" w:rsidRPr="004D5516">
                <w:rPr>
                  <w:rStyle w:val="Hyperlink"/>
                  <w:i/>
                  <w:iCs/>
                </w:rPr>
                <w:t>featureObject</w:t>
              </w:r>
            </w:hyperlink>
            <w:del w:id="434" w:author="GROSJEAN Kevin" w:date="2023-09-13T16:14:00Z">
              <w:r w:rsidRPr="00631DDB" w:rsidDel="00375652">
                <w:rPr>
                  <w:i/>
                  <w:iCs/>
                </w:rPr>
                <w:delText>]</w:delText>
              </w:r>
            </w:del>
            <w:r w:rsidRPr="00631DDB">
              <w:rPr>
                <w:i/>
                <w:iCs/>
              </w:rPr>
              <w:t xml:space="preserve"> | valeur par défau</w:t>
            </w:r>
            <w:r>
              <w:rPr>
                <w:i/>
                <w:iCs/>
              </w:rPr>
              <w:t>t</w:t>
            </w:r>
            <w:ins w:id="435" w:author="GROSJEAN Kevin" w:date="2023-09-13T16:14:00Z">
              <w:r w:rsidR="00BC0963">
                <w:rPr>
                  <w:i/>
                  <w:iCs/>
                </w:rPr>
                <w:t xml:space="preserve"> {"enabled » : false} pour tous sauf pour l’accessibilité, activée par défaut</w:t>
              </w:r>
            </w:ins>
          </w:p>
          <w:p w14:paraId="703FFE5A" w14:textId="77777777" w:rsidR="00431F52" w:rsidRDefault="00431F52" w:rsidP="00431F52">
            <w:pPr>
              <w:pStyle w:val="ListPuces"/>
              <w:jc w:val="left"/>
              <w:cnfStyle w:val="000000100000" w:firstRow="0" w:lastRow="0" w:firstColumn="0" w:lastColumn="0" w:oddVBand="0" w:evenVBand="0" w:oddHBand="1" w:evenHBand="0" w:firstRowFirstColumn="0" w:firstRowLastColumn="0" w:lastRowFirstColumn="0" w:lastRowLastColumn="0"/>
              <w:rPr>
                <w:ins w:id="436" w:author="GROSJEAN Kevin" w:date="2023-09-13T16:15:00Z"/>
              </w:rPr>
            </w:pPr>
            <w:r>
              <w:t>Liste de tags | Array</w:t>
            </w:r>
            <w:del w:id="437" w:author="GROSJEAN Kevin" w:date="2023-09-13T16:14:00Z">
              <w:r w:rsidDel="00BC0963">
                <w:delText xml:space="preserve"> | optionnel</w:delText>
              </w:r>
            </w:del>
          </w:p>
          <w:p w14:paraId="458E7C00" w14:textId="77777777" w:rsidR="00BC0963" w:rsidRDefault="00BC0963" w:rsidP="00431F52">
            <w:pPr>
              <w:pStyle w:val="ListPuces"/>
              <w:jc w:val="left"/>
              <w:cnfStyle w:val="000000100000" w:firstRow="0" w:lastRow="0" w:firstColumn="0" w:lastColumn="0" w:oddVBand="0" w:evenVBand="0" w:oddHBand="1" w:evenHBand="0" w:firstRowFirstColumn="0" w:firstRowLastColumn="0" w:lastRowFirstColumn="0" w:lastRowLastColumn="0"/>
              <w:rPr>
                <w:ins w:id="438" w:author="GROSJEAN Kevin" w:date="2023-09-13T16:16:00Z"/>
              </w:rPr>
            </w:pPr>
            <w:ins w:id="439" w:author="GROSJEAN Kevin" w:date="2023-09-13T16:15:00Z">
              <w:r>
                <w:t>Headers à passer à toutes les requetes du crawl | Dict</w:t>
              </w:r>
            </w:ins>
          </w:p>
          <w:p w14:paraId="233E37E7" w14:textId="66B0811D" w:rsidR="00BC0963" w:rsidRPr="00631DDB" w:rsidRDefault="00BC0963" w:rsidP="00431F52">
            <w:pPr>
              <w:pStyle w:val="ListPuces"/>
              <w:jc w:val="left"/>
              <w:cnfStyle w:val="000000100000" w:firstRow="0" w:lastRow="0" w:firstColumn="0" w:lastColumn="0" w:oddVBand="0" w:evenVBand="0" w:oddHBand="1" w:evenHBand="0" w:firstRowFirstColumn="0" w:firstRowLastColumn="0" w:lastRowFirstColumn="0" w:lastRowLastColumn="0"/>
            </w:pPr>
            <w:ins w:id="440" w:author="GROSJEAN Kevin" w:date="2023-09-13T16:16:00Z">
              <w:r>
                <w:t xml:space="preserve">Durée entre les recrawls (en jours) | Integer | valeur par défaut : </w:t>
              </w:r>
            </w:ins>
            <w:ins w:id="441" w:author="GROSJEAN Kevin" w:date="2023-09-13T16:17:00Z">
              <w:r>
                <w:t>30</w:t>
              </w:r>
            </w:ins>
          </w:p>
        </w:tc>
        <w:tc>
          <w:tcPr>
            <w:tcW w:w="2122" w:type="dxa"/>
          </w:tcPr>
          <w:p w14:paraId="24F36C2A" w14:textId="58EC7C9A" w:rsidR="00431F52" w:rsidRDefault="00431F52" w:rsidP="00BB2F2D">
            <w:pPr>
              <w:jc w:val="left"/>
              <w:cnfStyle w:val="000000100000" w:firstRow="0" w:lastRow="0" w:firstColumn="0" w:lastColumn="0" w:oddVBand="0" w:evenVBand="0" w:oddHBand="1" w:evenHBand="0" w:firstRowFirstColumn="0" w:firstRowLastColumn="0" w:lastRowFirstColumn="0" w:lastRowLastColumn="0"/>
            </w:pPr>
            <w:del w:id="442" w:author="GROSJEAN Kevin" w:date="2023-09-13T15:57:00Z">
              <w:r w:rsidRPr="00631DDB" w:rsidDel="008C7DFC">
                <w:lastRenderedPageBreak/>
                <w:delText>Crawl du site pour une URL donnée</w:delText>
              </w:r>
            </w:del>
            <w:ins w:id="443" w:author="GROSJEAN Kevin" w:date="2023-09-13T15:57:00Z">
              <w:r w:rsidR="008C7DFC">
                <w:t>Création d’une entrée website et lancement d’un crawl</w:t>
              </w:r>
            </w:ins>
          </w:p>
          <w:p w14:paraId="29895988" w14:textId="77777777" w:rsidR="00431F52" w:rsidRPr="00631DDB" w:rsidRDefault="00431F52" w:rsidP="00BB2F2D">
            <w:pPr>
              <w:jc w:val="left"/>
              <w:cnfStyle w:val="000000100000" w:firstRow="0" w:lastRow="0" w:firstColumn="0" w:lastColumn="0" w:oddVBand="0" w:evenVBand="0" w:oddHBand="1" w:evenHBand="0" w:firstRowFirstColumn="0" w:firstRowLastColumn="0" w:lastRowFirstColumn="0" w:lastRowLastColumn="0"/>
            </w:pPr>
          </w:p>
        </w:tc>
      </w:tr>
      <w:tr w:rsidR="009B4A16" w:rsidRPr="00631DDB" w14:paraId="0A7DDF50" w14:textId="77777777" w:rsidTr="00BB2F2D">
        <w:trPr>
          <w:ins w:id="444" w:author="GROSJEAN Kevin" w:date="2023-09-13T16:39:00Z"/>
        </w:trPr>
        <w:tc>
          <w:tcPr>
            <w:cnfStyle w:val="001000000000" w:firstRow="0" w:lastRow="0" w:firstColumn="1" w:lastColumn="0" w:oddVBand="0" w:evenVBand="0" w:oddHBand="0" w:evenHBand="0" w:firstRowFirstColumn="0" w:firstRowLastColumn="0" w:lastRowFirstColumn="0" w:lastRowLastColumn="0"/>
            <w:tcW w:w="2122" w:type="dxa"/>
          </w:tcPr>
          <w:p w14:paraId="582DB73C" w14:textId="452A1F93" w:rsidR="009B4A16" w:rsidRPr="009B4A16" w:rsidRDefault="009B4A16" w:rsidP="00BB2F2D">
            <w:pPr>
              <w:rPr>
                <w:ins w:id="445" w:author="GROSJEAN Kevin" w:date="2023-09-13T16:39:00Z"/>
                <w:b w:val="0"/>
                <w:bCs w:val="0"/>
                <w:rPrChange w:id="446" w:author="GROSJEAN Kevin" w:date="2023-09-13T16:48:00Z">
                  <w:rPr>
                    <w:ins w:id="447" w:author="GROSJEAN Kevin" w:date="2023-09-13T16:39:00Z"/>
                  </w:rPr>
                </w:rPrChange>
              </w:rPr>
            </w:pPr>
            <w:ins w:id="448" w:author="GROSJEAN Kevin" w:date="2023-09-13T16:39:00Z">
              <w:r w:rsidRPr="009B4A16">
                <w:lastRenderedPageBreak/>
                <w:t>/</w:t>
              </w:r>
            </w:ins>
            <w:ins w:id="449" w:author="GROSJEAN Kevin" w:date="2023-09-13T16:40:00Z">
              <w:r w:rsidRPr="009B4A16">
                <w:t>api/websites</w:t>
              </w:r>
            </w:ins>
          </w:p>
        </w:tc>
        <w:tc>
          <w:tcPr>
            <w:tcW w:w="1917" w:type="dxa"/>
          </w:tcPr>
          <w:p w14:paraId="6CDB69C9" w14:textId="2DF1F5B5" w:rsidR="009B4A16" w:rsidRPr="00631DDB" w:rsidRDefault="009B4A16" w:rsidP="00BB2F2D">
            <w:pPr>
              <w:cnfStyle w:val="000000000000" w:firstRow="0" w:lastRow="0" w:firstColumn="0" w:lastColumn="0" w:oddVBand="0" w:evenVBand="0" w:oddHBand="0" w:evenHBand="0" w:firstRowFirstColumn="0" w:firstRowLastColumn="0" w:lastRowFirstColumn="0" w:lastRowLastColumn="0"/>
              <w:rPr>
                <w:ins w:id="450" w:author="GROSJEAN Kevin" w:date="2023-09-13T16:39:00Z"/>
              </w:rPr>
            </w:pPr>
            <w:ins w:id="451" w:author="GROSJEAN Kevin" w:date="2023-09-13T16:39:00Z">
              <w:r>
                <w:t>GET</w:t>
              </w:r>
            </w:ins>
          </w:p>
        </w:tc>
        <w:tc>
          <w:tcPr>
            <w:tcW w:w="3643" w:type="dxa"/>
          </w:tcPr>
          <w:p w14:paraId="446DC252" w14:textId="77777777" w:rsidR="009B4A16" w:rsidRDefault="009B4A16" w:rsidP="00431F52">
            <w:pPr>
              <w:pStyle w:val="ListPuces"/>
              <w:jc w:val="left"/>
              <w:cnfStyle w:val="000000000000" w:firstRow="0" w:lastRow="0" w:firstColumn="0" w:lastColumn="0" w:oddVBand="0" w:evenVBand="0" w:oddHBand="0" w:evenHBand="0" w:firstRowFirstColumn="0" w:firstRowLastColumn="0" w:lastRowFirstColumn="0" w:lastRowLastColumn="0"/>
              <w:rPr>
                <w:ins w:id="452" w:author="GROSJEAN Kevin" w:date="2023-09-13T16:40:00Z"/>
              </w:rPr>
            </w:pPr>
            <w:ins w:id="453" w:author="GROSJEAN Kevin" w:date="2023-09-13T16:40:00Z">
              <w:r>
                <w:t>Recherche dans l’url | String</w:t>
              </w:r>
            </w:ins>
          </w:p>
          <w:p w14:paraId="35F60464" w14:textId="77777777" w:rsidR="009B4A16" w:rsidRDefault="009B4A16" w:rsidP="00431F52">
            <w:pPr>
              <w:pStyle w:val="ListPuces"/>
              <w:jc w:val="left"/>
              <w:cnfStyle w:val="000000000000" w:firstRow="0" w:lastRow="0" w:firstColumn="0" w:lastColumn="0" w:oddVBand="0" w:evenVBand="0" w:oddHBand="0" w:evenHBand="0" w:firstRowFirstColumn="0" w:firstRowLastColumn="0" w:lastRowFirstColumn="0" w:lastRowLastColumn="0"/>
              <w:rPr>
                <w:ins w:id="454" w:author="GROSJEAN Kevin" w:date="2023-09-13T16:41:00Z"/>
              </w:rPr>
            </w:pPr>
            <w:ins w:id="455" w:author="GROSJEAN Kevin" w:date="2023-09-13T16:41:00Z">
              <w:r>
                <w:t>Filtre sur les tags | String</w:t>
              </w:r>
            </w:ins>
          </w:p>
          <w:p w14:paraId="67AE67C6" w14:textId="77777777" w:rsidR="009B4A16" w:rsidRDefault="009B4A16" w:rsidP="009B4A16">
            <w:pPr>
              <w:pStyle w:val="ListPuces"/>
              <w:jc w:val="left"/>
              <w:cnfStyle w:val="000000000000" w:firstRow="0" w:lastRow="0" w:firstColumn="0" w:lastColumn="0" w:oddVBand="0" w:evenVBand="0" w:oddHBand="0" w:evenHBand="0" w:firstRowFirstColumn="0" w:firstRowLastColumn="0" w:lastRowFirstColumn="0" w:lastRowLastColumn="0"/>
              <w:rPr>
                <w:ins w:id="456" w:author="GROSJEAN Kevin" w:date="2023-09-13T16:41:00Z"/>
              </w:rPr>
            </w:pPr>
            <w:ins w:id="457" w:author="GROSJEAN Kevin" w:date="2023-09-13T16:41:00Z">
              <w:r>
                <w:t>Filtre sur les status | String</w:t>
              </w:r>
            </w:ins>
          </w:p>
          <w:p w14:paraId="267B77A4" w14:textId="77777777" w:rsidR="009B4A16" w:rsidRDefault="009B4A16" w:rsidP="009B4A16">
            <w:pPr>
              <w:pStyle w:val="ListPuces"/>
              <w:jc w:val="left"/>
              <w:cnfStyle w:val="000000000000" w:firstRow="0" w:lastRow="0" w:firstColumn="0" w:lastColumn="0" w:oddVBand="0" w:evenVBand="0" w:oddHBand="0" w:evenHBand="0" w:firstRowFirstColumn="0" w:firstRowLastColumn="0" w:lastRowFirstColumn="0" w:lastRowLastColumn="0"/>
              <w:rPr>
                <w:ins w:id="458" w:author="GROSJEAN Kevin" w:date="2023-09-13T16:42:00Z"/>
              </w:rPr>
            </w:pPr>
            <w:ins w:id="459" w:author="GROSJEAN Kevin" w:date="2023-09-13T16:41:00Z">
              <w:r>
                <w:t>Limite de résultats |</w:t>
              </w:r>
            </w:ins>
            <w:ins w:id="460" w:author="GROSJEAN Kevin" w:date="2023-09-13T16:42:00Z">
              <w:r>
                <w:t xml:space="preserve"> Integer | valeur par défaut: 10</w:t>
              </w:r>
            </w:ins>
          </w:p>
          <w:p w14:paraId="4F4E50C1" w14:textId="77777777" w:rsidR="009B4A16" w:rsidRDefault="009B4A16" w:rsidP="009B4A16">
            <w:pPr>
              <w:pStyle w:val="ListPuces"/>
              <w:jc w:val="left"/>
              <w:cnfStyle w:val="000000000000" w:firstRow="0" w:lastRow="0" w:firstColumn="0" w:lastColumn="0" w:oddVBand="0" w:evenVBand="0" w:oddHBand="0" w:evenHBand="0" w:firstRowFirstColumn="0" w:firstRowLastColumn="0" w:lastRowFirstColumn="0" w:lastRowLastColumn="0"/>
              <w:rPr>
                <w:ins w:id="461" w:author="GROSJEAN Kevin" w:date="2023-09-13T16:42:00Z"/>
              </w:rPr>
            </w:pPr>
            <w:ins w:id="462" w:author="GROSJEAN Kevin" w:date="2023-09-13T16:42:00Z">
              <w:r>
                <w:t>Pagination | Integer | valeur par défaut : 0</w:t>
              </w:r>
            </w:ins>
          </w:p>
          <w:p w14:paraId="387640ED" w14:textId="4156A0A1" w:rsidR="009B4A16" w:rsidRPr="00631DDB" w:rsidRDefault="009B4A16" w:rsidP="009B4A16">
            <w:pPr>
              <w:pStyle w:val="ListPuces"/>
              <w:jc w:val="left"/>
              <w:cnfStyle w:val="000000000000" w:firstRow="0" w:lastRow="0" w:firstColumn="0" w:lastColumn="0" w:oddVBand="0" w:evenVBand="0" w:oddHBand="0" w:evenHBand="0" w:firstRowFirstColumn="0" w:firstRowLastColumn="0" w:lastRowFirstColumn="0" w:lastRowLastColumn="0"/>
              <w:rPr>
                <w:ins w:id="463" w:author="GROSJEAN Kevin" w:date="2023-09-13T16:39:00Z"/>
              </w:rPr>
            </w:pPr>
            <w:ins w:id="464" w:author="GROSJEAN Kevin" w:date="2023-09-13T16:42:00Z">
              <w:r>
                <w:t xml:space="preserve">Tri des résultats | </w:t>
              </w:r>
            </w:ins>
            <w:ins w:id="465" w:author="GROSJEAN Kevin" w:date="2023-09-13T16:43:00Z">
              <w:r>
                <w:t>String | valeur par défaut : date de creation</w:t>
              </w:r>
            </w:ins>
            <w:ins w:id="466" w:author="GROSJEAN Kevin" w:date="2023-09-13T16:42:00Z">
              <w:r>
                <w:t xml:space="preserve"> </w:t>
              </w:r>
            </w:ins>
          </w:p>
        </w:tc>
        <w:tc>
          <w:tcPr>
            <w:tcW w:w="2122" w:type="dxa"/>
          </w:tcPr>
          <w:p w14:paraId="2BA59625" w14:textId="0A1A31E7" w:rsidR="009B4A16" w:rsidRPr="00631DDB" w:rsidDel="008C7DFC" w:rsidRDefault="009B4A16" w:rsidP="00BB2F2D">
            <w:pPr>
              <w:jc w:val="left"/>
              <w:cnfStyle w:val="000000000000" w:firstRow="0" w:lastRow="0" w:firstColumn="0" w:lastColumn="0" w:oddVBand="0" w:evenVBand="0" w:oddHBand="0" w:evenHBand="0" w:firstRowFirstColumn="0" w:firstRowLastColumn="0" w:lastRowFirstColumn="0" w:lastRowLastColumn="0"/>
              <w:rPr>
                <w:ins w:id="467" w:author="GROSJEAN Kevin" w:date="2023-09-13T16:39:00Z"/>
              </w:rPr>
            </w:pPr>
            <w:ins w:id="468" w:author="GROSJEAN Kevin" w:date="2023-09-13T16:44:00Z">
              <w:r>
                <w:t>Récupération de tous les websites configurés et stockés dans la collection « websites »</w:t>
              </w:r>
            </w:ins>
          </w:p>
        </w:tc>
      </w:tr>
      <w:tr w:rsidR="009B4A16" w:rsidRPr="00631DDB" w14:paraId="74CBB298" w14:textId="77777777" w:rsidTr="00BB2F2D">
        <w:trPr>
          <w:cnfStyle w:val="000000100000" w:firstRow="0" w:lastRow="0" w:firstColumn="0" w:lastColumn="0" w:oddVBand="0" w:evenVBand="0" w:oddHBand="1" w:evenHBand="0" w:firstRowFirstColumn="0" w:firstRowLastColumn="0" w:lastRowFirstColumn="0" w:lastRowLastColumn="0"/>
          <w:ins w:id="469" w:author="GROSJEAN Kevin" w:date="2023-09-13T16:46:00Z"/>
        </w:trPr>
        <w:tc>
          <w:tcPr>
            <w:cnfStyle w:val="001000000000" w:firstRow="0" w:lastRow="0" w:firstColumn="1" w:lastColumn="0" w:oddVBand="0" w:evenVBand="0" w:oddHBand="0" w:evenHBand="0" w:firstRowFirstColumn="0" w:firstRowLastColumn="0" w:lastRowFirstColumn="0" w:lastRowLastColumn="0"/>
            <w:tcW w:w="2122" w:type="dxa"/>
          </w:tcPr>
          <w:p w14:paraId="7C49527C" w14:textId="791AA80C" w:rsidR="009B4A16" w:rsidRPr="009B4A16" w:rsidRDefault="009B4A16" w:rsidP="00BB2F2D">
            <w:pPr>
              <w:rPr>
                <w:ins w:id="470" w:author="GROSJEAN Kevin" w:date="2023-09-13T16:46:00Z"/>
                <w:b w:val="0"/>
                <w:bCs w:val="0"/>
                <w:rPrChange w:id="471" w:author="GROSJEAN Kevin" w:date="2023-09-13T16:48:00Z">
                  <w:rPr>
                    <w:ins w:id="472" w:author="GROSJEAN Kevin" w:date="2023-09-13T16:46:00Z"/>
                  </w:rPr>
                </w:rPrChange>
              </w:rPr>
            </w:pPr>
            <w:ins w:id="473" w:author="GROSJEAN Kevin" w:date="2023-09-13T16:46:00Z">
              <w:r w:rsidRPr="009B4A16">
                <w:t>/api/websites/{website_id}</w:t>
              </w:r>
            </w:ins>
          </w:p>
        </w:tc>
        <w:tc>
          <w:tcPr>
            <w:tcW w:w="1917" w:type="dxa"/>
          </w:tcPr>
          <w:p w14:paraId="23EE6339" w14:textId="600A9D90" w:rsidR="009B4A16" w:rsidRDefault="009B4A16" w:rsidP="00BB2F2D">
            <w:pPr>
              <w:cnfStyle w:val="000000100000" w:firstRow="0" w:lastRow="0" w:firstColumn="0" w:lastColumn="0" w:oddVBand="0" w:evenVBand="0" w:oddHBand="1" w:evenHBand="0" w:firstRowFirstColumn="0" w:firstRowLastColumn="0" w:lastRowFirstColumn="0" w:lastRowLastColumn="0"/>
              <w:rPr>
                <w:ins w:id="474" w:author="GROSJEAN Kevin" w:date="2023-09-13T16:46:00Z"/>
              </w:rPr>
            </w:pPr>
            <w:ins w:id="475" w:author="GROSJEAN Kevin" w:date="2023-09-13T16:46:00Z">
              <w:r>
                <w:t>GET</w:t>
              </w:r>
            </w:ins>
          </w:p>
        </w:tc>
        <w:tc>
          <w:tcPr>
            <w:tcW w:w="3643" w:type="dxa"/>
          </w:tcPr>
          <w:p w14:paraId="0B614512" w14:textId="11FF2E65" w:rsidR="009B4A16" w:rsidRDefault="009B4A16" w:rsidP="00431F52">
            <w:pPr>
              <w:pStyle w:val="ListPuces"/>
              <w:jc w:val="left"/>
              <w:cnfStyle w:val="000000100000" w:firstRow="0" w:lastRow="0" w:firstColumn="0" w:lastColumn="0" w:oddVBand="0" w:evenVBand="0" w:oddHBand="1" w:evenHBand="0" w:firstRowFirstColumn="0" w:firstRowLastColumn="0" w:lastRowFirstColumn="0" w:lastRowLastColumn="0"/>
              <w:rPr>
                <w:ins w:id="476" w:author="GROSJEAN Kevin" w:date="2023-09-13T16:46:00Z"/>
              </w:rPr>
            </w:pPr>
            <w:ins w:id="477" w:author="GROSJEAN Kevin" w:date="2023-09-13T16:46:00Z">
              <w:r>
                <w:t xml:space="preserve">Id du website | </w:t>
              </w:r>
            </w:ins>
            <w:ins w:id="478" w:author="GROSJEAN Kevin" w:date="2023-09-13T16:48:00Z">
              <w:r>
                <w:t>String</w:t>
              </w:r>
            </w:ins>
          </w:p>
        </w:tc>
        <w:tc>
          <w:tcPr>
            <w:tcW w:w="2122" w:type="dxa"/>
          </w:tcPr>
          <w:p w14:paraId="2DA38255" w14:textId="2AF42085" w:rsidR="009B4A16" w:rsidRDefault="009B4A16" w:rsidP="00BB2F2D">
            <w:pPr>
              <w:jc w:val="left"/>
              <w:cnfStyle w:val="000000100000" w:firstRow="0" w:lastRow="0" w:firstColumn="0" w:lastColumn="0" w:oddVBand="0" w:evenVBand="0" w:oddHBand="1" w:evenHBand="0" w:firstRowFirstColumn="0" w:firstRowLastColumn="0" w:lastRowFirstColumn="0" w:lastRowLastColumn="0"/>
              <w:rPr>
                <w:ins w:id="479" w:author="GROSJEAN Kevin" w:date="2023-09-13T16:46:00Z"/>
              </w:rPr>
            </w:pPr>
            <w:ins w:id="480" w:author="GROSJEAN Kevin" w:date="2023-09-13T16:47:00Z">
              <w:r>
                <w:t>Récupération de la configuration d’un website via son id</w:t>
              </w:r>
            </w:ins>
          </w:p>
        </w:tc>
      </w:tr>
      <w:tr w:rsidR="009B4A16" w:rsidRPr="00631DDB" w14:paraId="026B7A65" w14:textId="77777777" w:rsidTr="00BB2F2D">
        <w:trPr>
          <w:ins w:id="481" w:author="GROSJEAN Kevin" w:date="2023-09-13T16:47:00Z"/>
        </w:trPr>
        <w:tc>
          <w:tcPr>
            <w:cnfStyle w:val="001000000000" w:firstRow="0" w:lastRow="0" w:firstColumn="1" w:lastColumn="0" w:oddVBand="0" w:evenVBand="0" w:oddHBand="0" w:evenHBand="0" w:firstRowFirstColumn="0" w:firstRowLastColumn="0" w:lastRowFirstColumn="0" w:lastRowLastColumn="0"/>
            <w:tcW w:w="2122" w:type="dxa"/>
          </w:tcPr>
          <w:p w14:paraId="30B05725" w14:textId="7DC5F53C" w:rsidR="009B4A16" w:rsidRPr="009B4A16" w:rsidRDefault="009B4A16" w:rsidP="00BB2F2D">
            <w:pPr>
              <w:rPr>
                <w:ins w:id="482" w:author="GROSJEAN Kevin" w:date="2023-09-13T16:47:00Z"/>
                <w:b w:val="0"/>
                <w:bCs w:val="0"/>
                <w:rPrChange w:id="483" w:author="GROSJEAN Kevin" w:date="2023-09-13T16:48:00Z">
                  <w:rPr>
                    <w:ins w:id="484" w:author="GROSJEAN Kevin" w:date="2023-09-13T16:47:00Z"/>
                  </w:rPr>
                </w:rPrChange>
              </w:rPr>
            </w:pPr>
            <w:ins w:id="485" w:author="GROSJEAN Kevin" w:date="2023-09-13T16:47:00Z">
              <w:r w:rsidRPr="009B4A16">
                <w:t>/api/websites/{</w:t>
              </w:r>
            </w:ins>
            <w:ins w:id="486" w:author="GROSJEAN Kevin" w:date="2023-09-13T16:48:00Z">
              <w:r w:rsidRPr="009B4A16">
                <w:t>website_id</w:t>
              </w:r>
            </w:ins>
            <w:ins w:id="487" w:author="GROSJEAN Kevin" w:date="2023-09-13T16:47:00Z">
              <w:r w:rsidRPr="009B4A16">
                <w:t>}</w:t>
              </w:r>
            </w:ins>
          </w:p>
        </w:tc>
        <w:tc>
          <w:tcPr>
            <w:tcW w:w="1917" w:type="dxa"/>
          </w:tcPr>
          <w:p w14:paraId="780BFF61" w14:textId="27D11D6B" w:rsidR="009B4A16" w:rsidRDefault="009B4A16" w:rsidP="00BB2F2D">
            <w:pPr>
              <w:cnfStyle w:val="000000000000" w:firstRow="0" w:lastRow="0" w:firstColumn="0" w:lastColumn="0" w:oddVBand="0" w:evenVBand="0" w:oddHBand="0" w:evenHBand="0" w:firstRowFirstColumn="0" w:firstRowLastColumn="0" w:lastRowFirstColumn="0" w:lastRowLastColumn="0"/>
              <w:rPr>
                <w:ins w:id="488" w:author="GROSJEAN Kevin" w:date="2023-09-13T16:47:00Z"/>
              </w:rPr>
            </w:pPr>
            <w:ins w:id="489" w:author="GROSJEAN Kevin" w:date="2023-09-13T16:48:00Z">
              <w:r>
                <w:t>PATCH</w:t>
              </w:r>
            </w:ins>
          </w:p>
        </w:tc>
        <w:tc>
          <w:tcPr>
            <w:tcW w:w="3643" w:type="dxa"/>
          </w:tcPr>
          <w:p w14:paraId="40B090A6" w14:textId="77777777" w:rsidR="009B4A16" w:rsidRDefault="009B4A16" w:rsidP="00431F52">
            <w:pPr>
              <w:pStyle w:val="ListPuces"/>
              <w:jc w:val="left"/>
              <w:cnfStyle w:val="000000000000" w:firstRow="0" w:lastRow="0" w:firstColumn="0" w:lastColumn="0" w:oddVBand="0" w:evenVBand="0" w:oddHBand="0" w:evenHBand="0" w:firstRowFirstColumn="0" w:firstRowLastColumn="0" w:lastRowFirstColumn="0" w:lastRowLastColumn="0"/>
              <w:rPr>
                <w:ins w:id="490" w:author="GROSJEAN Kevin" w:date="2023-09-13T16:48:00Z"/>
              </w:rPr>
            </w:pPr>
            <w:ins w:id="491" w:author="GROSJEAN Kevin" w:date="2023-09-13T16:48:00Z">
              <w:r>
                <w:t>ID du website | String</w:t>
              </w:r>
            </w:ins>
          </w:p>
          <w:p w14:paraId="7F511D60" w14:textId="1F4E1AA5" w:rsidR="009B4A16" w:rsidRDefault="009B4A16" w:rsidP="00431F52">
            <w:pPr>
              <w:pStyle w:val="ListPuces"/>
              <w:jc w:val="left"/>
              <w:cnfStyle w:val="000000000000" w:firstRow="0" w:lastRow="0" w:firstColumn="0" w:lastColumn="0" w:oddVBand="0" w:evenVBand="0" w:oddHBand="0" w:evenHBand="0" w:firstRowFirstColumn="0" w:firstRowLastColumn="0" w:lastRowFirstColumn="0" w:lastRowLastColumn="0"/>
              <w:rPr>
                <w:ins w:id="492" w:author="GROSJEAN Kevin" w:date="2023-09-13T16:47:00Z"/>
              </w:rPr>
            </w:pPr>
            <w:ins w:id="493" w:author="GROSJEAN Kevin" w:date="2023-09-13T16:48:00Z">
              <w:r>
                <w:t xml:space="preserve">Plus </w:t>
              </w:r>
            </w:ins>
            <w:ins w:id="494" w:author="GROSJEAN Kevin" w:date="2023-09-13T16:49:00Z">
              <w:r>
                <w:t xml:space="preserve">les mêmes paramètres que pour l’endpoint de création à la différence que les </w:t>
              </w:r>
              <w:r>
                <w:lastRenderedPageBreak/>
                <w:t>valeurs par défaut sont toujours nulles.</w:t>
              </w:r>
            </w:ins>
          </w:p>
        </w:tc>
        <w:tc>
          <w:tcPr>
            <w:tcW w:w="2122" w:type="dxa"/>
          </w:tcPr>
          <w:p w14:paraId="65E0F6DD" w14:textId="4748966E" w:rsidR="009B4A16" w:rsidRDefault="009B4A16" w:rsidP="00BB2F2D">
            <w:pPr>
              <w:jc w:val="left"/>
              <w:cnfStyle w:val="000000000000" w:firstRow="0" w:lastRow="0" w:firstColumn="0" w:lastColumn="0" w:oddVBand="0" w:evenVBand="0" w:oddHBand="0" w:evenHBand="0" w:firstRowFirstColumn="0" w:firstRowLastColumn="0" w:lastRowFirstColumn="0" w:lastRowLastColumn="0"/>
              <w:rPr>
                <w:ins w:id="495" w:author="GROSJEAN Kevin" w:date="2023-09-13T16:47:00Z"/>
              </w:rPr>
            </w:pPr>
            <w:ins w:id="496" w:author="GROSJEAN Kevin" w:date="2023-09-13T16:49:00Z">
              <w:r>
                <w:lastRenderedPageBreak/>
                <w:t xml:space="preserve">Mise à jour de la configuration d’un website à partir de son id. Mise à jour </w:t>
              </w:r>
            </w:ins>
            <w:ins w:id="497" w:author="GROSJEAN Kevin" w:date="2023-09-13T16:50:00Z">
              <w:r w:rsidR="001D1EDF">
                <w:t xml:space="preserve">uniquement des paramètres </w:t>
              </w:r>
              <w:r w:rsidR="001D1EDF">
                <w:lastRenderedPageBreak/>
                <w:t>définis dans le body du call.</w:t>
              </w:r>
            </w:ins>
          </w:p>
        </w:tc>
      </w:tr>
      <w:tr w:rsidR="001D1EDF" w:rsidRPr="00631DDB" w14:paraId="7D284AC8" w14:textId="77777777" w:rsidTr="00BB2F2D">
        <w:trPr>
          <w:cnfStyle w:val="000000100000" w:firstRow="0" w:lastRow="0" w:firstColumn="0" w:lastColumn="0" w:oddVBand="0" w:evenVBand="0" w:oddHBand="1" w:evenHBand="0" w:firstRowFirstColumn="0" w:firstRowLastColumn="0" w:lastRowFirstColumn="0" w:lastRowLastColumn="0"/>
          <w:ins w:id="498" w:author="GROSJEAN Kevin" w:date="2023-09-13T16:50:00Z"/>
        </w:trPr>
        <w:tc>
          <w:tcPr>
            <w:cnfStyle w:val="001000000000" w:firstRow="0" w:lastRow="0" w:firstColumn="1" w:lastColumn="0" w:oddVBand="0" w:evenVBand="0" w:oddHBand="0" w:evenHBand="0" w:firstRowFirstColumn="0" w:firstRowLastColumn="0" w:lastRowFirstColumn="0" w:lastRowLastColumn="0"/>
            <w:tcW w:w="2122" w:type="dxa"/>
          </w:tcPr>
          <w:p w14:paraId="4ADCF428" w14:textId="1D0C4831" w:rsidR="001D1EDF" w:rsidRPr="001D1EDF" w:rsidRDefault="001D1EDF" w:rsidP="00BB2F2D">
            <w:pPr>
              <w:rPr>
                <w:ins w:id="499" w:author="GROSJEAN Kevin" w:date="2023-09-13T16:50:00Z"/>
                <w:b w:val="0"/>
              </w:rPr>
            </w:pPr>
            <w:ins w:id="500" w:author="GROSJEAN Kevin" w:date="2023-09-13T16:50:00Z">
              <w:r w:rsidRPr="00131A68">
                <w:rPr>
                  <w:b w:val="0"/>
                  <w:bCs w:val="0"/>
                </w:rPr>
                <w:lastRenderedPageBreak/>
                <w:t>/api/websites/{website_id}</w:t>
              </w:r>
            </w:ins>
          </w:p>
        </w:tc>
        <w:tc>
          <w:tcPr>
            <w:tcW w:w="1917" w:type="dxa"/>
          </w:tcPr>
          <w:p w14:paraId="198F7FD2" w14:textId="6626399F" w:rsidR="001D1EDF" w:rsidRDefault="001D1EDF" w:rsidP="00BB2F2D">
            <w:pPr>
              <w:cnfStyle w:val="000000100000" w:firstRow="0" w:lastRow="0" w:firstColumn="0" w:lastColumn="0" w:oddVBand="0" w:evenVBand="0" w:oddHBand="1" w:evenHBand="0" w:firstRowFirstColumn="0" w:firstRowLastColumn="0" w:lastRowFirstColumn="0" w:lastRowLastColumn="0"/>
              <w:rPr>
                <w:ins w:id="501" w:author="GROSJEAN Kevin" w:date="2023-09-13T16:50:00Z"/>
              </w:rPr>
            </w:pPr>
            <w:ins w:id="502" w:author="GROSJEAN Kevin" w:date="2023-09-13T16:50:00Z">
              <w:r>
                <w:t>DELETE</w:t>
              </w:r>
            </w:ins>
          </w:p>
        </w:tc>
        <w:tc>
          <w:tcPr>
            <w:tcW w:w="3643" w:type="dxa"/>
          </w:tcPr>
          <w:p w14:paraId="3127543C" w14:textId="10DEF612" w:rsidR="001D1EDF" w:rsidRDefault="001D1EDF" w:rsidP="00431F52">
            <w:pPr>
              <w:pStyle w:val="ListPuces"/>
              <w:jc w:val="left"/>
              <w:cnfStyle w:val="000000100000" w:firstRow="0" w:lastRow="0" w:firstColumn="0" w:lastColumn="0" w:oddVBand="0" w:evenVBand="0" w:oddHBand="1" w:evenHBand="0" w:firstRowFirstColumn="0" w:firstRowLastColumn="0" w:lastRowFirstColumn="0" w:lastRowLastColumn="0"/>
              <w:rPr>
                <w:ins w:id="503" w:author="GROSJEAN Kevin" w:date="2023-09-13T16:50:00Z"/>
              </w:rPr>
            </w:pPr>
            <w:ins w:id="504" w:author="GROSJEAN Kevin" w:date="2023-09-13T16:50:00Z">
              <w:r>
                <w:t>ID du website | String</w:t>
              </w:r>
            </w:ins>
          </w:p>
        </w:tc>
        <w:tc>
          <w:tcPr>
            <w:tcW w:w="2122" w:type="dxa"/>
          </w:tcPr>
          <w:p w14:paraId="4CD75D6F" w14:textId="6376877C" w:rsidR="001D1EDF" w:rsidRDefault="001D1EDF" w:rsidP="00BB2F2D">
            <w:pPr>
              <w:jc w:val="left"/>
              <w:cnfStyle w:val="000000100000" w:firstRow="0" w:lastRow="0" w:firstColumn="0" w:lastColumn="0" w:oddVBand="0" w:evenVBand="0" w:oddHBand="1" w:evenHBand="0" w:firstRowFirstColumn="0" w:firstRowLastColumn="0" w:lastRowFirstColumn="0" w:lastRowLastColumn="0"/>
              <w:rPr>
                <w:ins w:id="505" w:author="GROSJEAN Kevin" w:date="2023-09-13T16:50:00Z"/>
              </w:rPr>
            </w:pPr>
            <w:ins w:id="506" w:author="GROSJEAN Kevin" w:date="2023-09-13T16:50:00Z">
              <w:r>
                <w:t>Suppression de la configuration d’un website.</w:t>
              </w:r>
            </w:ins>
          </w:p>
        </w:tc>
      </w:tr>
      <w:tr w:rsidR="00465B2F" w:rsidRPr="00465B2F" w14:paraId="21EBADD5" w14:textId="77777777" w:rsidTr="00BB2F2D">
        <w:trPr>
          <w:ins w:id="507" w:author="GROSJEAN Kevin" w:date="2023-09-14T09:07:00Z"/>
        </w:trPr>
        <w:tc>
          <w:tcPr>
            <w:cnfStyle w:val="001000000000" w:firstRow="0" w:lastRow="0" w:firstColumn="1" w:lastColumn="0" w:oddVBand="0" w:evenVBand="0" w:oddHBand="0" w:evenHBand="0" w:firstRowFirstColumn="0" w:firstRowLastColumn="0" w:lastRowFirstColumn="0" w:lastRowLastColumn="0"/>
            <w:tcW w:w="2122" w:type="dxa"/>
          </w:tcPr>
          <w:p w14:paraId="2D61063D" w14:textId="1B055369" w:rsidR="00465B2F" w:rsidRPr="00465B2F" w:rsidRDefault="00465B2F" w:rsidP="00BB2F2D">
            <w:pPr>
              <w:rPr>
                <w:ins w:id="508" w:author="GROSJEAN Kevin" w:date="2023-09-14T09:07:00Z"/>
                <w:b w:val="0"/>
                <w:bCs w:val="0"/>
                <w:lang w:val="en-US"/>
                <w:rPrChange w:id="509" w:author="GROSJEAN Kevin" w:date="2023-09-14T09:07:00Z">
                  <w:rPr>
                    <w:ins w:id="510" w:author="GROSJEAN Kevin" w:date="2023-09-14T09:07:00Z"/>
                  </w:rPr>
                </w:rPrChange>
              </w:rPr>
            </w:pPr>
            <w:ins w:id="511" w:author="GROSJEAN Kevin" w:date="2023-09-14T09:07:00Z">
              <w:r w:rsidRPr="00465B2F">
                <w:rPr>
                  <w:lang w:val="en-US"/>
                  <w:rPrChange w:id="512" w:author="GROSJEAN Kevin" w:date="2023-09-14T09:07:00Z">
                    <w:rPr/>
                  </w:rPrChange>
                </w:rPr>
                <w:t>/api/websites/{website_id}/c</w:t>
              </w:r>
              <w:r>
                <w:rPr>
                  <w:b w:val="0"/>
                  <w:bCs w:val="0"/>
                  <w:lang w:val="en-US"/>
                </w:rPr>
                <w:t>rawls</w:t>
              </w:r>
            </w:ins>
          </w:p>
        </w:tc>
        <w:tc>
          <w:tcPr>
            <w:tcW w:w="1917" w:type="dxa"/>
          </w:tcPr>
          <w:p w14:paraId="7E392E52" w14:textId="4E6E123F" w:rsidR="00465B2F" w:rsidRPr="00465B2F" w:rsidRDefault="00465B2F" w:rsidP="00BB2F2D">
            <w:pPr>
              <w:cnfStyle w:val="000000000000" w:firstRow="0" w:lastRow="0" w:firstColumn="0" w:lastColumn="0" w:oddVBand="0" w:evenVBand="0" w:oddHBand="0" w:evenHBand="0" w:firstRowFirstColumn="0" w:firstRowLastColumn="0" w:lastRowFirstColumn="0" w:lastRowLastColumn="0"/>
              <w:rPr>
                <w:ins w:id="513" w:author="GROSJEAN Kevin" w:date="2023-09-14T09:07:00Z"/>
                <w:lang w:val="en-US"/>
                <w:rPrChange w:id="514" w:author="GROSJEAN Kevin" w:date="2023-09-14T09:07:00Z">
                  <w:rPr>
                    <w:ins w:id="515" w:author="GROSJEAN Kevin" w:date="2023-09-14T09:07:00Z"/>
                  </w:rPr>
                </w:rPrChange>
              </w:rPr>
            </w:pPr>
            <w:ins w:id="516" w:author="GROSJEAN Kevin" w:date="2023-09-14T09:07:00Z">
              <w:r>
                <w:rPr>
                  <w:lang w:val="en-US"/>
                </w:rPr>
                <w:t>POST</w:t>
              </w:r>
            </w:ins>
          </w:p>
        </w:tc>
        <w:tc>
          <w:tcPr>
            <w:tcW w:w="3643" w:type="dxa"/>
          </w:tcPr>
          <w:p w14:paraId="72B2E9A9" w14:textId="4717AAED" w:rsidR="00465B2F" w:rsidRPr="00465B2F" w:rsidRDefault="00465B2F" w:rsidP="00431F52">
            <w:pPr>
              <w:pStyle w:val="ListPuces"/>
              <w:jc w:val="left"/>
              <w:cnfStyle w:val="000000000000" w:firstRow="0" w:lastRow="0" w:firstColumn="0" w:lastColumn="0" w:oddVBand="0" w:evenVBand="0" w:oddHBand="0" w:evenHBand="0" w:firstRowFirstColumn="0" w:firstRowLastColumn="0" w:lastRowFirstColumn="0" w:lastRowLastColumn="0"/>
              <w:rPr>
                <w:ins w:id="517" w:author="GROSJEAN Kevin" w:date="2023-09-14T09:07:00Z"/>
                <w:lang w:val="en-US"/>
                <w:rPrChange w:id="518" w:author="GROSJEAN Kevin" w:date="2023-09-14T09:07:00Z">
                  <w:rPr>
                    <w:ins w:id="519" w:author="GROSJEAN Kevin" w:date="2023-09-14T09:07:00Z"/>
                  </w:rPr>
                </w:rPrChange>
              </w:rPr>
            </w:pPr>
            <w:ins w:id="520" w:author="GROSJEAN Kevin" w:date="2023-09-14T09:07:00Z">
              <w:r>
                <w:rPr>
                  <w:lang w:val="en-US"/>
                </w:rPr>
                <w:t>ID du website | String</w:t>
              </w:r>
            </w:ins>
          </w:p>
        </w:tc>
        <w:tc>
          <w:tcPr>
            <w:tcW w:w="2122" w:type="dxa"/>
          </w:tcPr>
          <w:p w14:paraId="54BAEB8F" w14:textId="268E0171" w:rsidR="00465B2F" w:rsidRPr="00465B2F" w:rsidRDefault="00465B2F" w:rsidP="00BB2F2D">
            <w:pPr>
              <w:jc w:val="left"/>
              <w:cnfStyle w:val="000000000000" w:firstRow="0" w:lastRow="0" w:firstColumn="0" w:lastColumn="0" w:oddVBand="0" w:evenVBand="0" w:oddHBand="0" w:evenHBand="0" w:firstRowFirstColumn="0" w:firstRowLastColumn="0" w:lastRowFirstColumn="0" w:lastRowLastColumn="0"/>
              <w:rPr>
                <w:ins w:id="521" w:author="GROSJEAN Kevin" w:date="2023-09-14T09:07:00Z"/>
              </w:rPr>
            </w:pPr>
            <w:ins w:id="522" w:author="GROSJEAN Kevin" w:date="2023-09-14T09:11:00Z">
              <w:r w:rsidRPr="00465B2F">
                <w:rPr>
                  <w:rPrChange w:id="523" w:author="GROSJEAN Kevin" w:date="2023-09-14T09:11:00Z">
                    <w:rPr>
                      <w:lang w:val="en-US"/>
                    </w:rPr>
                  </w:rPrChange>
                </w:rPr>
                <w:t>Recrawl d’un website en u</w:t>
              </w:r>
              <w:r>
                <w:t>tilisant la configuration enregistrée</w:t>
              </w:r>
            </w:ins>
          </w:p>
        </w:tc>
      </w:tr>
      <w:tr w:rsidR="005660E8" w:rsidRPr="005660E8" w14:paraId="55F4909B" w14:textId="77777777" w:rsidTr="00BB2F2D">
        <w:trPr>
          <w:cnfStyle w:val="000000100000" w:firstRow="0" w:lastRow="0" w:firstColumn="0" w:lastColumn="0" w:oddVBand="0" w:evenVBand="0" w:oddHBand="1" w:evenHBand="0" w:firstRowFirstColumn="0" w:firstRowLastColumn="0" w:lastRowFirstColumn="0" w:lastRowLastColumn="0"/>
          <w:ins w:id="524" w:author="GROSJEAN Kevin" w:date="2023-09-14T09:18:00Z"/>
        </w:trPr>
        <w:tc>
          <w:tcPr>
            <w:cnfStyle w:val="001000000000" w:firstRow="0" w:lastRow="0" w:firstColumn="1" w:lastColumn="0" w:oddVBand="0" w:evenVBand="0" w:oddHBand="0" w:evenHBand="0" w:firstRowFirstColumn="0" w:firstRowLastColumn="0" w:lastRowFirstColumn="0" w:lastRowLastColumn="0"/>
            <w:tcW w:w="2122" w:type="dxa"/>
          </w:tcPr>
          <w:p w14:paraId="69BB9D6A" w14:textId="3C53DDA4" w:rsidR="005660E8" w:rsidRPr="005660E8" w:rsidRDefault="005660E8" w:rsidP="00BB2F2D">
            <w:pPr>
              <w:rPr>
                <w:ins w:id="525" w:author="GROSJEAN Kevin" w:date="2023-09-14T09:18:00Z"/>
                <w:b w:val="0"/>
                <w:bCs w:val="0"/>
                <w:rPrChange w:id="526" w:author="GROSJEAN Kevin" w:date="2023-09-14T09:18:00Z">
                  <w:rPr>
                    <w:ins w:id="527" w:author="GROSJEAN Kevin" w:date="2023-09-14T09:18:00Z"/>
                    <w:b w:val="0"/>
                    <w:bCs w:val="0"/>
                    <w:lang w:val="en-US"/>
                  </w:rPr>
                </w:rPrChange>
              </w:rPr>
            </w:pPr>
            <w:ins w:id="528" w:author="GROSJEAN Kevin" w:date="2023-09-14T09:18:00Z">
              <w:r w:rsidRPr="005660E8">
                <w:rPr>
                  <w:rPrChange w:id="529" w:author="GROSJEAN Kevin" w:date="2023-09-14T09:18:00Z">
                    <w:rPr>
                      <w:lang w:val="en-US"/>
                    </w:rPr>
                  </w:rPrChange>
                </w:rPr>
                <w:t>/api/websites/{website_id}/crawls/{crawl_id}</w:t>
              </w:r>
            </w:ins>
          </w:p>
        </w:tc>
        <w:tc>
          <w:tcPr>
            <w:tcW w:w="1917" w:type="dxa"/>
          </w:tcPr>
          <w:p w14:paraId="5D92D202" w14:textId="114215D7" w:rsidR="005660E8" w:rsidRPr="005660E8" w:rsidRDefault="005660E8" w:rsidP="00BB2F2D">
            <w:pPr>
              <w:cnfStyle w:val="000000100000" w:firstRow="0" w:lastRow="0" w:firstColumn="0" w:lastColumn="0" w:oddVBand="0" w:evenVBand="0" w:oddHBand="1" w:evenHBand="0" w:firstRowFirstColumn="0" w:firstRowLastColumn="0" w:lastRowFirstColumn="0" w:lastRowLastColumn="0"/>
              <w:rPr>
                <w:ins w:id="530" w:author="GROSJEAN Kevin" w:date="2023-09-14T09:18:00Z"/>
                <w:rPrChange w:id="531" w:author="GROSJEAN Kevin" w:date="2023-09-14T09:18:00Z">
                  <w:rPr>
                    <w:ins w:id="532" w:author="GROSJEAN Kevin" w:date="2023-09-14T09:18:00Z"/>
                    <w:lang w:val="en-US"/>
                  </w:rPr>
                </w:rPrChange>
              </w:rPr>
            </w:pPr>
            <w:ins w:id="533" w:author="GROSJEAN Kevin" w:date="2023-09-14T09:18:00Z">
              <w:r>
                <w:t>GET</w:t>
              </w:r>
            </w:ins>
          </w:p>
        </w:tc>
        <w:tc>
          <w:tcPr>
            <w:tcW w:w="3643" w:type="dxa"/>
          </w:tcPr>
          <w:p w14:paraId="0690DB61" w14:textId="77777777" w:rsidR="005660E8" w:rsidRDefault="005660E8" w:rsidP="00431F52">
            <w:pPr>
              <w:pStyle w:val="ListPuces"/>
              <w:jc w:val="left"/>
              <w:cnfStyle w:val="000000100000" w:firstRow="0" w:lastRow="0" w:firstColumn="0" w:lastColumn="0" w:oddVBand="0" w:evenVBand="0" w:oddHBand="1" w:evenHBand="0" w:firstRowFirstColumn="0" w:firstRowLastColumn="0" w:lastRowFirstColumn="0" w:lastRowLastColumn="0"/>
              <w:rPr>
                <w:ins w:id="534" w:author="GROSJEAN Kevin" w:date="2023-09-14T09:18:00Z"/>
              </w:rPr>
            </w:pPr>
            <w:ins w:id="535" w:author="GROSJEAN Kevin" w:date="2023-09-14T09:18:00Z">
              <w:r>
                <w:t>ID du website | String</w:t>
              </w:r>
            </w:ins>
          </w:p>
          <w:p w14:paraId="648F8325" w14:textId="5A6BFA4F" w:rsidR="005660E8" w:rsidRPr="005660E8" w:rsidRDefault="005660E8" w:rsidP="00431F52">
            <w:pPr>
              <w:pStyle w:val="ListPuces"/>
              <w:jc w:val="left"/>
              <w:cnfStyle w:val="000000100000" w:firstRow="0" w:lastRow="0" w:firstColumn="0" w:lastColumn="0" w:oddVBand="0" w:evenVBand="0" w:oddHBand="1" w:evenHBand="0" w:firstRowFirstColumn="0" w:firstRowLastColumn="0" w:lastRowFirstColumn="0" w:lastRowLastColumn="0"/>
              <w:rPr>
                <w:ins w:id="536" w:author="GROSJEAN Kevin" w:date="2023-09-14T09:18:00Z"/>
                <w:rPrChange w:id="537" w:author="GROSJEAN Kevin" w:date="2023-09-14T09:18:00Z">
                  <w:rPr>
                    <w:ins w:id="538" w:author="GROSJEAN Kevin" w:date="2023-09-14T09:18:00Z"/>
                    <w:lang w:val="en-US"/>
                  </w:rPr>
                </w:rPrChange>
              </w:rPr>
            </w:pPr>
            <w:ins w:id="539" w:author="GROSJEAN Kevin" w:date="2023-09-14T09:19:00Z">
              <w:r>
                <w:t>ID du crawl | String</w:t>
              </w:r>
            </w:ins>
          </w:p>
        </w:tc>
        <w:tc>
          <w:tcPr>
            <w:tcW w:w="2122" w:type="dxa"/>
          </w:tcPr>
          <w:p w14:paraId="70A71C46" w14:textId="1EBF2630" w:rsidR="005660E8" w:rsidRPr="005660E8" w:rsidRDefault="005660E8" w:rsidP="00BB2F2D">
            <w:pPr>
              <w:jc w:val="left"/>
              <w:cnfStyle w:val="000000100000" w:firstRow="0" w:lastRow="0" w:firstColumn="0" w:lastColumn="0" w:oddVBand="0" w:evenVBand="0" w:oddHBand="1" w:evenHBand="0" w:firstRowFirstColumn="0" w:firstRowLastColumn="0" w:lastRowFirstColumn="0" w:lastRowLastColumn="0"/>
              <w:rPr>
                <w:ins w:id="540" w:author="GROSJEAN Kevin" w:date="2023-09-14T09:18:00Z"/>
              </w:rPr>
            </w:pPr>
            <w:ins w:id="541" w:author="GROSJEAN Kevin" w:date="2023-09-14T09:21:00Z">
              <w:r>
                <w:t>Récupération</w:t>
              </w:r>
            </w:ins>
            <w:ins w:id="542" w:author="GROSJEAN Kevin" w:date="2023-09-14T09:34:00Z">
              <w:r w:rsidR="008024CA">
                <w:t xml:space="preserve"> de l’ensemble des fichiers</w:t>
              </w:r>
            </w:ins>
            <w:ins w:id="543" w:author="GROSJEAN Kevin" w:date="2023-09-14T09:37:00Z">
              <w:r w:rsidR="008024CA">
                <w:t xml:space="preserve"> du crawl</w:t>
              </w:r>
            </w:ins>
            <w:ins w:id="544" w:author="GROSJEAN Kevin" w:date="2023-09-14T09:42:00Z">
              <w:r w:rsidR="008024CA">
                <w:t xml:space="preserve"> (html et résultats des métadonnées)</w:t>
              </w:r>
            </w:ins>
          </w:p>
        </w:tc>
      </w:tr>
      <w:bookmarkEnd w:id="425"/>
    </w:tbl>
    <w:p w14:paraId="71F4E9DD" w14:textId="207028AF" w:rsidR="00431F52" w:rsidRPr="005660E8" w:rsidRDefault="00431F52" w:rsidP="00431F52"/>
    <w:p w14:paraId="5BBCBB78" w14:textId="77777777" w:rsidR="00431F52" w:rsidRDefault="00431F52" w:rsidP="00431F52">
      <w:pPr>
        <w:pStyle w:val="Heading2"/>
      </w:pPr>
      <w:bookmarkStart w:id="545" w:name="_Toc145599555"/>
      <w:r>
        <w:t>Métadonnées</w:t>
      </w:r>
      <w:bookmarkEnd w:id="545"/>
    </w:p>
    <w:p w14:paraId="7270D1EB" w14:textId="77777777" w:rsidR="00431F52" w:rsidRDefault="00431F52" w:rsidP="00431F52">
      <w:pPr>
        <w:pStyle w:val="Heading3"/>
      </w:pPr>
      <w:bookmarkStart w:id="546" w:name="_Toc145599556"/>
      <w:r>
        <w:t>Rappel des exigences fonctionnelles</w:t>
      </w:r>
      <w:bookmarkEnd w:id="546"/>
    </w:p>
    <w:p w14:paraId="6D3210B7" w14:textId="77777777" w:rsidR="00431F52" w:rsidRPr="00631DDB" w:rsidRDefault="00431F52" w:rsidP="00431F52">
      <w:pPr>
        <w:pStyle w:val="ListPuces"/>
      </w:pPr>
      <w:r w:rsidRPr="00631DDB">
        <w:t xml:space="preserve">Les métadonnées à extraire. </w:t>
      </w:r>
    </w:p>
    <w:p w14:paraId="34B82F7F" w14:textId="77777777" w:rsidR="00431F52" w:rsidRDefault="00431F52" w:rsidP="00431F52">
      <w:pPr>
        <w:pStyle w:val="ListPuces"/>
        <w:numPr>
          <w:ilvl w:val="1"/>
          <w:numId w:val="4"/>
        </w:numPr>
        <w:ind w:left="1154" w:hanging="360"/>
      </w:pPr>
      <w:r w:rsidRPr="00631DDB">
        <w:t>La récupération de certaines d’entre-elles est activée par défaut.</w:t>
      </w:r>
    </w:p>
    <w:p w14:paraId="1902EE16" w14:textId="173FB471" w:rsidR="00431F52" w:rsidRDefault="00431F52" w:rsidP="00431F52">
      <w:pPr>
        <w:pStyle w:val="ListPuces"/>
      </w:pPr>
      <w:r>
        <w:t>Liste des métadonnées à extraire</w:t>
      </w:r>
      <w:r w:rsidR="00C32846">
        <w:t xml:space="preserve">. Coexya prend en charge seulement l’extraction des 5 métadonnées en gras :  </w:t>
      </w:r>
    </w:p>
    <w:p w14:paraId="20747864" w14:textId="77777777" w:rsidR="00431F52" w:rsidRPr="00C32846" w:rsidRDefault="00431F52" w:rsidP="00431F52">
      <w:pPr>
        <w:pStyle w:val="ListPuces"/>
        <w:numPr>
          <w:ilvl w:val="1"/>
          <w:numId w:val="4"/>
        </w:numPr>
        <w:rPr>
          <w:b/>
          <w:bCs/>
        </w:rPr>
      </w:pPr>
      <w:r w:rsidRPr="00C32846">
        <w:rPr>
          <w:b/>
          <w:bCs/>
        </w:rPr>
        <w:t>RGAA</w:t>
      </w:r>
    </w:p>
    <w:p w14:paraId="2F3B6939" w14:textId="77777777" w:rsidR="00431F52" w:rsidRDefault="00431F52" w:rsidP="00431F52">
      <w:pPr>
        <w:pStyle w:val="ListPuces"/>
        <w:numPr>
          <w:ilvl w:val="1"/>
          <w:numId w:val="4"/>
        </w:numPr>
      </w:pPr>
      <w:r>
        <w:t>Flux RSS</w:t>
      </w:r>
    </w:p>
    <w:p w14:paraId="154081D5" w14:textId="77777777" w:rsidR="00431F52" w:rsidRDefault="00431F52" w:rsidP="00431F52">
      <w:pPr>
        <w:pStyle w:val="ListPuces"/>
        <w:numPr>
          <w:ilvl w:val="1"/>
          <w:numId w:val="4"/>
        </w:numPr>
      </w:pPr>
      <w:r>
        <w:t>Réseaux sociaux</w:t>
      </w:r>
    </w:p>
    <w:p w14:paraId="66C17EDA" w14:textId="77777777" w:rsidR="00431F52" w:rsidRPr="00C32846" w:rsidRDefault="00431F52" w:rsidP="00431F52">
      <w:pPr>
        <w:pStyle w:val="ListPuces"/>
        <w:numPr>
          <w:ilvl w:val="1"/>
          <w:numId w:val="4"/>
        </w:numPr>
        <w:rPr>
          <w:b/>
          <w:bCs/>
        </w:rPr>
      </w:pPr>
      <w:r w:rsidRPr="00C32846">
        <w:rPr>
          <w:b/>
          <w:bCs/>
        </w:rPr>
        <w:t>Technologies utilisées et trackers</w:t>
      </w:r>
    </w:p>
    <w:p w14:paraId="282C4D0F" w14:textId="77777777" w:rsidR="00431F52" w:rsidRPr="00C32846" w:rsidRDefault="00431F52" w:rsidP="00431F52">
      <w:pPr>
        <w:pStyle w:val="ListPuces"/>
        <w:numPr>
          <w:ilvl w:val="1"/>
          <w:numId w:val="4"/>
        </w:numPr>
        <w:rPr>
          <w:b/>
          <w:bCs/>
        </w:rPr>
      </w:pPr>
      <w:r w:rsidRPr="00C32846">
        <w:rPr>
          <w:b/>
          <w:bCs/>
        </w:rPr>
        <w:t>Responsive</w:t>
      </w:r>
    </w:p>
    <w:p w14:paraId="46950673" w14:textId="77777777" w:rsidR="00431F52" w:rsidRPr="00C32846" w:rsidRDefault="00431F52" w:rsidP="00431F52">
      <w:pPr>
        <w:pStyle w:val="ListPuces"/>
        <w:numPr>
          <w:ilvl w:val="1"/>
          <w:numId w:val="4"/>
        </w:numPr>
        <w:rPr>
          <w:b/>
          <w:bCs/>
        </w:rPr>
      </w:pPr>
      <w:r w:rsidRPr="00C32846">
        <w:rPr>
          <w:b/>
          <w:bCs/>
        </w:rPr>
        <w:t>Bonnes pratiques web</w:t>
      </w:r>
    </w:p>
    <w:p w14:paraId="5E2546FD" w14:textId="77777777" w:rsidR="00431F52" w:rsidRDefault="00431F52" w:rsidP="00431F52">
      <w:pPr>
        <w:pStyle w:val="ListPuces"/>
        <w:numPr>
          <w:ilvl w:val="1"/>
          <w:numId w:val="4"/>
        </w:numPr>
      </w:pPr>
      <w:r>
        <w:t>Multilinguisme</w:t>
      </w:r>
    </w:p>
    <w:p w14:paraId="57213040" w14:textId="77777777" w:rsidR="00431F52" w:rsidRPr="00C32846" w:rsidRDefault="00431F52" w:rsidP="00431F52">
      <w:pPr>
        <w:pStyle w:val="ListPuces"/>
        <w:numPr>
          <w:ilvl w:val="1"/>
          <w:numId w:val="4"/>
        </w:numPr>
        <w:rPr>
          <w:b/>
          <w:bCs/>
        </w:rPr>
      </w:pPr>
      <w:r w:rsidRPr="00C32846">
        <w:rPr>
          <w:b/>
          <w:bCs/>
        </w:rPr>
        <w:t>Empreinte carbone</w:t>
      </w:r>
    </w:p>
    <w:p w14:paraId="2F44E702" w14:textId="77777777" w:rsidR="00431F52" w:rsidRDefault="00431F52" w:rsidP="00431F52">
      <w:pPr>
        <w:pStyle w:val="ListPuces"/>
        <w:numPr>
          <w:ilvl w:val="1"/>
          <w:numId w:val="4"/>
        </w:numPr>
      </w:pPr>
      <w:r>
        <w:t>Liens sortants</w:t>
      </w:r>
    </w:p>
    <w:p w14:paraId="015F16D1" w14:textId="77777777" w:rsidR="00431F52" w:rsidRDefault="00431F52" w:rsidP="00431F52">
      <w:pPr>
        <w:pStyle w:val="ListPuces"/>
        <w:numPr>
          <w:ilvl w:val="1"/>
          <w:numId w:val="4"/>
        </w:numPr>
      </w:pPr>
      <w:r w:rsidRPr="00631DDB">
        <w:t>Utilisation du design system de l'État</w:t>
      </w:r>
    </w:p>
    <w:p w14:paraId="37FAF04C" w14:textId="56B5F0DB" w:rsidR="00431F52" w:rsidRDefault="00431F52" w:rsidP="00431F52">
      <w:pPr>
        <w:pStyle w:val="ListPuces"/>
        <w:numPr>
          <w:ilvl w:val="0"/>
          <w:numId w:val="0"/>
        </w:numPr>
        <w:ind w:left="663" w:firstLine="131"/>
      </w:pPr>
      <w:r>
        <w:t>(Plus de détails dans la SFD, de la section 2.3 à 2.6)</w:t>
      </w:r>
    </w:p>
    <w:p w14:paraId="30E15912" w14:textId="77777777" w:rsidR="00431F52" w:rsidRPr="00B96C2C" w:rsidRDefault="00431F52" w:rsidP="00431F52"/>
    <w:p w14:paraId="5022D517" w14:textId="77777777" w:rsidR="00431F52" w:rsidRDefault="00431F52" w:rsidP="00431F52">
      <w:pPr>
        <w:pStyle w:val="Heading3"/>
      </w:pPr>
      <w:bookmarkStart w:id="547" w:name="_Proposition_de_la"/>
      <w:bookmarkStart w:id="548" w:name="_Toc145599557"/>
      <w:bookmarkEnd w:id="547"/>
      <w:r>
        <w:t>Proposition de la réalisation</w:t>
      </w:r>
      <w:bookmarkEnd w:id="548"/>
    </w:p>
    <w:p w14:paraId="68DF48F7" w14:textId="2ED513DD" w:rsidR="00431F52" w:rsidRDefault="00431F52" w:rsidP="00D531DE">
      <w:pPr>
        <w:pStyle w:val="ListParagraph"/>
        <w:numPr>
          <w:ilvl w:val="1"/>
          <w:numId w:val="16"/>
        </w:numPr>
      </w:pPr>
      <w:r>
        <w:t>Certaines métadonnées sont extraites dans chaque page crawlée, lors d</w:t>
      </w:r>
      <w:r w:rsidR="00EA2030">
        <w:t>e</w:t>
      </w:r>
      <w:r>
        <w:t xml:space="preserve"> l</w:t>
      </w:r>
      <w:r w:rsidR="00EA2030">
        <w:t>’</w:t>
      </w:r>
      <w:r>
        <w:t>enregistrement des métadonnées, elles seront stockées dans un sous-dossier correspondant à la page crawlée.</w:t>
      </w:r>
      <w:r w:rsidR="00553B65">
        <w:t xml:space="preserve"> (voir la section 5.1.3</w:t>
      </w:r>
      <w:r w:rsidR="00C77A61">
        <w:t>-</w:t>
      </w:r>
      <w:r w:rsidR="00890F49">
        <w:t>3</w:t>
      </w:r>
      <w:r w:rsidR="00553B65">
        <w:t>)</w:t>
      </w:r>
    </w:p>
    <w:p w14:paraId="49963CA0" w14:textId="223F08D1" w:rsidR="00553B65" w:rsidRDefault="005A061F" w:rsidP="00D531DE">
      <w:pPr>
        <w:pStyle w:val="ListParagraph"/>
        <w:numPr>
          <w:ilvl w:val="1"/>
          <w:numId w:val="16"/>
        </w:numPr>
      </w:pPr>
      <w:r>
        <w:t xml:space="preserve">Afin d’activer le crawl d’une métadonnée, il faut passer </w:t>
      </w:r>
      <w:del w:id="549" w:author="GROSJEAN Kevin" w:date="2023-09-13T16:17:00Z">
        <w:r w:rsidDel="00BC0963">
          <w:delText>une liste d’objets</w:delText>
        </w:r>
      </w:del>
      <w:ins w:id="550" w:author="GROSJEAN Kevin" w:date="2023-09-13T16:17:00Z">
        <w:r w:rsidR="00BC0963">
          <w:t>pour chaque métadonnée un objet</w:t>
        </w:r>
      </w:ins>
      <w:r>
        <w:t xml:space="preserve"> sous forme de : </w:t>
      </w:r>
    </w:p>
    <w:tbl>
      <w:tblPr>
        <w:tblStyle w:val="TableGrid"/>
        <w:tblpPr w:leftFromText="141" w:rightFromText="141" w:vertAnchor="text" w:horzAnchor="margin" w:tblpXSpec="right" w:tblpY="1"/>
        <w:tblW w:w="0" w:type="auto"/>
        <w:tblLook w:val="04A0" w:firstRow="1" w:lastRow="0" w:firstColumn="1" w:lastColumn="0" w:noHBand="0" w:noVBand="1"/>
      </w:tblPr>
      <w:tblGrid>
        <w:gridCol w:w="8691"/>
      </w:tblGrid>
      <w:tr w:rsidR="00C02EAC" w:rsidRPr="00C02EAC" w14:paraId="06533332" w14:textId="77777777" w:rsidTr="00C02EAC">
        <w:tc>
          <w:tcPr>
            <w:tcW w:w="8691" w:type="dxa"/>
          </w:tcPr>
          <w:p w14:paraId="60FE19D2" w14:textId="77777777" w:rsidR="00C02EAC" w:rsidRPr="005A061F" w:rsidDel="00BC0963" w:rsidRDefault="00C02EAC" w:rsidP="00C02EAC">
            <w:pPr>
              <w:shd w:val="clear" w:color="auto" w:fill="FFFFFE"/>
              <w:spacing w:before="0" w:line="270" w:lineRule="atLeast"/>
              <w:jc w:val="left"/>
              <w:rPr>
                <w:del w:id="551" w:author="GROSJEAN Kevin" w:date="2023-09-13T16:17:00Z"/>
                <w:rFonts w:ascii="Courier New" w:eastAsia="Times New Roman" w:hAnsi="Courier New" w:cs="Courier New"/>
                <w:color w:val="000000"/>
                <w:sz w:val="16"/>
                <w:szCs w:val="16"/>
                <w:lang w:eastAsia="zh-CN"/>
              </w:rPr>
            </w:pPr>
            <w:r w:rsidRPr="005A061F">
              <w:rPr>
                <w:rFonts w:ascii="Courier New" w:eastAsia="Times New Roman" w:hAnsi="Courier New" w:cs="Courier New"/>
                <w:color w:val="000000"/>
                <w:sz w:val="16"/>
                <w:szCs w:val="16"/>
                <w:lang w:eastAsia="zh-CN"/>
              </w:rPr>
              <w:t>{</w:t>
            </w:r>
          </w:p>
          <w:p w14:paraId="0F317B96" w14:textId="07972C3E" w:rsidR="00C02EAC" w:rsidRPr="005A061F" w:rsidDel="00BC0963" w:rsidRDefault="00C02EAC" w:rsidP="00C02EAC">
            <w:pPr>
              <w:shd w:val="clear" w:color="auto" w:fill="FFFFFE"/>
              <w:spacing w:before="0" w:line="270" w:lineRule="atLeast"/>
              <w:jc w:val="left"/>
              <w:rPr>
                <w:del w:id="552" w:author="GROSJEAN Kevin" w:date="2023-09-13T16:17:00Z"/>
                <w:rFonts w:ascii="Courier New" w:eastAsia="Times New Roman" w:hAnsi="Courier New" w:cs="Courier New"/>
                <w:color w:val="000000"/>
                <w:sz w:val="16"/>
                <w:szCs w:val="16"/>
                <w:lang w:eastAsia="zh-CN"/>
              </w:rPr>
            </w:pPr>
            <w:del w:id="553" w:author="GROSJEAN Kevin" w:date="2023-09-13T16:17:00Z">
              <w:r w:rsidRPr="005A061F" w:rsidDel="00BC0963">
                <w:rPr>
                  <w:rFonts w:ascii="Courier New" w:eastAsia="Times New Roman" w:hAnsi="Courier New" w:cs="Courier New"/>
                  <w:color w:val="000000"/>
                  <w:sz w:val="16"/>
                  <w:szCs w:val="16"/>
                  <w:lang w:eastAsia="zh-CN"/>
                </w:rPr>
                <w:lastRenderedPageBreak/>
                <w:delText>    </w:delText>
              </w:r>
              <w:r w:rsidRPr="005A061F" w:rsidDel="00BC0963">
                <w:rPr>
                  <w:rFonts w:ascii="Courier New" w:eastAsia="Times New Roman" w:hAnsi="Courier New" w:cs="Courier New"/>
                  <w:color w:val="A31515"/>
                  <w:sz w:val="16"/>
                  <w:szCs w:val="16"/>
                  <w:lang w:eastAsia="zh-CN"/>
                </w:rPr>
                <w:delText>"name"</w:delText>
              </w:r>
              <w:r w:rsidRPr="005A061F" w:rsidDel="00BC0963">
                <w:rPr>
                  <w:rFonts w:ascii="Courier New" w:eastAsia="Times New Roman" w:hAnsi="Courier New" w:cs="Courier New"/>
                  <w:color w:val="000000"/>
                  <w:sz w:val="16"/>
                  <w:szCs w:val="16"/>
                  <w:lang w:eastAsia="zh-CN"/>
                </w:rPr>
                <w:delText> : </w:delText>
              </w:r>
              <w:r w:rsidRPr="005A061F" w:rsidDel="00BC0963">
                <w:rPr>
                  <w:rFonts w:ascii="Courier New" w:eastAsia="Times New Roman" w:hAnsi="Courier New" w:cs="Courier New"/>
                  <w:color w:val="0451A5"/>
                  <w:sz w:val="16"/>
                  <w:szCs w:val="16"/>
                  <w:lang w:eastAsia="zh-CN"/>
                </w:rPr>
                <w:delText>{nom de métadonné</w:delText>
              </w:r>
              <w:r w:rsidR="005E19F9" w:rsidDel="00BC0963">
                <w:rPr>
                  <w:rFonts w:ascii="Courier New" w:eastAsia="Times New Roman" w:hAnsi="Courier New" w:cs="Courier New"/>
                  <w:color w:val="0451A5"/>
                  <w:sz w:val="16"/>
                  <w:szCs w:val="16"/>
                  <w:lang w:eastAsia="zh-CN"/>
                </w:rPr>
                <w:delText>e</w:delText>
              </w:r>
              <w:r w:rsidRPr="005A061F" w:rsidDel="00BC0963">
                <w:rPr>
                  <w:rFonts w:ascii="Courier New" w:eastAsia="Times New Roman" w:hAnsi="Courier New" w:cs="Courier New"/>
                  <w:color w:val="0451A5"/>
                  <w:sz w:val="16"/>
                  <w:szCs w:val="16"/>
                  <w:lang w:eastAsia="zh-CN"/>
                </w:rPr>
                <w:delText>}</w:delText>
              </w:r>
              <w:r w:rsidRPr="005A061F" w:rsidDel="00BC0963">
                <w:rPr>
                  <w:rFonts w:ascii="Courier New" w:eastAsia="Times New Roman" w:hAnsi="Courier New" w:cs="Courier New"/>
                  <w:color w:val="000000"/>
                  <w:sz w:val="16"/>
                  <w:szCs w:val="16"/>
                  <w:lang w:eastAsia="zh-CN"/>
                </w:rPr>
                <w:delText>,</w:delText>
              </w:r>
              <w:r w:rsidRPr="00C02EAC" w:rsidDel="00BC0963">
                <w:rPr>
                  <w:rFonts w:ascii="Courier New" w:eastAsia="Times New Roman" w:hAnsi="Courier New" w:cs="Courier New"/>
                  <w:color w:val="000000"/>
                  <w:sz w:val="16"/>
                  <w:szCs w:val="16"/>
                  <w:lang w:eastAsia="zh-CN"/>
                </w:rPr>
                <w:delText xml:space="preserve"> &lt;-- obligatoire</w:delText>
              </w:r>
            </w:del>
          </w:p>
          <w:p w14:paraId="785EEB5A" w14:textId="72A3CF8A" w:rsidR="00C02EAC" w:rsidRPr="005A061F" w:rsidRDefault="00C02EAC" w:rsidP="00C02EAC">
            <w:pPr>
              <w:shd w:val="clear" w:color="auto" w:fill="FFFFFE"/>
              <w:spacing w:before="0" w:line="270" w:lineRule="atLeast"/>
              <w:jc w:val="left"/>
              <w:rPr>
                <w:rFonts w:ascii="Courier New" w:eastAsia="Times New Roman" w:hAnsi="Courier New" w:cs="Courier New"/>
                <w:color w:val="000000"/>
                <w:sz w:val="16"/>
                <w:szCs w:val="16"/>
                <w:lang w:eastAsia="zh-CN"/>
              </w:rPr>
            </w:pPr>
            <w:r w:rsidRPr="005A061F">
              <w:rPr>
                <w:rFonts w:ascii="Courier New" w:eastAsia="Times New Roman" w:hAnsi="Courier New" w:cs="Courier New"/>
                <w:color w:val="000000"/>
                <w:sz w:val="16"/>
                <w:szCs w:val="16"/>
                <w:lang w:eastAsia="zh-CN"/>
              </w:rPr>
              <w:t>    </w:t>
            </w:r>
            <w:r w:rsidRPr="005A061F">
              <w:rPr>
                <w:rFonts w:ascii="Courier New" w:eastAsia="Times New Roman" w:hAnsi="Courier New" w:cs="Courier New"/>
                <w:color w:val="A31515"/>
                <w:sz w:val="16"/>
                <w:szCs w:val="16"/>
                <w:lang w:eastAsia="zh-CN"/>
              </w:rPr>
              <w:t>"active"</w:t>
            </w:r>
            <w:r w:rsidRPr="005A061F">
              <w:rPr>
                <w:rFonts w:ascii="Courier New" w:eastAsia="Times New Roman" w:hAnsi="Courier New" w:cs="Courier New"/>
                <w:color w:val="000000"/>
                <w:sz w:val="16"/>
                <w:szCs w:val="16"/>
                <w:lang w:eastAsia="zh-CN"/>
              </w:rPr>
              <w:t>: </w:t>
            </w:r>
            <w:r w:rsidRPr="005A061F">
              <w:rPr>
                <w:rFonts w:ascii="Courier New" w:eastAsia="Times New Roman" w:hAnsi="Courier New" w:cs="Courier New"/>
                <w:b/>
                <w:bCs/>
                <w:color w:val="0451A5"/>
                <w:sz w:val="16"/>
                <w:szCs w:val="16"/>
                <w:lang w:eastAsia="zh-CN"/>
              </w:rPr>
              <w:t>true</w:t>
            </w:r>
            <w:r w:rsidRPr="00C02EAC">
              <w:rPr>
                <w:rFonts w:ascii="Courier New" w:eastAsia="Times New Roman" w:hAnsi="Courier New" w:cs="Courier New"/>
                <w:b/>
                <w:bCs/>
                <w:color w:val="0451A5"/>
                <w:sz w:val="16"/>
                <w:szCs w:val="16"/>
                <w:lang w:eastAsia="zh-CN"/>
              </w:rPr>
              <w:t>/false</w:t>
            </w:r>
            <w:r w:rsidRPr="005A061F">
              <w:rPr>
                <w:rFonts w:ascii="Courier New" w:eastAsia="Times New Roman" w:hAnsi="Courier New" w:cs="Courier New"/>
                <w:color w:val="000000"/>
                <w:sz w:val="16"/>
                <w:szCs w:val="16"/>
                <w:lang w:eastAsia="zh-CN"/>
              </w:rPr>
              <w:t>,</w:t>
            </w:r>
            <w:r w:rsidRPr="00C02EAC">
              <w:rPr>
                <w:rFonts w:ascii="Courier New" w:eastAsia="Times New Roman" w:hAnsi="Courier New" w:cs="Courier New"/>
                <w:color w:val="000000"/>
                <w:sz w:val="16"/>
                <w:szCs w:val="16"/>
                <w:lang w:eastAsia="zh-CN"/>
              </w:rPr>
              <w:t xml:space="preserve"> &lt;-- optionnel, true par défaut à la présence du champ « name »</w:t>
            </w:r>
          </w:p>
          <w:p w14:paraId="5A9BBFD2" w14:textId="61728271" w:rsidR="00C02EAC" w:rsidRDefault="00C02EAC" w:rsidP="00C02EAC">
            <w:pPr>
              <w:shd w:val="clear" w:color="auto" w:fill="FFFFFE"/>
              <w:spacing w:before="0" w:line="270" w:lineRule="atLeast"/>
              <w:ind w:firstLine="390"/>
              <w:jc w:val="left"/>
              <w:rPr>
                <w:rFonts w:ascii="Courier New" w:eastAsia="Times New Roman" w:hAnsi="Courier New" w:cs="Courier New"/>
                <w:color w:val="000000"/>
                <w:sz w:val="16"/>
                <w:szCs w:val="16"/>
                <w:lang w:eastAsia="zh-CN"/>
              </w:rPr>
            </w:pPr>
            <w:r w:rsidRPr="005A061F">
              <w:rPr>
                <w:rFonts w:ascii="Courier New" w:eastAsia="Times New Roman" w:hAnsi="Courier New" w:cs="Courier New"/>
                <w:color w:val="A31515"/>
                <w:sz w:val="16"/>
                <w:szCs w:val="16"/>
                <w:lang w:eastAsia="zh-CN"/>
              </w:rPr>
              <w:t>"</w:t>
            </w:r>
            <w:r w:rsidR="000F27D0">
              <w:rPr>
                <w:rFonts w:ascii="Courier New" w:eastAsia="Times New Roman" w:hAnsi="Courier New" w:cs="Courier New"/>
                <w:color w:val="A31515"/>
                <w:sz w:val="16"/>
                <w:szCs w:val="16"/>
                <w:lang w:eastAsia="zh-CN"/>
              </w:rPr>
              <w:t>depth</w:t>
            </w:r>
            <w:r w:rsidRPr="005A061F">
              <w:rPr>
                <w:rFonts w:ascii="Courier New" w:eastAsia="Times New Roman" w:hAnsi="Courier New" w:cs="Courier New"/>
                <w:color w:val="A31515"/>
                <w:sz w:val="16"/>
                <w:szCs w:val="16"/>
                <w:lang w:eastAsia="zh-CN"/>
              </w:rPr>
              <w:t>"</w:t>
            </w:r>
            <w:r w:rsidRPr="005A061F">
              <w:rPr>
                <w:rFonts w:ascii="Courier New" w:eastAsia="Times New Roman" w:hAnsi="Courier New" w:cs="Courier New"/>
                <w:color w:val="000000"/>
                <w:sz w:val="16"/>
                <w:szCs w:val="16"/>
                <w:lang w:eastAsia="zh-CN"/>
              </w:rPr>
              <w:t>: </w:t>
            </w:r>
            <w:r w:rsidR="000F27D0">
              <w:rPr>
                <w:rFonts w:ascii="Courier New" w:eastAsia="Times New Roman" w:hAnsi="Courier New" w:cs="Courier New"/>
                <w:b/>
                <w:bCs/>
                <w:color w:val="0451A5"/>
                <w:sz w:val="16"/>
                <w:szCs w:val="16"/>
                <w:lang w:eastAsia="zh-CN"/>
              </w:rPr>
              <w:t>0</w:t>
            </w:r>
            <w:r w:rsidRPr="00C02EAC">
              <w:rPr>
                <w:rFonts w:ascii="Courier New" w:eastAsia="Times New Roman" w:hAnsi="Courier New" w:cs="Courier New"/>
                <w:b/>
                <w:bCs/>
                <w:color w:val="0451A5"/>
                <w:sz w:val="16"/>
                <w:szCs w:val="16"/>
                <w:lang w:eastAsia="zh-CN"/>
              </w:rPr>
              <w:t xml:space="preserve"> </w:t>
            </w:r>
            <w:r w:rsidRPr="00C02EAC">
              <w:rPr>
                <w:rFonts w:ascii="Courier New" w:eastAsia="Times New Roman" w:hAnsi="Courier New" w:cs="Courier New"/>
                <w:color w:val="000000"/>
                <w:sz w:val="16"/>
                <w:szCs w:val="16"/>
                <w:lang w:eastAsia="zh-CN"/>
              </w:rPr>
              <w:t xml:space="preserve">&lt;-- optionnel, </w:t>
            </w:r>
            <w:r w:rsidR="000F27D0">
              <w:rPr>
                <w:rFonts w:ascii="Courier New" w:eastAsia="Times New Roman" w:hAnsi="Courier New" w:cs="Courier New"/>
                <w:color w:val="000000"/>
                <w:sz w:val="16"/>
                <w:szCs w:val="16"/>
                <w:lang w:eastAsia="zh-CN"/>
              </w:rPr>
              <w:t>0</w:t>
            </w:r>
            <w:r w:rsidRPr="00C02EAC">
              <w:rPr>
                <w:rFonts w:ascii="Courier New" w:eastAsia="Times New Roman" w:hAnsi="Courier New" w:cs="Courier New"/>
                <w:color w:val="000000"/>
                <w:sz w:val="16"/>
                <w:szCs w:val="16"/>
                <w:lang w:eastAsia="zh-CN"/>
              </w:rPr>
              <w:t xml:space="preserve"> par défaut</w:t>
            </w:r>
          </w:p>
          <w:p w14:paraId="4B4A8EC0" w14:textId="570E4C8E" w:rsidR="00C02EAC" w:rsidRPr="00C02EAC" w:rsidRDefault="00C02EAC" w:rsidP="00C02EAC">
            <w:pPr>
              <w:shd w:val="clear" w:color="auto" w:fill="FFFFFE"/>
              <w:spacing w:before="0" w:line="270" w:lineRule="atLeast"/>
              <w:jc w:val="left"/>
              <w:rPr>
                <w:rFonts w:ascii="Courier New" w:eastAsia="Times New Roman" w:hAnsi="Courier New" w:cs="Courier New"/>
                <w:color w:val="000000"/>
                <w:sz w:val="18"/>
                <w:szCs w:val="18"/>
                <w:lang w:eastAsia="zh-CN"/>
              </w:rPr>
            </w:pPr>
            <w:r w:rsidRPr="005A061F">
              <w:rPr>
                <w:rFonts w:ascii="Courier New" w:eastAsia="Times New Roman" w:hAnsi="Courier New" w:cs="Courier New"/>
                <w:color w:val="000000"/>
                <w:sz w:val="16"/>
                <w:szCs w:val="16"/>
                <w:lang w:eastAsia="zh-CN"/>
              </w:rPr>
              <w:t>}</w:t>
            </w:r>
          </w:p>
        </w:tc>
      </w:tr>
    </w:tbl>
    <w:p w14:paraId="18B008BA" w14:textId="77777777" w:rsidR="00C02EAC" w:rsidRDefault="00C02EAC" w:rsidP="00DA25C8"/>
    <w:p w14:paraId="42EC1DC7" w14:textId="77777777" w:rsidR="005A061F" w:rsidRPr="005A061F" w:rsidRDefault="005A061F" w:rsidP="00D26EF6"/>
    <w:p w14:paraId="77E7F3CD" w14:textId="77777777" w:rsidR="00423A1F" w:rsidRDefault="00423A1F" w:rsidP="00317FF3"/>
    <w:p w14:paraId="26A9CF5C" w14:textId="77777777" w:rsidR="00423A1F" w:rsidRDefault="00423A1F" w:rsidP="00423A1F"/>
    <w:p w14:paraId="0F22DC49" w14:textId="77777777" w:rsidR="00423A1F" w:rsidRDefault="00423A1F" w:rsidP="00423A1F"/>
    <w:p w14:paraId="0F36462A" w14:textId="77777777" w:rsidR="00423A1F" w:rsidRPr="00631DDB" w:rsidRDefault="00423A1F" w:rsidP="00423A1F">
      <w:r w:rsidRPr="00631DDB">
        <w:t>L’accès aux données sera fait à partir de l’interface Object Storage du MESR de façon publique.</w:t>
      </w:r>
    </w:p>
    <w:p w14:paraId="302E7B45" w14:textId="77777777" w:rsidR="00423A1F" w:rsidRDefault="00423A1F" w:rsidP="00423A1F">
      <w:r w:rsidRPr="00631DDB">
        <w:t>Une URL par donnée / métadonnée sera disponible et invariante selon le site crawlé</w:t>
      </w:r>
      <w:r>
        <w:t xml:space="preserve"> dans un format JSON.</w:t>
      </w:r>
    </w:p>
    <w:p w14:paraId="023BE0E2" w14:textId="12C7E722" w:rsidR="00423A1F" w:rsidRDefault="00423A1F" w:rsidP="00423A1F">
      <w:r>
        <w:t xml:space="preserve">Cette URL sera formée de </w:t>
      </w:r>
      <w:r w:rsidR="00EA2030">
        <w:t>la</w:t>
      </w:r>
      <w:r>
        <w:t xml:space="preserve"> manière</w:t>
      </w:r>
      <w:r w:rsidR="00EA2030">
        <w:t xml:space="preserve"> suivante</w:t>
      </w:r>
      <w:r>
        <w:t> : URL_RACINE/CRAWL_</w:t>
      </w:r>
      <w:del w:id="554" w:author="GROSJEAN Kevin" w:date="2023-09-13T16:20:00Z">
        <w:r w:rsidDel="00BC0963">
          <w:delText>URL</w:delText>
        </w:r>
      </w:del>
      <w:ins w:id="555" w:author="GROSJEAN Kevin" w:date="2023-09-13T16:20:00Z">
        <w:r w:rsidR="00BC0963">
          <w:t>ID</w:t>
        </w:r>
      </w:ins>
      <w:r>
        <w:t>/segment.</w:t>
      </w:r>
    </w:p>
    <w:p w14:paraId="4E2EF745" w14:textId="77777777" w:rsidR="00423A1F" w:rsidRDefault="00423A1F" w:rsidP="00423A1F">
      <w:pPr>
        <w:pStyle w:val="ListParagraph"/>
        <w:numPr>
          <w:ilvl w:val="0"/>
          <w:numId w:val="18"/>
        </w:numPr>
      </w:pPr>
      <w:r>
        <w:t>L’url racine sera celle de l’Object Storage OVH fournie par MESR</w:t>
      </w:r>
    </w:p>
    <w:p w14:paraId="7AD1029C" w14:textId="49E71A2B" w:rsidR="00423A1F" w:rsidRDefault="00423A1F" w:rsidP="00423A1F">
      <w:pPr>
        <w:pStyle w:val="ListParagraph"/>
        <w:numPr>
          <w:ilvl w:val="0"/>
          <w:numId w:val="18"/>
        </w:numPr>
      </w:pPr>
      <w:r>
        <w:t xml:space="preserve">Le Crawl </w:t>
      </w:r>
      <w:del w:id="556" w:author="GROSJEAN Kevin" w:date="2023-09-13T16:20:00Z">
        <w:r w:rsidDel="00BC0963">
          <w:delText xml:space="preserve">URL </w:delText>
        </w:r>
      </w:del>
      <w:ins w:id="557" w:author="GROSJEAN Kevin" w:date="2023-09-13T16:20:00Z">
        <w:r w:rsidR="00BC0963">
          <w:t xml:space="preserve">ID </w:t>
        </w:r>
      </w:ins>
      <w:r>
        <w:t>sera</w:t>
      </w:r>
      <w:del w:id="558" w:author="GROSJEAN Kevin" w:date="2023-09-13T16:18:00Z">
        <w:r w:rsidDel="00BC0963">
          <w:delText xml:space="preserve"> l’url encodée du site web crawlé (ex : </w:delText>
        </w:r>
        <w:r w:rsidR="001D1EDF" w:rsidDel="00BC0963">
          <w:fldChar w:fldCharType="begin"/>
        </w:r>
        <w:r w:rsidR="001D1EDF" w:rsidDel="00BC0963">
          <w:delInstrText>HYPERLINK "https://www.unistra.fr"</w:delInstrText>
        </w:r>
        <w:r w:rsidR="001D1EDF" w:rsidDel="00BC0963">
          <w:fldChar w:fldCharType="separate"/>
        </w:r>
        <w:r w:rsidRPr="008F77A3" w:rsidDel="00BC0963">
          <w:rPr>
            <w:rStyle w:val="Hyperlink"/>
          </w:rPr>
          <w:delText>https://www.unistra.fr</w:delText>
        </w:r>
        <w:r w:rsidR="001D1EDF" w:rsidDel="00BC0963">
          <w:rPr>
            <w:rStyle w:val="Hyperlink"/>
          </w:rPr>
          <w:fldChar w:fldCharType="end"/>
        </w:r>
        <w:r w:rsidRPr="00686835" w:rsidDel="00BC0963">
          <w:rPr>
            <w:bCs/>
          </w:rPr>
          <w:delText>)</w:delText>
        </w:r>
      </w:del>
      <w:ins w:id="559" w:author="GROSJEAN Kevin" w:date="2023-09-13T16:18:00Z">
        <w:r w:rsidR="00BC0963">
          <w:rPr>
            <w:bCs/>
          </w:rPr>
          <w:t>un uuid généré automatiquement au lancement du crawl</w:t>
        </w:r>
      </w:ins>
    </w:p>
    <w:p w14:paraId="14E9DB33" w14:textId="491EC651" w:rsidR="00423A1F" w:rsidRDefault="00423A1F" w:rsidP="00423A1F">
      <w:pPr>
        <w:pStyle w:val="ListParagraph"/>
        <w:numPr>
          <w:ilvl w:val="0"/>
          <w:numId w:val="18"/>
        </w:numPr>
      </w:pPr>
      <w:r>
        <w:t xml:space="preserve">Le segment sera celui de la métadonnée comme suit : </w:t>
      </w:r>
    </w:p>
    <w:p w14:paraId="0077A294" w14:textId="77777777" w:rsidR="00EA2030" w:rsidRPr="00631DDB" w:rsidRDefault="00EA2030" w:rsidP="00EA2030">
      <w:pPr>
        <w:pStyle w:val="ListParagraph"/>
      </w:pPr>
    </w:p>
    <w:tbl>
      <w:tblPr>
        <w:tblStyle w:val="GridTable4-Accent1"/>
        <w:tblW w:w="8372" w:type="dxa"/>
        <w:tblLayout w:type="fixed"/>
        <w:tblLook w:val="04A0" w:firstRow="1" w:lastRow="0" w:firstColumn="1" w:lastColumn="0" w:noHBand="0" w:noVBand="1"/>
      </w:tblPr>
      <w:tblGrid>
        <w:gridCol w:w="2476"/>
        <w:gridCol w:w="5896"/>
      </w:tblGrid>
      <w:tr w:rsidR="00423A1F" w:rsidRPr="00631DDB" w14:paraId="61A031B8" w14:textId="77777777" w:rsidTr="00EA203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76" w:type="dxa"/>
            <w:vAlign w:val="center"/>
            <w:hideMark/>
          </w:tcPr>
          <w:p w14:paraId="6A8B0100" w14:textId="77777777" w:rsidR="00423A1F" w:rsidRPr="00631DDB" w:rsidRDefault="00423A1F" w:rsidP="00ED1CD5">
            <w:pPr>
              <w:jc w:val="left"/>
              <w:rPr>
                <w:color w:val="FFFFFF" w:themeColor="background1"/>
                <w:sz w:val="18"/>
                <w:szCs w:val="18"/>
              </w:rPr>
            </w:pPr>
            <w:r>
              <w:rPr>
                <w:color w:val="FFFFFF" w:themeColor="background1"/>
                <w:sz w:val="18"/>
                <w:szCs w:val="18"/>
              </w:rPr>
              <w:t>Donnée ou m</w:t>
            </w:r>
            <w:r w:rsidRPr="00631DDB">
              <w:rPr>
                <w:color w:val="FFFFFF" w:themeColor="background1"/>
                <w:sz w:val="18"/>
                <w:szCs w:val="18"/>
              </w:rPr>
              <w:t>étadonnée</w:t>
            </w:r>
          </w:p>
        </w:tc>
        <w:tc>
          <w:tcPr>
            <w:tcW w:w="5896" w:type="dxa"/>
            <w:vAlign w:val="center"/>
          </w:tcPr>
          <w:p w14:paraId="71B25628" w14:textId="77777777" w:rsidR="00423A1F" w:rsidRPr="00631DDB" w:rsidRDefault="00423A1F" w:rsidP="00ED1CD5">
            <w:pPr>
              <w:jc w:val="left"/>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Segment d’URL</w:t>
            </w:r>
          </w:p>
        </w:tc>
      </w:tr>
      <w:tr w:rsidR="00423A1F" w:rsidRPr="00631DDB" w14:paraId="67E33D77" w14:textId="77777777" w:rsidTr="00EA203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59A03CFA" w14:textId="77777777" w:rsidR="00423A1F" w:rsidRPr="00631DDB" w:rsidRDefault="00423A1F" w:rsidP="00ED1CD5">
            <w:pPr>
              <w:jc w:val="left"/>
            </w:pPr>
            <w:r>
              <w:t>Crawl brut</w:t>
            </w:r>
          </w:p>
        </w:tc>
        <w:tc>
          <w:tcPr>
            <w:tcW w:w="5896" w:type="dxa"/>
            <w:vAlign w:val="center"/>
          </w:tcPr>
          <w:p w14:paraId="73503A8E" w14:textId="77777777" w:rsidR="00423A1F" w:rsidRDefault="00423A1F" w:rsidP="00ED1CD5">
            <w:pPr>
              <w:jc w:val="left"/>
              <w:cnfStyle w:val="000000100000" w:firstRow="0" w:lastRow="0" w:firstColumn="0" w:lastColumn="0" w:oddVBand="0" w:evenVBand="0" w:oddHBand="1" w:evenHBand="0" w:firstRowFirstColumn="0" w:firstRowLastColumn="0" w:lastRowFirstColumn="0" w:lastRowLastColumn="0"/>
            </w:pPr>
            <w:r>
              <w:t>/data_html/*.html</w:t>
            </w:r>
          </w:p>
        </w:tc>
      </w:tr>
      <w:tr w:rsidR="00423A1F" w:rsidRPr="00631DDB" w14:paraId="04D9C9CB" w14:textId="77777777" w:rsidTr="00EA2030">
        <w:trPr>
          <w:trHeight w:val="444"/>
        </w:trPr>
        <w:tc>
          <w:tcPr>
            <w:cnfStyle w:val="001000000000" w:firstRow="0" w:lastRow="0" w:firstColumn="1" w:lastColumn="0" w:oddVBand="0" w:evenVBand="0" w:oddHBand="0" w:evenHBand="0" w:firstRowFirstColumn="0" w:firstRowLastColumn="0" w:lastRowFirstColumn="0" w:lastRowLastColumn="0"/>
            <w:tcW w:w="2476" w:type="dxa"/>
            <w:vAlign w:val="center"/>
            <w:hideMark/>
          </w:tcPr>
          <w:p w14:paraId="13B9DD05" w14:textId="77777777" w:rsidR="00423A1F" w:rsidRPr="00631DDB" w:rsidRDefault="00423A1F" w:rsidP="00ED1CD5">
            <w:pPr>
              <w:jc w:val="left"/>
            </w:pPr>
            <w:r w:rsidRPr="00631DDB">
              <w:t>RGAA</w:t>
            </w:r>
          </w:p>
        </w:tc>
        <w:tc>
          <w:tcPr>
            <w:tcW w:w="5896" w:type="dxa"/>
            <w:vAlign w:val="center"/>
          </w:tcPr>
          <w:p w14:paraId="5C60B3AD" w14:textId="1B701DD0" w:rsidR="00423A1F" w:rsidRPr="00631DDB" w:rsidRDefault="00423A1F" w:rsidP="00ED1CD5">
            <w:pPr>
              <w:jc w:val="left"/>
              <w:cnfStyle w:val="000000000000" w:firstRow="0" w:lastRow="0" w:firstColumn="0" w:lastColumn="0" w:oddVBand="0" w:evenVBand="0" w:oddHBand="0" w:evenHBand="0" w:firstRowFirstColumn="0" w:firstRowLastColumn="0" w:lastRowFirstColumn="0" w:lastRowLastColumn="0"/>
            </w:pPr>
            <w:r>
              <w:t>/metadata/accessibilty.json</w:t>
            </w:r>
          </w:p>
        </w:tc>
      </w:tr>
      <w:tr w:rsidR="00423A1F" w:rsidRPr="00631DDB" w14:paraId="33AF757F" w14:textId="77777777" w:rsidTr="00EA2030">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476" w:type="dxa"/>
            <w:vAlign w:val="center"/>
            <w:hideMark/>
          </w:tcPr>
          <w:p w14:paraId="321F3156" w14:textId="77777777" w:rsidR="00423A1F" w:rsidRPr="00631DDB" w:rsidRDefault="00423A1F" w:rsidP="00ED1CD5">
            <w:pPr>
              <w:jc w:val="left"/>
            </w:pPr>
            <w:r w:rsidRPr="00631DDB">
              <w:t>Flux RSS</w:t>
            </w:r>
          </w:p>
        </w:tc>
        <w:tc>
          <w:tcPr>
            <w:tcW w:w="5896" w:type="dxa"/>
            <w:vAlign w:val="center"/>
          </w:tcPr>
          <w:p w14:paraId="71B479BE" w14:textId="151D888E" w:rsidR="00423A1F" w:rsidRPr="00631DDB" w:rsidRDefault="00423A1F" w:rsidP="00ED1CD5">
            <w:pPr>
              <w:jc w:val="left"/>
              <w:cnfStyle w:val="000000100000" w:firstRow="0" w:lastRow="0" w:firstColumn="0" w:lastColumn="0" w:oddVBand="0" w:evenVBand="0" w:oddHBand="1" w:evenHBand="0" w:firstRowFirstColumn="0" w:firstRowLastColumn="0" w:lastRowFirstColumn="0" w:lastRowLastColumn="0"/>
            </w:pPr>
            <w:r>
              <w:t>/metadata/rssFeeds.json</w:t>
            </w:r>
          </w:p>
        </w:tc>
      </w:tr>
      <w:tr w:rsidR="00423A1F" w:rsidRPr="00631DDB" w14:paraId="3870168D" w14:textId="77777777" w:rsidTr="00EA2030">
        <w:trPr>
          <w:trHeight w:val="624"/>
        </w:trPr>
        <w:tc>
          <w:tcPr>
            <w:cnfStyle w:val="001000000000" w:firstRow="0" w:lastRow="0" w:firstColumn="1" w:lastColumn="0" w:oddVBand="0" w:evenVBand="0" w:oddHBand="0" w:evenHBand="0" w:firstRowFirstColumn="0" w:firstRowLastColumn="0" w:lastRowFirstColumn="0" w:lastRowLastColumn="0"/>
            <w:tcW w:w="2476" w:type="dxa"/>
            <w:vAlign w:val="center"/>
            <w:hideMark/>
          </w:tcPr>
          <w:p w14:paraId="6D3B4C32" w14:textId="77777777" w:rsidR="00423A1F" w:rsidRPr="00631DDB" w:rsidRDefault="00423A1F" w:rsidP="00ED1CD5">
            <w:pPr>
              <w:jc w:val="left"/>
            </w:pPr>
            <w:r w:rsidRPr="00631DDB">
              <w:t>Réseaux sociaux</w:t>
            </w:r>
          </w:p>
        </w:tc>
        <w:tc>
          <w:tcPr>
            <w:tcW w:w="5896" w:type="dxa"/>
            <w:vAlign w:val="center"/>
          </w:tcPr>
          <w:p w14:paraId="16E709CF" w14:textId="406B62DF" w:rsidR="00423A1F" w:rsidRPr="00631DDB" w:rsidRDefault="00423A1F" w:rsidP="00ED1CD5">
            <w:pPr>
              <w:jc w:val="left"/>
              <w:cnfStyle w:val="000000000000" w:firstRow="0" w:lastRow="0" w:firstColumn="0" w:lastColumn="0" w:oddVBand="0" w:evenVBand="0" w:oddHBand="0" w:evenHBand="0" w:firstRowFirstColumn="0" w:firstRowLastColumn="0" w:lastRowFirstColumn="0" w:lastRowLastColumn="0"/>
            </w:pPr>
            <w:r>
              <w:t>/metadata/socials.json</w:t>
            </w:r>
          </w:p>
        </w:tc>
      </w:tr>
      <w:tr w:rsidR="00423A1F" w:rsidRPr="001A3433" w14:paraId="671B5B4C" w14:textId="77777777" w:rsidTr="00EA203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476" w:type="dxa"/>
            <w:vAlign w:val="center"/>
            <w:hideMark/>
          </w:tcPr>
          <w:p w14:paraId="3F1DFC95" w14:textId="77777777" w:rsidR="00423A1F" w:rsidRPr="00631DDB" w:rsidRDefault="00423A1F" w:rsidP="00ED1CD5">
            <w:pPr>
              <w:jc w:val="left"/>
            </w:pPr>
            <w:r w:rsidRPr="00631DDB">
              <w:t>Technologies utilisées et trackers</w:t>
            </w:r>
          </w:p>
        </w:tc>
        <w:tc>
          <w:tcPr>
            <w:tcW w:w="5896" w:type="dxa"/>
            <w:vAlign w:val="center"/>
          </w:tcPr>
          <w:p w14:paraId="7C6FC667" w14:textId="75AFF4B0" w:rsidR="00423A1F" w:rsidRPr="00BC0963" w:rsidRDefault="00423A1F" w:rsidP="00ED1CD5">
            <w:pPr>
              <w:jc w:val="left"/>
              <w:cnfStyle w:val="000000100000" w:firstRow="0" w:lastRow="0" w:firstColumn="0" w:lastColumn="0" w:oddVBand="0" w:evenVBand="0" w:oddHBand="1" w:evenHBand="0" w:firstRowFirstColumn="0" w:firstRowLastColumn="0" w:lastRowFirstColumn="0" w:lastRowLastColumn="0"/>
              <w:rPr>
                <w:lang w:val="en-US"/>
                <w:rPrChange w:id="560" w:author="GROSJEAN Kevin" w:date="2023-09-13T16:20:00Z">
                  <w:rPr/>
                </w:rPrChange>
              </w:rPr>
            </w:pPr>
            <w:r w:rsidRPr="00BC0963">
              <w:rPr>
                <w:lang w:val="en-US"/>
                <w:rPrChange w:id="561" w:author="GROSJEAN Kevin" w:date="2023-09-13T16:20:00Z">
                  <w:rPr/>
                </w:rPrChange>
              </w:rPr>
              <w:t>/metadata/technologies</w:t>
            </w:r>
            <w:ins w:id="562" w:author="GROSJEAN Kevin" w:date="2023-09-13T16:20:00Z">
              <w:r w:rsidR="00BC0963" w:rsidRPr="00BC0963">
                <w:rPr>
                  <w:lang w:val="en-US"/>
                  <w:rPrChange w:id="563" w:author="GROSJEAN Kevin" w:date="2023-09-13T16:20:00Z">
                    <w:rPr/>
                  </w:rPrChange>
                </w:rPr>
                <w:t>_and_trackers</w:t>
              </w:r>
            </w:ins>
            <w:r w:rsidRPr="00BC0963">
              <w:rPr>
                <w:lang w:val="en-US"/>
                <w:rPrChange w:id="564" w:author="GROSJEAN Kevin" w:date="2023-09-13T16:20:00Z">
                  <w:rPr/>
                </w:rPrChange>
              </w:rPr>
              <w:t>.json</w:t>
            </w:r>
          </w:p>
        </w:tc>
      </w:tr>
      <w:tr w:rsidR="00423A1F" w:rsidRPr="00631DDB" w14:paraId="72A9916B" w14:textId="77777777" w:rsidTr="00EA2030">
        <w:trPr>
          <w:trHeight w:val="392"/>
        </w:trPr>
        <w:tc>
          <w:tcPr>
            <w:cnfStyle w:val="001000000000" w:firstRow="0" w:lastRow="0" w:firstColumn="1" w:lastColumn="0" w:oddVBand="0" w:evenVBand="0" w:oddHBand="0" w:evenHBand="0" w:firstRowFirstColumn="0" w:firstRowLastColumn="0" w:lastRowFirstColumn="0" w:lastRowLastColumn="0"/>
            <w:tcW w:w="2476" w:type="dxa"/>
            <w:vAlign w:val="center"/>
            <w:hideMark/>
          </w:tcPr>
          <w:p w14:paraId="1F8A5272" w14:textId="77777777" w:rsidR="00423A1F" w:rsidRPr="00631DDB" w:rsidRDefault="00423A1F" w:rsidP="00ED1CD5">
            <w:pPr>
              <w:jc w:val="left"/>
            </w:pPr>
            <w:r w:rsidRPr="00631DDB">
              <w:t>Responsive</w:t>
            </w:r>
          </w:p>
        </w:tc>
        <w:tc>
          <w:tcPr>
            <w:tcW w:w="5896" w:type="dxa"/>
            <w:vAlign w:val="center"/>
          </w:tcPr>
          <w:p w14:paraId="18899F1B" w14:textId="103F43BC" w:rsidR="00423A1F" w:rsidRPr="00631DDB" w:rsidRDefault="00423A1F" w:rsidP="00ED1CD5">
            <w:pPr>
              <w:jc w:val="left"/>
              <w:cnfStyle w:val="000000000000" w:firstRow="0" w:lastRow="0" w:firstColumn="0" w:lastColumn="0" w:oddVBand="0" w:evenVBand="0" w:oddHBand="0" w:evenHBand="0" w:firstRowFirstColumn="0" w:firstRowLastColumn="0" w:lastRowFirstColumn="0" w:lastRowLastColumn="0"/>
            </w:pPr>
            <w:r>
              <w:t>/metadata/</w:t>
            </w:r>
            <w:del w:id="565" w:author="GROSJEAN Kevin" w:date="2023-09-13T16:20:00Z">
              <w:r w:rsidDel="00BC0963">
                <w:delText>mobileFriendly</w:delText>
              </w:r>
            </w:del>
            <w:ins w:id="566" w:author="GROSJEAN Kevin" w:date="2023-09-13T16:20:00Z">
              <w:r w:rsidR="00BC0963">
                <w:t>responsiveness</w:t>
              </w:r>
            </w:ins>
            <w:r>
              <w:t>.json</w:t>
            </w:r>
          </w:p>
        </w:tc>
      </w:tr>
      <w:tr w:rsidR="00423A1F" w:rsidRPr="00631DDB" w14:paraId="69A8180F" w14:textId="77777777" w:rsidTr="00EA203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476" w:type="dxa"/>
            <w:vAlign w:val="center"/>
            <w:hideMark/>
          </w:tcPr>
          <w:p w14:paraId="6E3CA211" w14:textId="77777777" w:rsidR="00423A1F" w:rsidRPr="00631DDB" w:rsidRDefault="00423A1F" w:rsidP="00ED1CD5">
            <w:pPr>
              <w:jc w:val="left"/>
            </w:pPr>
            <w:r w:rsidRPr="00631DDB">
              <w:t>Bonnes pratiques web</w:t>
            </w:r>
          </w:p>
        </w:tc>
        <w:tc>
          <w:tcPr>
            <w:tcW w:w="5896" w:type="dxa"/>
            <w:vAlign w:val="center"/>
          </w:tcPr>
          <w:p w14:paraId="27224B1B" w14:textId="36907AD8" w:rsidR="00423A1F" w:rsidRPr="00631DDB" w:rsidRDefault="00423A1F" w:rsidP="00ED1CD5">
            <w:pPr>
              <w:jc w:val="left"/>
              <w:cnfStyle w:val="000000100000" w:firstRow="0" w:lastRow="0" w:firstColumn="0" w:lastColumn="0" w:oddVBand="0" w:evenVBand="0" w:oddHBand="1" w:evenHBand="0" w:firstRowFirstColumn="0" w:firstRowLastColumn="0" w:lastRowFirstColumn="0" w:lastRowLastColumn="0"/>
            </w:pPr>
            <w:r>
              <w:t>/metadata/</w:t>
            </w:r>
            <w:del w:id="567" w:author="GROSJEAN Kevin" w:date="2023-09-13T16:21:00Z">
              <w:r w:rsidDel="00BC0963">
                <w:delText>webPracticies</w:delText>
              </w:r>
            </w:del>
            <w:ins w:id="568" w:author="GROSJEAN Kevin" w:date="2023-09-13T16:21:00Z">
              <w:r w:rsidR="00BC0963">
                <w:t>good_practicies</w:t>
              </w:r>
            </w:ins>
            <w:r>
              <w:t>.json</w:t>
            </w:r>
          </w:p>
        </w:tc>
      </w:tr>
      <w:tr w:rsidR="00423A1F" w:rsidRPr="00631DDB" w14:paraId="15D500DB" w14:textId="77777777" w:rsidTr="00EA2030">
        <w:trPr>
          <w:trHeight w:val="328"/>
        </w:trPr>
        <w:tc>
          <w:tcPr>
            <w:cnfStyle w:val="001000000000" w:firstRow="0" w:lastRow="0" w:firstColumn="1" w:lastColumn="0" w:oddVBand="0" w:evenVBand="0" w:oddHBand="0" w:evenHBand="0" w:firstRowFirstColumn="0" w:firstRowLastColumn="0" w:lastRowFirstColumn="0" w:lastRowLastColumn="0"/>
            <w:tcW w:w="2476" w:type="dxa"/>
            <w:vAlign w:val="center"/>
            <w:hideMark/>
          </w:tcPr>
          <w:p w14:paraId="70AFDBB3" w14:textId="77777777" w:rsidR="00423A1F" w:rsidRPr="00631DDB" w:rsidRDefault="00423A1F" w:rsidP="00ED1CD5">
            <w:pPr>
              <w:jc w:val="left"/>
            </w:pPr>
            <w:r w:rsidRPr="00631DDB">
              <w:t>Multilinguisme</w:t>
            </w:r>
          </w:p>
        </w:tc>
        <w:tc>
          <w:tcPr>
            <w:tcW w:w="5896" w:type="dxa"/>
            <w:vAlign w:val="center"/>
          </w:tcPr>
          <w:p w14:paraId="258C6395" w14:textId="7F8CED2F" w:rsidR="00423A1F" w:rsidRPr="00631DDB" w:rsidRDefault="00C623CE" w:rsidP="00ED1CD5">
            <w:pPr>
              <w:jc w:val="left"/>
              <w:cnfStyle w:val="000000000000" w:firstRow="0" w:lastRow="0" w:firstColumn="0" w:lastColumn="0" w:oddVBand="0" w:evenVBand="0" w:oddHBand="0" w:evenHBand="0" w:firstRowFirstColumn="0" w:firstRowLastColumn="0" w:lastRowFirstColumn="0" w:lastRowLastColumn="0"/>
            </w:pPr>
            <w:r>
              <w:t>/metadata</w:t>
            </w:r>
            <w:r w:rsidR="00423A1F">
              <w:t>/languages.json</w:t>
            </w:r>
          </w:p>
        </w:tc>
      </w:tr>
      <w:tr w:rsidR="00423A1F" w:rsidRPr="00631DDB" w14:paraId="2AF1B2B6" w14:textId="77777777" w:rsidTr="00EA203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76" w:type="dxa"/>
            <w:vAlign w:val="center"/>
            <w:hideMark/>
          </w:tcPr>
          <w:p w14:paraId="278E8E1A" w14:textId="77777777" w:rsidR="00423A1F" w:rsidRPr="00631DDB" w:rsidRDefault="00423A1F" w:rsidP="00ED1CD5">
            <w:pPr>
              <w:jc w:val="left"/>
            </w:pPr>
            <w:r w:rsidRPr="00631DDB">
              <w:t>Empreinte carbone</w:t>
            </w:r>
          </w:p>
        </w:tc>
        <w:tc>
          <w:tcPr>
            <w:tcW w:w="5896" w:type="dxa"/>
            <w:vAlign w:val="center"/>
          </w:tcPr>
          <w:p w14:paraId="22EE4C4C" w14:textId="08DF127C" w:rsidR="00423A1F" w:rsidRPr="00631DDB" w:rsidRDefault="00C623CE" w:rsidP="00ED1CD5">
            <w:pPr>
              <w:jc w:val="left"/>
              <w:cnfStyle w:val="000000100000" w:firstRow="0" w:lastRow="0" w:firstColumn="0" w:lastColumn="0" w:oddVBand="0" w:evenVBand="0" w:oddHBand="1" w:evenHBand="0" w:firstRowFirstColumn="0" w:firstRowLastColumn="0" w:lastRowFirstColumn="0" w:lastRowLastColumn="0"/>
            </w:pPr>
            <w:r>
              <w:t>/metadata</w:t>
            </w:r>
            <w:r w:rsidR="00423A1F">
              <w:t>/</w:t>
            </w:r>
            <w:del w:id="569" w:author="GROSJEAN Kevin" w:date="2023-09-13T16:21:00Z">
              <w:r w:rsidR="00423A1F" w:rsidDel="00BC0963">
                <w:delText>carbonIndices</w:delText>
              </w:r>
            </w:del>
            <w:ins w:id="570" w:author="GROSJEAN Kevin" w:date="2023-09-13T16:21:00Z">
              <w:r w:rsidR="00BC0963">
                <w:t>carbon_footprint</w:t>
              </w:r>
            </w:ins>
            <w:r w:rsidR="00423A1F">
              <w:t>.json</w:t>
            </w:r>
          </w:p>
        </w:tc>
      </w:tr>
      <w:tr w:rsidR="00423A1F" w:rsidRPr="00631DDB" w14:paraId="13735A05" w14:textId="77777777" w:rsidTr="00EA2030">
        <w:trPr>
          <w:trHeight w:val="155"/>
        </w:trPr>
        <w:tc>
          <w:tcPr>
            <w:cnfStyle w:val="001000000000" w:firstRow="0" w:lastRow="0" w:firstColumn="1" w:lastColumn="0" w:oddVBand="0" w:evenVBand="0" w:oddHBand="0" w:evenHBand="0" w:firstRowFirstColumn="0" w:firstRowLastColumn="0" w:lastRowFirstColumn="0" w:lastRowLastColumn="0"/>
            <w:tcW w:w="2476" w:type="dxa"/>
            <w:vAlign w:val="center"/>
            <w:hideMark/>
          </w:tcPr>
          <w:p w14:paraId="1561C550" w14:textId="77777777" w:rsidR="00423A1F" w:rsidRPr="00631DDB" w:rsidRDefault="00423A1F" w:rsidP="00ED1CD5">
            <w:pPr>
              <w:jc w:val="left"/>
            </w:pPr>
            <w:r w:rsidRPr="00631DDB">
              <w:t>Liens sortants</w:t>
            </w:r>
          </w:p>
        </w:tc>
        <w:tc>
          <w:tcPr>
            <w:tcW w:w="5896" w:type="dxa"/>
            <w:vAlign w:val="center"/>
          </w:tcPr>
          <w:p w14:paraId="62DB55B1" w14:textId="5FB40A63" w:rsidR="00423A1F" w:rsidRPr="00631DDB" w:rsidRDefault="00C623CE" w:rsidP="00ED1CD5">
            <w:pPr>
              <w:jc w:val="left"/>
              <w:cnfStyle w:val="000000000000" w:firstRow="0" w:lastRow="0" w:firstColumn="0" w:lastColumn="0" w:oddVBand="0" w:evenVBand="0" w:oddHBand="0" w:evenHBand="0" w:firstRowFirstColumn="0" w:firstRowLastColumn="0" w:lastRowFirstColumn="0" w:lastRowLastColumn="0"/>
            </w:pPr>
            <w:r>
              <w:t>/metadata</w:t>
            </w:r>
            <w:r w:rsidR="00423A1F">
              <w:t>/externalLinks.json</w:t>
            </w:r>
          </w:p>
        </w:tc>
      </w:tr>
      <w:tr w:rsidR="00423A1F" w:rsidRPr="00631DDB" w14:paraId="69F5A49F" w14:textId="77777777" w:rsidTr="00EA203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476" w:type="dxa"/>
            <w:vAlign w:val="center"/>
            <w:hideMark/>
          </w:tcPr>
          <w:p w14:paraId="4B5128D0" w14:textId="77777777" w:rsidR="00423A1F" w:rsidRPr="00631DDB" w:rsidRDefault="00423A1F" w:rsidP="00ED1CD5">
            <w:pPr>
              <w:jc w:val="left"/>
            </w:pPr>
            <w:r w:rsidRPr="00631DDB">
              <w:t>Utilisation du design system de l'État</w:t>
            </w:r>
          </w:p>
        </w:tc>
        <w:tc>
          <w:tcPr>
            <w:tcW w:w="5896" w:type="dxa"/>
            <w:vAlign w:val="center"/>
          </w:tcPr>
          <w:p w14:paraId="039799D8" w14:textId="027FF4D3" w:rsidR="00423A1F" w:rsidRPr="00631DDB" w:rsidRDefault="00C623CE" w:rsidP="00ED1CD5">
            <w:pPr>
              <w:jc w:val="left"/>
              <w:cnfStyle w:val="000000100000" w:firstRow="0" w:lastRow="0" w:firstColumn="0" w:lastColumn="0" w:oddVBand="0" w:evenVBand="0" w:oddHBand="1" w:evenHBand="0" w:firstRowFirstColumn="0" w:firstRowLastColumn="0" w:lastRowFirstColumn="0" w:lastRowLastColumn="0"/>
            </w:pPr>
            <w:r>
              <w:t>/metadata</w:t>
            </w:r>
            <w:r w:rsidR="00423A1F">
              <w:t>/FrenchDesignSystem.json</w:t>
            </w:r>
          </w:p>
        </w:tc>
      </w:tr>
    </w:tbl>
    <w:p w14:paraId="47FE34C9" w14:textId="77777777" w:rsidR="00C32846" w:rsidRPr="00423A1F" w:rsidRDefault="00C32846" w:rsidP="003A5D68"/>
    <w:p w14:paraId="58FF093D" w14:textId="3084F641" w:rsidR="00431F52" w:rsidRPr="000423CA" w:rsidRDefault="00431F52" w:rsidP="00431F52">
      <w:pPr>
        <w:pStyle w:val="Heading3"/>
      </w:pPr>
      <w:bookmarkStart w:id="571" w:name="_Toc145599558"/>
      <w:r w:rsidRPr="000423CA">
        <w:t>Outils et appels aux API</w:t>
      </w:r>
      <w:r w:rsidR="00795675">
        <w:t xml:space="preserve"> externes</w:t>
      </w:r>
      <w:bookmarkEnd w:id="571"/>
    </w:p>
    <w:p w14:paraId="4B125D60" w14:textId="77777777" w:rsidR="00431F52" w:rsidRPr="000423CA" w:rsidRDefault="00431F52" w:rsidP="00795675">
      <w:pPr>
        <w:pStyle w:val="Heading4"/>
      </w:pPr>
      <w:r w:rsidRPr="000423CA">
        <w:t>Ligthouse</w:t>
      </w:r>
    </w:p>
    <w:p w14:paraId="1A94FB27" w14:textId="77777777" w:rsidR="00431F52" w:rsidRPr="000423CA" w:rsidRDefault="00431F52" w:rsidP="00431F52">
      <w:pPr>
        <w:rPr>
          <w:rStyle w:val="Hyperlink"/>
          <w:i/>
          <w:iCs/>
        </w:rPr>
      </w:pPr>
      <w:r w:rsidRPr="000423CA">
        <w:rPr>
          <w:i/>
          <w:iCs/>
        </w:rPr>
        <w:t xml:space="preserve">Documentation : </w:t>
      </w:r>
      <w:hyperlink r:id="rId21" w:anchor="using-the-node-cli" w:history="1">
        <w:r w:rsidRPr="000423CA">
          <w:rPr>
            <w:rStyle w:val="Hyperlink"/>
            <w:i/>
            <w:iCs/>
          </w:rPr>
          <w:t>https://github.com/GoogleChrome/lighthouse#using-the-node-cli</w:t>
        </w:r>
      </w:hyperlink>
    </w:p>
    <w:p w14:paraId="6073C163" w14:textId="77777777" w:rsidR="00431F52" w:rsidRPr="000423CA" w:rsidRDefault="00431F52" w:rsidP="00763552">
      <w:pPr>
        <w:pStyle w:val="Heading5"/>
      </w:pPr>
      <w:r w:rsidRPr="000423CA">
        <w:t>Récupération des données</w:t>
      </w:r>
    </w:p>
    <w:tbl>
      <w:tblPr>
        <w:tblStyle w:val="TableGrid"/>
        <w:tblW w:w="0" w:type="auto"/>
        <w:tblLook w:val="04A0" w:firstRow="1" w:lastRow="0" w:firstColumn="1" w:lastColumn="0" w:noHBand="0" w:noVBand="1"/>
      </w:tblPr>
      <w:tblGrid>
        <w:gridCol w:w="9771"/>
      </w:tblGrid>
      <w:tr w:rsidR="00431F52" w:rsidRPr="001A3433" w14:paraId="405A2396" w14:textId="77777777" w:rsidTr="00BB2F2D">
        <w:tc>
          <w:tcPr>
            <w:tcW w:w="9771" w:type="dxa"/>
            <w:tcBorders>
              <w:top w:val="single" w:sz="4" w:space="0" w:color="D9D9D9" w:themeColor="background2"/>
              <w:left w:val="nil"/>
              <w:bottom w:val="nil"/>
              <w:right w:val="nil"/>
            </w:tcBorders>
            <w:shd w:val="clear" w:color="auto" w:fill="D9D9D9" w:themeFill="background2"/>
          </w:tcPr>
          <w:p w14:paraId="53CED1F9" w14:textId="77777777" w:rsidR="00431F52" w:rsidRPr="00702DE3" w:rsidRDefault="00431F52" w:rsidP="00BB2F2D">
            <w:pPr>
              <w:jc w:val="left"/>
              <w:rPr>
                <w:i/>
                <w:iCs/>
                <w:lang w:val="en-US"/>
              </w:rPr>
            </w:pPr>
            <w:bookmarkStart w:id="572" w:name="_Hlk140487640"/>
            <w:r w:rsidRPr="00702DE3">
              <w:rPr>
                <w:i/>
                <w:iCs/>
                <w:lang w:val="en-US"/>
              </w:rPr>
              <w:t>lighthouse &lt;site_url&gt; --output json --output-path="&lt;output_path&gt;" --only-categories=&lt;audit_categories_list&gt;"</w:t>
            </w:r>
          </w:p>
        </w:tc>
      </w:tr>
      <w:bookmarkEnd w:id="572"/>
    </w:tbl>
    <w:p w14:paraId="5D13FB12" w14:textId="77777777" w:rsidR="00431F52" w:rsidRPr="00702DE3" w:rsidRDefault="00431F52" w:rsidP="00431F52">
      <w:pPr>
        <w:rPr>
          <w:lang w:val="en-US"/>
        </w:rPr>
      </w:pPr>
    </w:p>
    <w:p w14:paraId="6293C99D" w14:textId="77777777" w:rsidR="00431F52" w:rsidRPr="000423CA" w:rsidRDefault="00431F52" w:rsidP="00431F52">
      <w:pPr>
        <w:jc w:val="left"/>
        <w:rPr>
          <w:i/>
          <w:iCs/>
        </w:rPr>
      </w:pPr>
      <w:r w:rsidRPr="000423CA">
        <w:lastRenderedPageBreak/>
        <w:t xml:space="preserve">Exemple permettant de tester l’accessibilité et les bonnes pratiques web sur le site « https://www.unistra.fr », puis d’exporter le résultat dans un fichier nommé « lighthouse.json » : </w:t>
      </w:r>
    </w:p>
    <w:tbl>
      <w:tblPr>
        <w:tblStyle w:val="TableGrid"/>
        <w:tblW w:w="0" w:type="auto"/>
        <w:tblLook w:val="04A0" w:firstRow="1" w:lastRow="0" w:firstColumn="1" w:lastColumn="0" w:noHBand="0" w:noVBand="1"/>
      </w:tblPr>
      <w:tblGrid>
        <w:gridCol w:w="9771"/>
      </w:tblGrid>
      <w:tr w:rsidR="00431F52" w:rsidRPr="001A3433" w14:paraId="57CAE042" w14:textId="77777777" w:rsidTr="00BB2F2D">
        <w:tc>
          <w:tcPr>
            <w:tcW w:w="9771" w:type="dxa"/>
            <w:tcBorders>
              <w:top w:val="nil"/>
              <w:left w:val="nil"/>
              <w:bottom w:val="nil"/>
              <w:right w:val="nil"/>
            </w:tcBorders>
            <w:shd w:val="clear" w:color="auto" w:fill="D9D9D9" w:themeFill="background2"/>
          </w:tcPr>
          <w:p w14:paraId="5AAA7156" w14:textId="77777777" w:rsidR="00431F52" w:rsidRPr="00702DE3" w:rsidRDefault="00431F52" w:rsidP="00BB2F2D">
            <w:pPr>
              <w:jc w:val="left"/>
              <w:rPr>
                <w:i/>
                <w:iCs/>
                <w:lang w:val="en-US"/>
              </w:rPr>
            </w:pPr>
            <w:r w:rsidRPr="00702DE3">
              <w:rPr>
                <w:i/>
                <w:iCs/>
                <w:lang w:val="en-US"/>
              </w:rPr>
              <w:t>lighthouse https://www.unistra.fr/ --output json --output-path="./lighthouse-ouput.json" --only-categories=accessibility, best-practices</w:t>
            </w:r>
          </w:p>
        </w:tc>
      </w:tr>
    </w:tbl>
    <w:p w14:paraId="1D0A3306" w14:textId="77777777" w:rsidR="00431F52" w:rsidRPr="00702DE3" w:rsidRDefault="00431F52" w:rsidP="00431F52">
      <w:pPr>
        <w:rPr>
          <w:lang w:val="en-US"/>
        </w:rPr>
      </w:pPr>
    </w:p>
    <w:p w14:paraId="2B542800" w14:textId="77777777" w:rsidR="00431F52" w:rsidRPr="000423CA" w:rsidRDefault="00431F52" w:rsidP="00763552">
      <w:pPr>
        <w:pStyle w:val="Heading5"/>
      </w:pPr>
      <w:r w:rsidRPr="000423CA">
        <w:t>Description du modèle de la réponse</w:t>
      </w:r>
    </w:p>
    <w:p w14:paraId="568F5207" w14:textId="77777777" w:rsidR="00431F52" w:rsidRPr="000423CA" w:rsidRDefault="00431F52" w:rsidP="00431F52">
      <w:pPr>
        <w:pStyle w:val="ListPuces"/>
        <w:numPr>
          <w:ilvl w:val="0"/>
          <w:numId w:val="0"/>
        </w:numPr>
      </w:pPr>
      <w:r w:rsidRPr="000423CA">
        <w:t xml:space="preserve">Le réponse Lighthouse comporte </w:t>
      </w:r>
      <w:r w:rsidRPr="00EA2030">
        <w:rPr>
          <w:b/>
          <w:bCs/>
          <w:u w:val="single"/>
        </w:rPr>
        <w:t>notamment</w:t>
      </w:r>
      <w:r w:rsidRPr="000423CA">
        <w:t xml:space="preserve"> les propriétés suivantes :</w:t>
      </w:r>
    </w:p>
    <w:tbl>
      <w:tblPr>
        <w:tblStyle w:val="GridTable4-Accent1"/>
        <w:tblW w:w="0" w:type="auto"/>
        <w:tblLook w:val="04A0" w:firstRow="1" w:lastRow="0" w:firstColumn="1" w:lastColumn="0" w:noHBand="0" w:noVBand="1"/>
      </w:tblPr>
      <w:tblGrid>
        <w:gridCol w:w="4885"/>
        <w:gridCol w:w="4886"/>
      </w:tblGrid>
      <w:tr w:rsidR="00431F52" w:rsidRPr="000423CA" w14:paraId="0BB90205" w14:textId="77777777" w:rsidTr="00BB2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534AC210" w14:textId="77777777" w:rsidR="00431F52" w:rsidRPr="000423CA" w:rsidRDefault="00431F52" w:rsidP="00BB2F2D">
            <w:pPr>
              <w:pStyle w:val="ListPuces"/>
              <w:numPr>
                <w:ilvl w:val="0"/>
                <w:numId w:val="0"/>
              </w:numPr>
              <w:rPr>
                <w:color w:val="FFFFFF" w:themeColor="background1"/>
              </w:rPr>
            </w:pPr>
            <w:r w:rsidRPr="000423CA">
              <w:rPr>
                <w:color w:val="FFFFFF" w:themeColor="background1"/>
              </w:rPr>
              <w:t>Propriété</w:t>
            </w:r>
          </w:p>
        </w:tc>
        <w:tc>
          <w:tcPr>
            <w:tcW w:w="4886" w:type="dxa"/>
          </w:tcPr>
          <w:p w14:paraId="7603D2C0" w14:textId="77777777" w:rsidR="00431F52" w:rsidRPr="000423CA" w:rsidRDefault="00431F52" w:rsidP="00BB2F2D">
            <w:pPr>
              <w:pStyle w:val="ListPuces"/>
              <w:numPr>
                <w:ilvl w:val="0"/>
                <w:numId w:val="0"/>
              </w:numPr>
              <w:cnfStyle w:val="100000000000" w:firstRow="1" w:lastRow="0" w:firstColumn="0" w:lastColumn="0" w:oddVBand="0" w:evenVBand="0" w:oddHBand="0" w:evenHBand="0" w:firstRowFirstColumn="0" w:firstRowLastColumn="0" w:lastRowFirstColumn="0" w:lastRowLastColumn="0"/>
              <w:rPr>
                <w:color w:val="FFFFFF" w:themeColor="background1"/>
              </w:rPr>
            </w:pPr>
            <w:r w:rsidRPr="000423CA">
              <w:rPr>
                <w:color w:val="FFFFFF" w:themeColor="background1"/>
              </w:rPr>
              <w:t>Description</w:t>
            </w:r>
          </w:p>
        </w:tc>
      </w:tr>
      <w:tr w:rsidR="00431F52" w:rsidRPr="000423CA" w14:paraId="44314F8B"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538F2D71" w14:textId="77777777" w:rsidR="00431F52" w:rsidRPr="000423CA" w:rsidRDefault="00431F52" w:rsidP="00BB2F2D">
            <w:pPr>
              <w:pStyle w:val="ListPuces"/>
              <w:numPr>
                <w:ilvl w:val="0"/>
                <w:numId w:val="0"/>
              </w:numPr>
            </w:pPr>
            <w:r w:rsidRPr="000423CA">
              <w:t>audits</w:t>
            </w:r>
          </w:p>
        </w:tc>
        <w:tc>
          <w:tcPr>
            <w:tcW w:w="4886" w:type="dxa"/>
          </w:tcPr>
          <w:p w14:paraId="36CF27A9" w14:textId="77777777" w:rsidR="00431F52" w:rsidRPr="000423CA" w:rsidRDefault="00431F52" w:rsidP="00BB2F2D">
            <w:pPr>
              <w:pStyle w:val="ListPuces"/>
              <w:numPr>
                <w:ilvl w:val="0"/>
                <w:numId w:val="0"/>
              </w:numPr>
              <w:cnfStyle w:val="000000100000" w:firstRow="0" w:lastRow="0" w:firstColumn="0" w:lastColumn="0" w:oddVBand="0" w:evenVBand="0" w:oddHBand="1" w:evenHBand="0" w:firstRowFirstColumn="0" w:firstRowLastColumn="0" w:lastRowFirstColumn="0" w:lastRowLastColumn="0"/>
            </w:pPr>
            <w:r w:rsidRPr="000423CA">
              <w:t>Liste des propriété auditées</w:t>
            </w:r>
          </w:p>
        </w:tc>
      </w:tr>
      <w:tr w:rsidR="00431F52" w:rsidRPr="000423CA" w14:paraId="42F27D40" w14:textId="77777777" w:rsidTr="00BB2F2D">
        <w:tc>
          <w:tcPr>
            <w:cnfStyle w:val="001000000000" w:firstRow="0" w:lastRow="0" w:firstColumn="1" w:lastColumn="0" w:oddVBand="0" w:evenVBand="0" w:oddHBand="0" w:evenHBand="0" w:firstRowFirstColumn="0" w:firstRowLastColumn="0" w:lastRowFirstColumn="0" w:lastRowLastColumn="0"/>
            <w:tcW w:w="4885" w:type="dxa"/>
          </w:tcPr>
          <w:p w14:paraId="32C55679" w14:textId="77777777" w:rsidR="00431F52" w:rsidRPr="000423CA" w:rsidRDefault="00431F52" w:rsidP="00BB2F2D">
            <w:pPr>
              <w:pStyle w:val="ListPuces"/>
              <w:numPr>
                <w:ilvl w:val="0"/>
                <w:numId w:val="0"/>
              </w:numPr>
            </w:pPr>
            <w:r w:rsidRPr="000423CA">
              <w:t>categories</w:t>
            </w:r>
          </w:p>
        </w:tc>
        <w:tc>
          <w:tcPr>
            <w:tcW w:w="4886" w:type="dxa"/>
          </w:tcPr>
          <w:p w14:paraId="579324AA" w14:textId="77777777" w:rsidR="00431F52" w:rsidRPr="000423CA" w:rsidRDefault="00431F52" w:rsidP="00BB2F2D">
            <w:pPr>
              <w:pStyle w:val="ListPuces"/>
              <w:numPr>
                <w:ilvl w:val="0"/>
                <w:numId w:val="0"/>
              </w:numPr>
              <w:cnfStyle w:val="000000000000" w:firstRow="0" w:lastRow="0" w:firstColumn="0" w:lastColumn="0" w:oddVBand="0" w:evenVBand="0" w:oddHBand="0" w:evenHBand="0" w:firstRowFirstColumn="0" w:firstRowLastColumn="0" w:lastRowFirstColumn="0" w:lastRowLastColumn="0"/>
            </w:pPr>
            <w:r w:rsidRPr="000423CA">
              <w:t>Exemple : « best-practicies », « accessibilities »</w:t>
            </w:r>
          </w:p>
        </w:tc>
      </w:tr>
      <w:tr w:rsidR="00431F52" w:rsidRPr="000423CA" w14:paraId="4E1A5456"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6BBBE4E0" w14:textId="77777777" w:rsidR="00431F52" w:rsidRPr="000423CA" w:rsidRDefault="00431F52" w:rsidP="00BB2F2D">
            <w:pPr>
              <w:pStyle w:val="ListPuces"/>
              <w:numPr>
                <w:ilvl w:val="0"/>
                <w:numId w:val="0"/>
              </w:numPr>
            </w:pPr>
            <w:r w:rsidRPr="000423CA">
              <w:t>categories.auditRefs</w:t>
            </w:r>
          </w:p>
        </w:tc>
        <w:tc>
          <w:tcPr>
            <w:tcW w:w="4886" w:type="dxa"/>
          </w:tcPr>
          <w:p w14:paraId="22486368" w14:textId="77777777" w:rsidR="00431F52" w:rsidRPr="000423CA" w:rsidRDefault="00431F52" w:rsidP="00BB2F2D">
            <w:pPr>
              <w:pStyle w:val="ListPuces"/>
              <w:numPr>
                <w:ilvl w:val="0"/>
                <w:numId w:val="0"/>
              </w:numPr>
              <w:cnfStyle w:val="000000100000" w:firstRow="0" w:lastRow="0" w:firstColumn="0" w:lastColumn="0" w:oddVBand="0" w:evenVBand="0" w:oddHBand="1" w:evenHBand="0" w:firstRowFirstColumn="0" w:firstRowLastColumn="0" w:lastRowFirstColumn="0" w:lastRowLastColumn="0"/>
            </w:pPr>
            <w:r w:rsidRPr="000423CA">
              <w:t>Liste d’objets comportant notamment les clefs permettant de faire le lien avec les catégories</w:t>
            </w:r>
          </w:p>
        </w:tc>
      </w:tr>
    </w:tbl>
    <w:p w14:paraId="632252FD" w14:textId="77777777" w:rsidR="00431F52" w:rsidRPr="000423CA" w:rsidRDefault="00431F52" w:rsidP="00431F52"/>
    <w:p w14:paraId="36D69565" w14:textId="77777777" w:rsidR="00431F52" w:rsidRPr="000423CA" w:rsidRDefault="00431F52" w:rsidP="00763552">
      <w:pPr>
        <w:pStyle w:val="Heading4"/>
      </w:pPr>
      <w:r w:rsidRPr="000423CA">
        <w:t>Wappalyzer</w:t>
      </w:r>
    </w:p>
    <w:p w14:paraId="612E033B" w14:textId="77777777" w:rsidR="00431F52" w:rsidRPr="000423CA" w:rsidRDefault="00431F52" w:rsidP="00431F52">
      <w:pPr>
        <w:rPr>
          <w:i/>
          <w:iCs/>
        </w:rPr>
      </w:pPr>
      <w:r w:rsidRPr="000423CA">
        <w:rPr>
          <w:i/>
          <w:iCs/>
        </w:rPr>
        <w:t xml:space="preserve">Documentation : </w:t>
      </w:r>
      <w:hyperlink r:id="rId22" w:history="1">
        <w:r w:rsidRPr="000423CA">
          <w:rPr>
            <w:rStyle w:val="Hyperlink"/>
            <w:i/>
            <w:iCs/>
          </w:rPr>
          <w:t>https://github.com/wappalyzer/wappalyzer</w:t>
        </w:r>
      </w:hyperlink>
      <w:r w:rsidRPr="000423CA">
        <w:rPr>
          <w:i/>
          <w:iCs/>
        </w:rPr>
        <w:t xml:space="preserve"> </w:t>
      </w:r>
    </w:p>
    <w:p w14:paraId="3D3EC979" w14:textId="77777777" w:rsidR="00431F52" w:rsidRPr="000423CA" w:rsidRDefault="00431F52" w:rsidP="00763552">
      <w:pPr>
        <w:pStyle w:val="Heading5"/>
      </w:pPr>
      <w:r w:rsidRPr="000423CA">
        <w:t>Récupération des données</w:t>
      </w:r>
    </w:p>
    <w:tbl>
      <w:tblPr>
        <w:tblStyle w:val="TableGrid"/>
        <w:tblW w:w="0" w:type="auto"/>
        <w:tblLook w:val="04A0" w:firstRow="1" w:lastRow="0" w:firstColumn="1" w:lastColumn="0" w:noHBand="0" w:noVBand="1"/>
      </w:tblPr>
      <w:tblGrid>
        <w:gridCol w:w="9771"/>
      </w:tblGrid>
      <w:tr w:rsidR="00431F52" w:rsidRPr="001A3433" w14:paraId="749C1815" w14:textId="77777777" w:rsidTr="00BB2F2D">
        <w:tc>
          <w:tcPr>
            <w:tcW w:w="9771" w:type="dxa"/>
            <w:shd w:val="clear" w:color="auto" w:fill="D9D9D9" w:themeFill="background2"/>
          </w:tcPr>
          <w:p w14:paraId="2CC3F509" w14:textId="77777777" w:rsidR="00431F52" w:rsidRPr="00702DE3" w:rsidRDefault="00431F52" w:rsidP="00BB2F2D">
            <w:pPr>
              <w:jc w:val="left"/>
              <w:rPr>
                <w:i/>
                <w:iCs/>
                <w:lang w:val="en-US"/>
              </w:rPr>
            </w:pPr>
            <w:r w:rsidRPr="00702DE3">
              <w:rPr>
                <w:i/>
                <w:iCs/>
                <w:lang w:val="en-US"/>
              </w:rPr>
              <w:t>node src/drivers/npm/cli.js &lt;site_url&gt;</w:t>
            </w:r>
          </w:p>
        </w:tc>
      </w:tr>
    </w:tbl>
    <w:p w14:paraId="2354D837" w14:textId="77777777" w:rsidR="00431F52" w:rsidRPr="000423CA" w:rsidRDefault="00431F52" w:rsidP="00431F52">
      <w:pPr>
        <w:jc w:val="left"/>
        <w:rPr>
          <w:i/>
          <w:iCs/>
        </w:rPr>
      </w:pPr>
      <w:r w:rsidRPr="000423CA">
        <w:t>Exemple permettant de récupérer les technologies utilisées par le site « </w:t>
      </w:r>
      <w:r w:rsidRPr="000423CA">
        <w:rPr>
          <w:bCs/>
        </w:rPr>
        <w:t>https://www.unistra.fr » </w:t>
      </w:r>
      <w:r w:rsidRPr="000423CA">
        <w:t>:</w:t>
      </w:r>
    </w:p>
    <w:tbl>
      <w:tblPr>
        <w:tblStyle w:val="TableGrid"/>
        <w:tblW w:w="0" w:type="auto"/>
        <w:tblLook w:val="04A0" w:firstRow="1" w:lastRow="0" w:firstColumn="1" w:lastColumn="0" w:noHBand="0" w:noVBand="1"/>
      </w:tblPr>
      <w:tblGrid>
        <w:gridCol w:w="9771"/>
      </w:tblGrid>
      <w:tr w:rsidR="00431F52" w:rsidRPr="001A3433" w14:paraId="1786F451" w14:textId="77777777" w:rsidTr="00BB2F2D">
        <w:tc>
          <w:tcPr>
            <w:tcW w:w="9771" w:type="dxa"/>
            <w:shd w:val="clear" w:color="auto" w:fill="D9D9D9" w:themeFill="background2"/>
          </w:tcPr>
          <w:p w14:paraId="08F76FC1" w14:textId="77777777" w:rsidR="00431F52" w:rsidRPr="00702DE3" w:rsidRDefault="00431F52" w:rsidP="00BB2F2D">
            <w:pPr>
              <w:jc w:val="left"/>
              <w:rPr>
                <w:i/>
                <w:iCs/>
                <w:lang w:val="en-US"/>
              </w:rPr>
            </w:pPr>
            <w:r w:rsidRPr="00702DE3">
              <w:rPr>
                <w:i/>
                <w:iCs/>
                <w:lang w:val="en-US"/>
              </w:rPr>
              <w:t xml:space="preserve">node src/drivers/npm/cli.js </w:t>
            </w:r>
            <w:r w:rsidRPr="00702DE3">
              <w:rPr>
                <w:lang w:val="en-US"/>
              </w:rPr>
              <w:t>https://www.unistra.fr</w:t>
            </w:r>
          </w:p>
        </w:tc>
      </w:tr>
    </w:tbl>
    <w:p w14:paraId="2F57798E" w14:textId="77777777" w:rsidR="00431F52" w:rsidRPr="00702DE3" w:rsidRDefault="00431F52" w:rsidP="00431F52">
      <w:pPr>
        <w:rPr>
          <w:lang w:val="en-US"/>
        </w:rPr>
      </w:pPr>
    </w:p>
    <w:p w14:paraId="49DF03EB" w14:textId="77777777" w:rsidR="00431F52" w:rsidRPr="000423CA" w:rsidRDefault="00431F52" w:rsidP="00763552">
      <w:pPr>
        <w:pStyle w:val="Heading5"/>
      </w:pPr>
      <w:r w:rsidRPr="000423CA">
        <w:t>Description du modèle de la réponse</w:t>
      </w:r>
    </w:p>
    <w:p w14:paraId="0BA62537" w14:textId="77777777" w:rsidR="00431F52" w:rsidRPr="000423CA" w:rsidRDefault="00431F52" w:rsidP="00431F52">
      <w:r w:rsidRPr="000423CA">
        <w:t>L’API renvoi un objet json comportant :</w:t>
      </w:r>
    </w:p>
    <w:p w14:paraId="7FEE7675" w14:textId="77777777" w:rsidR="00431F52" w:rsidRPr="000423CA" w:rsidRDefault="00431F52" w:rsidP="00431F52">
      <w:pPr>
        <w:pStyle w:val="ListPuces"/>
        <w:rPr>
          <w:b/>
          <w:bCs/>
        </w:rPr>
      </w:pPr>
      <w:r w:rsidRPr="000423CA">
        <w:rPr>
          <w:b/>
          <w:bCs/>
        </w:rPr>
        <w:t xml:space="preserve">« urls » </w:t>
      </w:r>
    </w:p>
    <w:p w14:paraId="7A4371A4" w14:textId="77777777" w:rsidR="00431F52" w:rsidRPr="000423CA" w:rsidRDefault="00431F52" w:rsidP="00431F52">
      <w:pPr>
        <w:pStyle w:val="ListPuces"/>
        <w:numPr>
          <w:ilvl w:val="1"/>
          <w:numId w:val="4"/>
        </w:numPr>
        <w:ind w:left="1154" w:hanging="360"/>
      </w:pPr>
      <w:r w:rsidRPr="000423CA">
        <w:t>L’URL du site consulté et le statut HTML de la requête (exemple : « 200 »)</w:t>
      </w:r>
    </w:p>
    <w:p w14:paraId="086BAC9F" w14:textId="77777777" w:rsidR="00431F52" w:rsidRPr="000423CA" w:rsidRDefault="00431F52" w:rsidP="00431F52">
      <w:pPr>
        <w:pStyle w:val="ListPuces"/>
        <w:rPr>
          <w:b/>
          <w:bCs/>
        </w:rPr>
      </w:pPr>
      <w:r w:rsidRPr="000423CA">
        <w:rPr>
          <w:b/>
          <w:bCs/>
        </w:rPr>
        <w:t>« technologies »</w:t>
      </w:r>
    </w:p>
    <w:p w14:paraId="25CA15F9" w14:textId="77777777" w:rsidR="00431F52" w:rsidRPr="000423CA" w:rsidRDefault="00431F52" w:rsidP="00431F52">
      <w:pPr>
        <w:pStyle w:val="ListPuces"/>
        <w:numPr>
          <w:ilvl w:val="1"/>
          <w:numId w:val="4"/>
        </w:numPr>
        <w:ind w:left="1154" w:hanging="360"/>
        <w:rPr>
          <w:b/>
          <w:bCs/>
        </w:rPr>
      </w:pPr>
      <w:r w:rsidRPr="000423CA">
        <w:t>Tableau comportant la liste de chaque outil détecté par Wappalyzer sur la page</w:t>
      </w:r>
    </w:p>
    <w:p w14:paraId="54B9AC80" w14:textId="77777777" w:rsidR="00431F52" w:rsidRPr="000423CA" w:rsidRDefault="00431F52" w:rsidP="00431F52">
      <w:pPr>
        <w:pStyle w:val="ListPuces"/>
        <w:numPr>
          <w:ilvl w:val="0"/>
          <w:numId w:val="0"/>
        </w:numPr>
      </w:pPr>
    </w:p>
    <w:p w14:paraId="721B896E" w14:textId="77777777" w:rsidR="00431F52" w:rsidRPr="000423CA" w:rsidRDefault="00431F52" w:rsidP="00431F52">
      <w:pPr>
        <w:pStyle w:val="ListPuces"/>
        <w:numPr>
          <w:ilvl w:val="0"/>
          <w:numId w:val="0"/>
        </w:numPr>
      </w:pPr>
      <w:r w:rsidRPr="000423CA">
        <w:t>Une technologie comporte les propriétés suivantes :</w:t>
      </w:r>
    </w:p>
    <w:tbl>
      <w:tblPr>
        <w:tblStyle w:val="GridTable4-Accent1"/>
        <w:tblW w:w="0" w:type="auto"/>
        <w:tblLook w:val="04A0" w:firstRow="1" w:lastRow="0" w:firstColumn="1" w:lastColumn="0" w:noHBand="0" w:noVBand="1"/>
      </w:tblPr>
      <w:tblGrid>
        <w:gridCol w:w="4885"/>
        <w:gridCol w:w="4886"/>
      </w:tblGrid>
      <w:tr w:rsidR="00431F52" w:rsidRPr="000423CA" w14:paraId="181AD6D5" w14:textId="77777777" w:rsidTr="00BB2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2574467C" w14:textId="77777777" w:rsidR="00431F52" w:rsidRPr="000423CA" w:rsidRDefault="00431F52" w:rsidP="00BB2F2D">
            <w:pPr>
              <w:pStyle w:val="ListPuces"/>
              <w:numPr>
                <w:ilvl w:val="0"/>
                <w:numId w:val="0"/>
              </w:numPr>
              <w:rPr>
                <w:color w:val="FFFFFF" w:themeColor="background1"/>
              </w:rPr>
            </w:pPr>
            <w:r w:rsidRPr="000423CA">
              <w:rPr>
                <w:color w:val="FFFFFF" w:themeColor="background1"/>
              </w:rPr>
              <w:t>Propriété</w:t>
            </w:r>
          </w:p>
        </w:tc>
        <w:tc>
          <w:tcPr>
            <w:tcW w:w="4886" w:type="dxa"/>
          </w:tcPr>
          <w:p w14:paraId="78C0D0E5" w14:textId="77777777" w:rsidR="00431F52" w:rsidRPr="000423CA" w:rsidRDefault="00431F52" w:rsidP="00BB2F2D">
            <w:pPr>
              <w:pStyle w:val="ListPuces"/>
              <w:numPr>
                <w:ilvl w:val="0"/>
                <w:numId w:val="0"/>
              </w:numPr>
              <w:cnfStyle w:val="100000000000" w:firstRow="1" w:lastRow="0" w:firstColumn="0" w:lastColumn="0" w:oddVBand="0" w:evenVBand="0" w:oddHBand="0" w:evenHBand="0" w:firstRowFirstColumn="0" w:firstRowLastColumn="0" w:lastRowFirstColumn="0" w:lastRowLastColumn="0"/>
              <w:rPr>
                <w:color w:val="FFFFFF" w:themeColor="background1"/>
              </w:rPr>
            </w:pPr>
            <w:r w:rsidRPr="000423CA">
              <w:rPr>
                <w:color w:val="FFFFFF" w:themeColor="background1"/>
              </w:rPr>
              <w:t>Description</w:t>
            </w:r>
          </w:p>
        </w:tc>
      </w:tr>
      <w:tr w:rsidR="00431F52" w:rsidRPr="000423CA" w14:paraId="5C8E31C3"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58B063BF" w14:textId="77777777" w:rsidR="00431F52" w:rsidRPr="000423CA" w:rsidRDefault="00431F52" w:rsidP="00BB2F2D">
            <w:pPr>
              <w:pStyle w:val="ListPuces"/>
              <w:numPr>
                <w:ilvl w:val="0"/>
                <w:numId w:val="0"/>
              </w:numPr>
            </w:pPr>
            <w:r w:rsidRPr="000423CA">
              <w:t>slug</w:t>
            </w:r>
          </w:p>
        </w:tc>
        <w:tc>
          <w:tcPr>
            <w:tcW w:w="4886" w:type="dxa"/>
          </w:tcPr>
          <w:p w14:paraId="01EF8356" w14:textId="77777777" w:rsidR="00431F52" w:rsidRPr="000423CA" w:rsidRDefault="00431F52" w:rsidP="00BB2F2D">
            <w:pPr>
              <w:pStyle w:val="ListPuces"/>
              <w:numPr>
                <w:ilvl w:val="0"/>
                <w:numId w:val="0"/>
              </w:numPr>
              <w:cnfStyle w:val="000000100000" w:firstRow="0" w:lastRow="0" w:firstColumn="0" w:lastColumn="0" w:oddVBand="0" w:evenVBand="0" w:oddHBand="1" w:evenHBand="0" w:firstRowFirstColumn="0" w:firstRowLastColumn="0" w:lastRowFirstColumn="0" w:lastRowLastColumn="0"/>
            </w:pPr>
            <w:r w:rsidRPr="000423CA">
              <w:t>Identifiant de la technologie</w:t>
            </w:r>
          </w:p>
        </w:tc>
      </w:tr>
      <w:tr w:rsidR="00431F52" w:rsidRPr="000423CA" w14:paraId="3CDF4371" w14:textId="77777777" w:rsidTr="00BB2F2D">
        <w:tc>
          <w:tcPr>
            <w:cnfStyle w:val="001000000000" w:firstRow="0" w:lastRow="0" w:firstColumn="1" w:lastColumn="0" w:oddVBand="0" w:evenVBand="0" w:oddHBand="0" w:evenHBand="0" w:firstRowFirstColumn="0" w:firstRowLastColumn="0" w:lastRowFirstColumn="0" w:lastRowLastColumn="0"/>
            <w:tcW w:w="4885" w:type="dxa"/>
          </w:tcPr>
          <w:p w14:paraId="5617F689" w14:textId="77777777" w:rsidR="00431F52" w:rsidRPr="000423CA" w:rsidRDefault="00431F52" w:rsidP="00BB2F2D">
            <w:pPr>
              <w:pStyle w:val="ListPuces"/>
              <w:numPr>
                <w:ilvl w:val="0"/>
                <w:numId w:val="0"/>
              </w:numPr>
            </w:pPr>
            <w:r w:rsidRPr="000423CA">
              <w:t>name</w:t>
            </w:r>
          </w:p>
        </w:tc>
        <w:tc>
          <w:tcPr>
            <w:tcW w:w="4886" w:type="dxa"/>
          </w:tcPr>
          <w:p w14:paraId="7059B770" w14:textId="77777777" w:rsidR="00431F52" w:rsidRPr="000423CA" w:rsidRDefault="00431F52" w:rsidP="00BB2F2D">
            <w:pPr>
              <w:pStyle w:val="ListPuces"/>
              <w:numPr>
                <w:ilvl w:val="0"/>
                <w:numId w:val="0"/>
              </w:numPr>
              <w:cnfStyle w:val="000000000000" w:firstRow="0" w:lastRow="0" w:firstColumn="0" w:lastColumn="0" w:oddVBand="0" w:evenVBand="0" w:oddHBand="0" w:evenHBand="0" w:firstRowFirstColumn="0" w:firstRowLastColumn="0" w:lastRowFirstColumn="0" w:lastRowLastColumn="0"/>
            </w:pPr>
            <w:r w:rsidRPr="000423CA">
              <w:t>Nom de la technologie</w:t>
            </w:r>
          </w:p>
        </w:tc>
      </w:tr>
      <w:tr w:rsidR="00431F52" w:rsidRPr="000423CA" w14:paraId="72FC37B9"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5C2B1459" w14:textId="77777777" w:rsidR="00431F52" w:rsidRPr="000423CA" w:rsidRDefault="00431F52" w:rsidP="00BB2F2D">
            <w:pPr>
              <w:pStyle w:val="ListPuces"/>
              <w:numPr>
                <w:ilvl w:val="0"/>
                <w:numId w:val="0"/>
              </w:numPr>
            </w:pPr>
            <w:r w:rsidRPr="000423CA">
              <w:t>description</w:t>
            </w:r>
          </w:p>
        </w:tc>
        <w:tc>
          <w:tcPr>
            <w:tcW w:w="4886" w:type="dxa"/>
          </w:tcPr>
          <w:p w14:paraId="7BB8936A" w14:textId="77777777" w:rsidR="00431F52" w:rsidRPr="000423CA" w:rsidRDefault="00431F52" w:rsidP="00BB2F2D">
            <w:pPr>
              <w:pStyle w:val="ListPuces"/>
              <w:numPr>
                <w:ilvl w:val="0"/>
                <w:numId w:val="0"/>
              </w:numPr>
              <w:cnfStyle w:val="000000100000" w:firstRow="0" w:lastRow="0" w:firstColumn="0" w:lastColumn="0" w:oddVBand="0" w:evenVBand="0" w:oddHBand="1" w:evenHBand="0" w:firstRowFirstColumn="0" w:firstRowLastColumn="0" w:lastRowFirstColumn="0" w:lastRowLastColumn="0"/>
            </w:pPr>
            <w:r w:rsidRPr="000423CA">
              <w:t>Description de l’outil</w:t>
            </w:r>
          </w:p>
        </w:tc>
      </w:tr>
      <w:tr w:rsidR="00431F52" w:rsidRPr="000423CA" w14:paraId="4E70F540" w14:textId="77777777" w:rsidTr="00BB2F2D">
        <w:tc>
          <w:tcPr>
            <w:cnfStyle w:val="001000000000" w:firstRow="0" w:lastRow="0" w:firstColumn="1" w:lastColumn="0" w:oddVBand="0" w:evenVBand="0" w:oddHBand="0" w:evenHBand="0" w:firstRowFirstColumn="0" w:firstRowLastColumn="0" w:lastRowFirstColumn="0" w:lastRowLastColumn="0"/>
            <w:tcW w:w="4885" w:type="dxa"/>
          </w:tcPr>
          <w:p w14:paraId="50F2BBE7" w14:textId="77777777" w:rsidR="00431F52" w:rsidRPr="000423CA" w:rsidRDefault="00431F52" w:rsidP="00BB2F2D">
            <w:pPr>
              <w:pStyle w:val="ListPuces"/>
              <w:numPr>
                <w:ilvl w:val="0"/>
                <w:numId w:val="0"/>
              </w:numPr>
            </w:pPr>
            <w:r w:rsidRPr="000423CA">
              <w:t>confidence</w:t>
            </w:r>
          </w:p>
        </w:tc>
        <w:tc>
          <w:tcPr>
            <w:tcW w:w="4886" w:type="dxa"/>
          </w:tcPr>
          <w:p w14:paraId="0B1F64F6" w14:textId="77777777" w:rsidR="00431F52" w:rsidRPr="000423CA" w:rsidRDefault="00431F52" w:rsidP="00BB2F2D">
            <w:pPr>
              <w:pStyle w:val="ListPuces"/>
              <w:numPr>
                <w:ilvl w:val="0"/>
                <w:numId w:val="0"/>
              </w:numPr>
              <w:cnfStyle w:val="000000000000" w:firstRow="0" w:lastRow="0" w:firstColumn="0" w:lastColumn="0" w:oddVBand="0" w:evenVBand="0" w:oddHBand="0" w:evenHBand="0" w:firstRowFirstColumn="0" w:firstRowLastColumn="0" w:lastRowFirstColumn="0" w:lastRowLastColumn="0"/>
            </w:pPr>
            <w:r w:rsidRPr="000423CA">
              <w:t>Pourcentage de confiance de détection de l’outil</w:t>
            </w:r>
          </w:p>
        </w:tc>
      </w:tr>
      <w:tr w:rsidR="00431F52" w:rsidRPr="000423CA" w14:paraId="217B103A"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5E7D87D1" w14:textId="77777777" w:rsidR="00431F52" w:rsidRPr="000423CA" w:rsidRDefault="00431F52" w:rsidP="00BB2F2D">
            <w:pPr>
              <w:pStyle w:val="ListPuces"/>
              <w:numPr>
                <w:ilvl w:val="0"/>
                <w:numId w:val="0"/>
              </w:numPr>
            </w:pPr>
            <w:r w:rsidRPr="000423CA">
              <w:t>version</w:t>
            </w:r>
          </w:p>
        </w:tc>
        <w:tc>
          <w:tcPr>
            <w:tcW w:w="4886" w:type="dxa"/>
          </w:tcPr>
          <w:p w14:paraId="10D04887" w14:textId="77777777" w:rsidR="00431F52" w:rsidRPr="000423CA" w:rsidRDefault="00431F52" w:rsidP="00BB2F2D">
            <w:pPr>
              <w:pStyle w:val="ListPuces"/>
              <w:numPr>
                <w:ilvl w:val="0"/>
                <w:numId w:val="0"/>
              </w:numPr>
              <w:cnfStyle w:val="000000100000" w:firstRow="0" w:lastRow="0" w:firstColumn="0" w:lastColumn="0" w:oddVBand="0" w:evenVBand="0" w:oddHBand="1" w:evenHBand="0" w:firstRowFirstColumn="0" w:firstRowLastColumn="0" w:lastRowFirstColumn="0" w:lastRowLastColumn="0"/>
            </w:pPr>
            <w:r w:rsidRPr="000423CA">
              <w:t>Version de l’outil</w:t>
            </w:r>
          </w:p>
        </w:tc>
      </w:tr>
      <w:tr w:rsidR="00431F52" w:rsidRPr="000423CA" w14:paraId="5DC1432A" w14:textId="77777777" w:rsidTr="00BB2F2D">
        <w:tc>
          <w:tcPr>
            <w:cnfStyle w:val="001000000000" w:firstRow="0" w:lastRow="0" w:firstColumn="1" w:lastColumn="0" w:oddVBand="0" w:evenVBand="0" w:oddHBand="0" w:evenHBand="0" w:firstRowFirstColumn="0" w:firstRowLastColumn="0" w:lastRowFirstColumn="0" w:lastRowLastColumn="0"/>
            <w:tcW w:w="4885" w:type="dxa"/>
          </w:tcPr>
          <w:p w14:paraId="092A48DB" w14:textId="77777777" w:rsidR="00431F52" w:rsidRPr="000423CA" w:rsidRDefault="00431F52" w:rsidP="00BB2F2D">
            <w:pPr>
              <w:pStyle w:val="ListPuces"/>
              <w:numPr>
                <w:ilvl w:val="0"/>
                <w:numId w:val="0"/>
              </w:numPr>
            </w:pPr>
            <w:r w:rsidRPr="000423CA">
              <w:t>icon</w:t>
            </w:r>
          </w:p>
        </w:tc>
        <w:tc>
          <w:tcPr>
            <w:tcW w:w="4886" w:type="dxa"/>
          </w:tcPr>
          <w:p w14:paraId="3639AD7C" w14:textId="77777777" w:rsidR="00431F52" w:rsidRPr="000423CA" w:rsidRDefault="00431F52" w:rsidP="00BB2F2D">
            <w:pPr>
              <w:pStyle w:val="ListPuces"/>
              <w:numPr>
                <w:ilvl w:val="0"/>
                <w:numId w:val="0"/>
              </w:numPr>
              <w:cnfStyle w:val="000000000000" w:firstRow="0" w:lastRow="0" w:firstColumn="0" w:lastColumn="0" w:oddVBand="0" w:evenVBand="0" w:oddHBand="0" w:evenHBand="0" w:firstRowFirstColumn="0" w:firstRowLastColumn="0" w:lastRowFirstColumn="0" w:lastRowLastColumn="0"/>
            </w:pPr>
            <w:r w:rsidRPr="000423CA">
              <w:t>Nom de l’icône et extension</w:t>
            </w:r>
          </w:p>
        </w:tc>
      </w:tr>
      <w:tr w:rsidR="00431F52" w:rsidRPr="000423CA" w14:paraId="3F6E3E43"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5A3A8948" w14:textId="77777777" w:rsidR="00431F52" w:rsidRPr="000423CA" w:rsidRDefault="00431F52" w:rsidP="00BB2F2D">
            <w:pPr>
              <w:pStyle w:val="ListPuces"/>
              <w:numPr>
                <w:ilvl w:val="0"/>
                <w:numId w:val="0"/>
              </w:numPr>
            </w:pPr>
            <w:r w:rsidRPr="000423CA">
              <w:t>website</w:t>
            </w:r>
          </w:p>
        </w:tc>
        <w:tc>
          <w:tcPr>
            <w:tcW w:w="4886" w:type="dxa"/>
          </w:tcPr>
          <w:p w14:paraId="12B185FF" w14:textId="77777777" w:rsidR="00431F52" w:rsidRPr="000423CA" w:rsidRDefault="00431F52" w:rsidP="00BB2F2D">
            <w:pPr>
              <w:pStyle w:val="ListPuces"/>
              <w:numPr>
                <w:ilvl w:val="0"/>
                <w:numId w:val="0"/>
              </w:numPr>
              <w:cnfStyle w:val="000000100000" w:firstRow="0" w:lastRow="0" w:firstColumn="0" w:lastColumn="0" w:oddVBand="0" w:evenVBand="0" w:oddHBand="1" w:evenHBand="0" w:firstRowFirstColumn="0" w:firstRowLastColumn="0" w:lastRowFirstColumn="0" w:lastRowLastColumn="0"/>
            </w:pPr>
            <w:r w:rsidRPr="000423CA">
              <w:t>Site de l’outil</w:t>
            </w:r>
          </w:p>
        </w:tc>
      </w:tr>
      <w:tr w:rsidR="00431F52" w:rsidRPr="000423CA" w14:paraId="50EF33AF" w14:textId="77777777" w:rsidTr="00BB2F2D">
        <w:tc>
          <w:tcPr>
            <w:cnfStyle w:val="001000000000" w:firstRow="0" w:lastRow="0" w:firstColumn="1" w:lastColumn="0" w:oddVBand="0" w:evenVBand="0" w:oddHBand="0" w:evenHBand="0" w:firstRowFirstColumn="0" w:firstRowLastColumn="0" w:lastRowFirstColumn="0" w:lastRowLastColumn="0"/>
            <w:tcW w:w="4885" w:type="dxa"/>
          </w:tcPr>
          <w:p w14:paraId="035753C8" w14:textId="77777777" w:rsidR="00431F52" w:rsidRPr="000423CA" w:rsidRDefault="00431F52" w:rsidP="00BB2F2D">
            <w:pPr>
              <w:pStyle w:val="ListPuces"/>
              <w:numPr>
                <w:ilvl w:val="0"/>
                <w:numId w:val="0"/>
              </w:numPr>
            </w:pPr>
            <w:r w:rsidRPr="000423CA">
              <w:t>cpe</w:t>
            </w:r>
          </w:p>
        </w:tc>
        <w:tc>
          <w:tcPr>
            <w:tcW w:w="4886" w:type="dxa"/>
          </w:tcPr>
          <w:p w14:paraId="4835BF0D" w14:textId="77777777" w:rsidR="00431F52" w:rsidRPr="000423CA" w:rsidRDefault="00431F52" w:rsidP="00BB2F2D">
            <w:pPr>
              <w:pStyle w:val="ListPuces"/>
              <w:numPr>
                <w:ilvl w:val="0"/>
                <w:numId w:val="0"/>
              </w:numPr>
              <w:cnfStyle w:val="000000000000" w:firstRow="0" w:lastRow="0" w:firstColumn="0" w:lastColumn="0" w:oddVBand="0" w:evenVBand="0" w:oddHBand="0" w:evenHBand="0" w:firstRowFirstColumn="0" w:firstRowLastColumn="0" w:lastRowFirstColumn="0" w:lastRowLastColumn="0"/>
            </w:pPr>
            <w:r w:rsidRPr="000423CA">
              <w:t>Nommage technique de l’outil</w:t>
            </w:r>
          </w:p>
        </w:tc>
      </w:tr>
      <w:tr w:rsidR="00431F52" w:rsidRPr="000423CA" w14:paraId="3F623F91"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039E91E0" w14:textId="77777777" w:rsidR="00431F52" w:rsidRPr="000423CA" w:rsidRDefault="00431F52" w:rsidP="00BB2F2D">
            <w:pPr>
              <w:pStyle w:val="ListPuces"/>
              <w:numPr>
                <w:ilvl w:val="0"/>
                <w:numId w:val="0"/>
              </w:numPr>
            </w:pPr>
            <w:r w:rsidRPr="000423CA">
              <w:lastRenderedPageBreak/>
              <w:t>categories </w:t>
            </w:r>
          </w:p>
        </w:tc>
        <w:tc>
          <w:tcPr>
            <w:tcW w:w="4886" w:type="dxa"/>
          </w:tcPr>
          <w:p w14:paraId="754EF4EB" w14:textId="77777777" w:rsidR="00431F52" w:rsidRPr="000423CA" w:rsidRDefault="00431F52" w:rsidP="00BB2F2D">
            <w:pPr>
              <w:pStyle w:val="ListPuces"/>
              <w:numPr>
                <w:ilvl w:val="0"/>
                <w:numId w:val="0"/>
              </w:numPr>
              <w:cnfStyle w:val="000000100000" w:firstRow="0" w:lastRow="0" w:firstColumn="0" w:lastColumn="0" w:oddVBand="0" w:evenVBand="0" w:oddHBand="1" w:evenHBand="0" w:firstRowFirstColumn="0" w:firstRowLastColumn="0" w:lastRowFirstColumn="0" w:lastRowLastColumn="0"/>
            </w:pPr>
            <w:r w:rsidRPr="000423CA">
              <w:t>Catégorie d’outil, composé :</w:t>
            </w:r>
          </w:p>
          <w:p w14:paraId="7116E490" w14:textId="77777777" w:rsidR="00431F52" w:rsidRPr="000423CA" w:rsidRDefault="00431F52" w:rsidP="00431F52">
            <w:pPr>
              <w:pStyle w:val="ListPuces"/>
              <w:numPr>
                <w:ilvl w:val="1"/>
                <w:numId w:val="4"/>
              </w:numPr>
              <w:ind w:left="1154" w:hanging="360"/>
              <w:cnfStyle w:val="000000100000" w:firstRow="0" w:lastRow="0" w:firstColumn="0" w:lastColumn="0" w:oddVBand="0" w:evenVBand="0" w:oddHBand="1" w:evenHBand="0" w:firstRowFirstColumn="0" w:firstRowLastColumn="0" w:lastRowFirstColumn="0" w:lastRowLastColumn="0"/>
            </w:pPr>
            <w:r w:rsidRPr="000423CA">
              <w:t>d’un identifiant numérique</w:t>
            </w:r>
          </w:p>
          <w:p w14:paraId="164B58A2" w14:textId="77777777" w:rsidR="00431F52" w:rsidRPr="000423CA" w:rsidRDefault="00431F52" w:rsidP="00431F52">
            <w:pPr>
              <w:pStyle w:val="ListPuces"/>
              <w:numPr>
                <w:ilvl w:val="1"/>
                <w:numId w:val="4"/>
              </w:numPr>
              <w:ind w:left="1154" w:hanging="360"/>
              <w:cnfStyle w:val="000000100000" w:firstRow="0" w:lastRow="0" w:firstColumn="0" w:lastColumn="0" w:oddVBand="0" w:evenVBand="0" w:oddHBand="1" w:evenHBand="0" w:firstRowFirstColumn="0" w:firstRowLastColumn="0" w:lastRowFirstColumn="0" w:lastRowLastColumn="0"/>
            </w:pPr>
            <w:r w:rsidRPr="000423CA">
              <w:t>d’un nom</w:t>
            </w:r>
          </w:p>
          <w:p w14:paraId="6393FD1D" w14:textId="77777777" w:rsidR="00431F52" w:rsidRPr="000423CA" w:rsidRDefault="00431F52" w:rsidP="00431F52">
            <w:pPr>
              <w:pStyle w:val="ListPuces"/>
              <w:numPr>
                <w:ilvl w:val="1"/>
                <w:numId w:val="4"/>
              </w:numPr>
              <w:ind w:left="1154" w:hanging="360"/>
              <w:cnfStyle w:val="000000100000" w:firstRow="0" w:lastRow="0" w:firstColumn="0" w:lastColumn="0" w:oddVBand="0" w:evenVBand="0" w:oddHBand="1" w:evenHBand="0" w:firstRowFirstColumn="0" w:firstRowLastColumn="0" w:lastRowFirstColumn="0" w:lastRowLastColumn="0"/>
            </w:pPr>
            <w:r w:rsidRPr="000423CA">
              <w:t xml:space="preserve">du nom court </w:t>
            </w:r>
          </w:p>
        </w:tc>
      </w:tr>
      <w:tr w:rsidR="00431F52" w:rsidRPr="000423CA" w14:paraId="0196166A" w14:textId="77777777" w:rsidTr="00BB2F2D">
        <w:tc>
          <w:tcPr>
            <w:cnfStyle w:val="001000000000" w:firstRow="0" w:lastRow="0" w:firstColumn="1" w:lastColumn="0" w:oddVBand="0" w:evenVBand="0" w:oddHBand="0" w:evenHBand="0" w:firstRowFirstColumn="0" w:firstRowLastColumn="0" w:lastRowFirstColumn="0" w:lastRowLastColumn="0"/>
            <w:tcW w:w="4885" w:type="dxa"/>
          </w:tcPr>
          <w:p w14:paraId="372D6515" w14:textId="77777777" w:rsidR="00431F52" w:rsidRPr="000423CA" w:rsidRDefault="00431F52" w:rsidP="00BB2F2D">
            <w:pPr>
              <w:pStyle w:val="ListPuces"/>
              <w:numPr>
                <w:ilvl w:val="0"/>
                <w:numId w:val="0"/>
              </w:numPr>
            </w:pPr>
            <w:r w:rsidRPr="000423CA">
              <w:t>rootPath </w:t>
            </w:r>
          </w:p>
        </w:tc>
        <w:tc>
          <w:tcPr>
            <w:tcW w:w="4886" w:type="dxa"/>
          </w:tcPr>
          <w:p w14:paraId="638BB470" w14:textId="77777777" w:rsidR="00431F52" w:rsidRPr="000423CA" w:rsidRDefault="00431F52" w:rsidP="00BB2F2D">
            <w:pPr>
              <w:pStyle w:val="ListPuces"/>
              <w:numPr>
                <w:ilvl w:val="0"/>
                <w:numId w:val="0"/>
              </w:numPr>
              <w:cnfStyle w:val="000000000000" w:firstRow="0" w:lastRow="0" w:firstColumn="0" w:lastColumn="0" w:oddVBand="0" w:evenVBand="0" w:oddHBand="0" w:evenHBand="0" w:firstRowFirstColumn="0" w:firstRowLastColumn="0" w:lastRowFirstColumn="0" w:lastRowLastColumn="0"/>
            </w:pPr>
            <w:r w:rsidRPr="000423CA">
              <w:t>Page d’accueil du site (oui ou non)</w:t>
            </w:r>
          </w:p>
        </w:tc>
      </w:tr>
    </w:tbl>
    <w:p w14:paraId="75E69F4B" w14:textId="77777777" w:rsidR="00431F52" w:rsidRPr="000423CA" w:rsidRDefault="00431F52" w:rsidP="00431F52">
      <w:pPr>
        <w:pStyle w:val="ListPuces"/>
        <w:numPr>
          <w:ilvl w:val="0"/>
          <w:numId w:val="0"/>
        </w:numPr>
      </w:pPr>
      <w:r w:rsidRPr="000423CA">
        <w:t>Exemple :</w:t>
      </w:r>
      <w:r w:rsidRPr="000423CA">
        <w:object w:dxaOrig="9781" w:dyaOrig="7493" w14:anchorId="02891DDC">
          <v:shape id="_x0000_i1026" type="#_x0000_t75" style="width:489.05pt;height:374.3pt" o:ole="">
            <v:imagedata r:id="rId23" o:title=""/>
          </v:shape>
          <o:OLEObject Type="Embed" ProgID="Word.OpenDocumentText.12" ShapeID="_x0000_i1026" DrawAspect="Content" ObjectID="_1756276042" r:id="rId24"/>
        </w:object>
      </w:r>
      <w:r w:rsidRPr="000423CA">
        <w:t xml:space="preserve"> </w:t>
      </w:r>
    </w:p>
    <w:p w14:paraId="2B7A08B1" w14:textId="77777777" w:rsidR="00431F52" w:rsidRPr="000423CA" w:rsidRDefault="00431F52" w:rsidP="00320555">
      <w:pPr>
        <w:pStyle w:val="Heading4"/>
      </w:pPr>
      <w:r w:rsidRPr="000423CA">
        <w:t>Google mobile friendly test</w:t>
      </w:r>
    </w:p>
    <w:p w14:paraId="03AC4AD7" w14:textId="77777777" w:rsidR="00431F52" w:rsidRPr="000423CA" w:rsidRDefault="00431F52" w:rsidP="00431F52">
      <w:pPr>
        <w:rPr>
          <w:i/>
          <w:iCs/>
        </w:rPr>
      </w:pPr>
      <w:r w:rsidRPr="000423CA">
        <w:rPr>
          <w:i/>
          <w:iCs/>
        </w:rPr>
        <w:t xml:space="preserve">Documentation : </w:t>
      </w:r>
      <w:hyperlink r:id="rId25" w:history="1">
        <w:r w:rsidRPr="000423CA">
          <w:rPr>
            <w:rStyle w:val="Hyperlink"/>
            <w:i/>
            <w:iCs/>
          </w:rPr>
          <w:t>https://developers.google.com/webmaster-tools/search-console-api/about?hl=fr</w:t>
        </w:r>
      </w:hyperlink>
      <w:r w:rsidRPr="000423CA">
        <w:rPr>
          <w:i/>
          <w:iCs/>
        </w:rPr>
        <w:t xml:space="preserve"> </w:t>
      </w:r>
    </w:p>
    <w:p w14:paraId="03BFDA19" w14:textId="77777777" w:rsidR="00431F52" w:rsidRPr="000423CA" w:rsidRDefault="00431F52" w:rsidP="00320555">
      <w:pPr>
        <w:pStyle w:val="Heading5"/>
      </w:pPr>
      <w:r w:rsidRPr="000423CA">
        <w:t>Récupération des données</w:t>
      </w:r>
    </w:p>
    <w:tbl>
      <w:tblPr>
        <w:tblStyle w:val="TableGrid"/>
        <w:tblW w:w="0" w:type="auto"/>
        <w:tblLook w:val="04A0" w:firstRow="1" w:lastRow="0" w:firstColumn="1" w:lastColumn="0" w:noHBand="0" w:noVBand="1"/>
      </w:tblPr>
      <w:tblGrid>
        <w:gridCol w:w="9771"/>
      </w:tblGrid>
      <w:tr w:rsidR="00431F52" w:rsidRPr="000423CA" w14:paraId="1D4E0B9B" w14:textId="77777777" w:rsidTr="00BB2F2D">
        <w:tc>
          <w:tcPr>
            <w:tcW w:w="9771" w:type="dxa"/>
            <w:shd w:val="clear" w:color="auto" w:fill="D9D9D9" w:themeFill="background2"/>
          </w:tcPr>
          <w:p w14:paraId="721EA933" w14:textId="77777777" w:rsidR="00431F52" w:rsidRPr="000423CA" w:rsidRDefault="00431F52" w:rsidP="00BB2F2D">
            <w:pPr>
              <w:jc w:val="left"/>
              <w:rPr>
                <w:i/>
                <w:iCs/>
              </w:rPr>
            </w:pPr>
            <w:r w:rsidRPr="000423CA">
              <w:rPr>
                <w:i/>
                <w:iCs/>
              </w:rPr>
              <w:t>https://content-searchconsole.googleapis.com/v1/urlTestingTools/mobileFriendlyTest:run?alt=json&amp;key=AIzaSyAa8yy0GdcGPHdtD083HiGGx_S0vMPScDM</w:t>
            </w:r>
          </w:p>
        </w:tc>
      </w:tr>
    </w:tbl>
    <w:p w14:paraId="561FF95F" w14:textId="77777777" w:rsidR="00431F52" w:rsidRPr="000423CA" w:rsidRDefault="00431F52" w:rsidP="00431F52">
      <w:pPr>
        <w:jc w:val="left"/>
      </w:pPr>
      <w:r w:rsidRPr="000423CA">
        <w:t xml:space="preserve">Body de la requête : </w:t>
      </w:r>
    </w:p>
    <w:tbl>
      <w:tblPr>
        <w:tblStyle w:val="TableGrid"/>
        <w:tblW w:w="0" w:type="auto"/>
        <w:tblLook w:val="04A0" w:firstRow="1" w:lastRow="0" w:firstColumn="1" w:lastColumn="0" w:noHBand="0" w:noVBand="1"/>
      </w:tblPr>
      <w:tblGrid>
        <w:gridCol w:w="9771"/>
      </w:tblGrid>
      <w:tr w:rsidR="00431F52" w:rsidRPr="000423CA" w14:paraId="77D6D3C9" w14:textId="77777777" w:rsidTr="00BB2F2D">
        <w:tc>
          <w:tcPr>
            <w:tcW w:w="9771" w:type="dxa"/>
            <w:shd w:val="clear" w:color="auto" w:fill="D9D9D9" w:themeFill="background2"/>
          </w:tcPr>
          <w:p w14:paraId="23AE96F7" w14:textId="77777777" w:rsidR="00431F52" w:rsidRPr="000423CA" w:rsidRDefault="00431F52" w:rsidP="00BB2F2D">
            <w:pPr>
              <w:jc w:val="left"/>
              <w:rPr>
                <w:i/>
                <w:iCs/>
              </w:rPr>
            </w:pPr>
            <w:r w:rsidRPr="000423CA">
              <w:rPr>
                <w:i/>
                <w:iCs/>
              </w:rPr>
              <w:t>{</w:t>
            </w:r>
          </w:p>
          <w:p w14:paraId="7BE25951" w14:textId="77777777" w:rsidR="00431F52" w:rsidRPr="000423CA" w:rsidRDefault="00431F52" w:rsidP="00BB2F2D">
            <w:pPr>
              <w:jc w:val="left"/>
              <w:rPr>
                <w:i/>
                <w:iCs/>
              </w:rPr>
            </w:pPr>
            <w:r w:rsidRPr="000423CA">
              <w:rPr>
                <w:i/>
                <w:iCs/>
              </w:rPr>
              <w:t xml:space="preserve">  "url": "&lt;</w:t>
            </w:r>
            <w:r w:rsidRPr="000423CA">
              <w:t>site_url&gt;</w:t>
            </w:r>
            <w:r w:rsidRPr="000423CA">
              <w:rPr>
                <w:i/>
                <w:iCs/>
              </w:rPr>
              <w:t>"</w:t>
            </w:r>
          </w:p>
          <w:p w14:paraId="35898597" w14:textId="77777777" w:rsidR="00431F52" w:rsidRPr="000423CA" w:rsidRDefault="00431F52" w:rsidP="00BB2F2D">
            <w:pPr>
              <w:jc w:val="left"/>
              <w:rPr>
                <w:i/>
                <w:iCs/>
              </w:rPr>
            </w:pPr>
            <w:r w:rsidRPr="000423CA">
              <w:rPr>
                <w:i/>
                <w:iCs/>
              </w:rPr>
              <w:t>}</w:t>
            </w:r>
          </w:p>
        </w:tc>
      </w:tr>
    </w:tbl>
    <w:p w14:paraId="0787AF5F" w14:textId="77777777" w:rsidR="00431F52" w:rsidRPr="000423CA" w:rsidRDefault="00431F52" w:rsidP="00431F52">
      <w:pPr>
        <w:jc w:val="left"/>
      </w:pPr>
    </w:p>
    <w:p w14:paraId="7B5F91F8" w14:textId="77777777" w:rsidR="00431F52" w:rsidRPr="000423CA" w:rsidRDefault="00431F52" w:rsidP="00431F52">
      <w:pPr>
        <w:jc w:val="left"/>
        <w:rPr>
          <w:i/>
          <w:iCs/>
        </w:rPr>
      </w:pPr>
      <w:r w:rsidRPr="000423CA">
        <w:t>Exemple permettant de récupérer la compatibilité mobile du site « </w:t>
      </w:r>
      <w:r w:rsidRPr="000423CA">
        <w:rPr>
          <w:bCs/>
        </w:rPr>
        <w:t>https://www.unistra.fr » </w:t>
      </w:r>
      <w:r w:rsidRPr="000423CA">
        <w:t>:</w:t>
      </w:r>
    </w:p>
    <w:tbl>
      <w:tblPr>
        <w:tblStyle w:val="TableGrid"/>
        <w:tblW w:w="0" w:type="auto"/>
        <w:tblLook w:val="04A0" w:firstRow="1" w:lastRow="0" w:firstColumn="1" w:lastColumn="0" w:noHBand="0" w:noVBand="1"/>
      </w:tblPr>
      <w:tblGrid>
        <w:gridCol w:w="9771"/>
      </w:tblGrid>
      <w:tr w:rsidR="00431F52" w:rsidRPr="000423CA" w14:paraId="67571FD4" w14:textId="77777777" w:rsidTr="00BB2F2D">
        <w:tc>
          <w:tcPr>
            <w:tcW w:w="9771" w:type="dxa"/>
            <w:shd w:val="clear" w:color="auto" w:fill="D9D9D9" w:themeFill="background2"/>
          </w:tcPr>
          <w:p w14:paraId="1C6FDBB8" w14:textId="77777777" w:rsidR="00431F52" w:rsidRPr="00975B24" w:rsidRDefault="00431F52" w:rsidP="00BB2F2D">
            <w:pPr>
              <w:jc w:val="left"/>
              <w:rPr>
                <w:i/>
                <w:iCs/>
                <w:lang w:val="en-US"/>
              </w:rPr>
            </w:pPr>
            <w:r w:rsidRPr="00975B24">
              <w:rPr>
                <w:i/>
                <w:iCs/>
                <w:lang w:val="en-US"/>
              </w:rPr>
              <w:t>{</w:t>
            </w:r>
          </w:p>
          <w:p w14:paraId="0A4CE8CE" w14:textId="77777777" w:rsidR="00431F52" w:rsidRPr="00702DE3" w:rsidRDefault="00431F52" w:rsidP="00BB2F2D">
            <w:pPr>
              <w:jc w:val="left"/>
              <w:rPr>
                <w:i/>
                <w:iCs/>
                <w:lang w:val="en-US"/>
              </w:rPr>
            </w:pPr>
            <w:r w:rsidRPr="00975B24">
              <w:rPr>
                <w:i/>
                <w:iCs/>
                <w:lang w:val="en-US"/>
              </w:rPr>
              <w:t xml:space="preserve">  </w:t>
            </w:r>
            <w:r w:rsidRPr="00702DE3">
              <w:rPr>
                <w:i/>
                <w:iCs/>
                <w:lang w:val="en-US"/>
              </w:rPr>
              <w:t>"url": "https://www.unistra.fr/"</w:t>
            </w:r>
          </w:p>
          <w:p w14:paraId="438BDAD6" w14:textId="77777777" w:rsidR="00431F52" w:rsidRPr="000423CA" w:rsidRDefault="00431F52" w:rsidP="00BB2F2D">
            <w:pPr>
              <w:jc w:val="left"/>
              <w:rPr>
                <w:i/>
                <w:iCs/>
              </w:rPr>
            </w:pPr>
            <w:r w:rsidRPr="000423CA">
              <w:rPr>
                <w:i/>
                <w:iCs/>
              </w:rPr>
              <w:t>}</w:t>
            </w:r>
          </w:p>
        </w:tc>
      </w:tr>
    </w:tbl>
    <w:p w14:paraId="146CEAED" w14:textId="77777777" w:rsidR="00431F52" w:rsidRPr="000423CA" w:rsidRDefault="00431F52" w:rsidP="00431F52"/>
    <w:p w14:paraId="317D3095" w14:textId="77777777" w:rsidR="00431F52" w:rsidRPr="000423CA" w:rsidRDefault="00431F52" w:rsidP="00320555">
      <w:pPr>
        <w:pStyle w:val="Heading5"/>
      </w:pPr>
      <w:r w:rsidRPr="000423CA">
        <w:t>Description du modèle de la réponse</w:t>
      </w:r>
    </w:p>
    <w:p w14:paraId="2ABD9D98" w14:textId="77777777" w:rsidR="00431F52" w:rsidRPr="000423CA" w:rsidRDefault="00431F52" w:rsidP="00431F52">
      <w:pPr>
        <w:pStyle w:val="ListPuces"/>
        <w:numPr>
          <w:ilvl w:val="0"/>
          <w:numId w:val="0"/>
        </w:numPr>
      </w:pPr>
      <w:r w:rsidRPr="000423CA">
        <w:t>La réponse comporte les propriétés suivantes :</w:t>
      </w:r>
    </w:p>
    <w:tbl>
      <w:tblPr>
        <w:tblStyle w:val="GridTable4-Accent1"/>
        <w:tblW w:w="0" w:type="auto"/>
        <w:tblLook w:val="04A0" w:firstRow="1" w:lastRow="0" w:firstColumn="1" w:lastColumn="0" w:noHBand="0" w:noVBand="1"/>
      </w:tblPr>
      <w:tblGrid>
        <w:gridCol w:w="4885"/>
        <w:gridCol w:w="4886"/>
      </w:tblGrid>
      <w:tr w:rsidR="00431F52" w:rsidRPr="000423CA" w14:paraId="1235806F" w14:textId="77777777" w:rsidTr="00BB2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4753A569" w14:textId="77777777" w:rsidR="00431F52" w:rsidRPr="000423CA" w:rsidRDefault="00431F52" w:rsidP="00BB2F2D">
            <w:pPr>
              <w:pStyle w:val="ListPuces"/>
              <w:numPr>
                <w:ilvl w:val="0"/>
                <w:numId w:val="0"/>
              </w:numPr>
              <w:rPr>
                <w:color w:val="FFFFFF" w:themeColor="background1"/>
              </w:rPr>
            </w:pPr>
            <w:r w:rsidRPr="000423CA">
              <w:rPr>
                <w:color w:val="FFFFFF" w:themeColor="background1"/>
              </w:rPr>
              <w:t>Propriété</w:t>
            </w:r>
          </w:p>
        </w:tc>
        <w:tc>
          <w:tcPr>
            <w:tcW w:w="4886" w:type="dxa"/>
          </w:tcPr>
          <w:p w14:paraId="6EFD9B23" w14:textId="77777777" w:rsidR="00431F52" w:rsidRPr="000423CA" w:rsidRDefault="00431F52" w:rsidP="00BB2F2D">
            <w:pPr>
              <w:pStyle w:val="ListPuces"/>
              <w:numPr>
                <w:ilvl w:val="0"/>
                <w:numId w:val="0"/>
              </w:numPr>
              <w:cnfStyle w:val="100000000000" w:firstRow="1" w:lastRow="0" w:firstColumn="0" w:lastColumn="0" w:oddVBand="0" w:evenVBand="0" w:oddHBand="0" w:evenHBand="0" w:firstRowFirstColumn="0" w:firstRowLastColumn="0" w:lastRowFirstColumn="0" w:lastRowLastColumn="0"/>
              <w:rPr>
                <w:color w:val="FFFFFF" w:themeColor="background1"/>
              </w:rPr>
            </w:pPr>
            <w:r w:rsidRPr="000423CA">
              <w:rPr>
                <w:color w:val="FFFFFF" w:themeColor="background1"/>
              </w:rPr>
              <w:t>Description</w:t>
            </w:r>
          </w:p>
        </w:tc>
      </w:tr>
      <w:tr w:rsidR="00431F52" w:rsidRPr="000423CA" w14:paraId="21679E96"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298CD966" w14:textId="77777777" w:rsidR="00431F52" w:rsidRPr="000423CA" w:rsidRDefault="00431F52" w:rsidP="00BB2F2D">
            <w:pPr>
              <w:pStyle w:val="ListPuces"/>
              <w:numPr>
                <w:ilvl w:val="0"/>
                <w:numId w:val="0"/>
              </w:numPr>
            </w:pPr>
            <w:r w:rsidRPr="000423CA">
              <w:t>testStatus</w:t>
            </w:r>
          </w:p>
        </w:tc>
        <w:tc>
          <w:tcPr>
            <w:tcW w:w="4886" w:type="dxa"/>
          </w:tcPr>
          <w:p w14:paraId="1B7CE4F0" w14:textId="77777777" w:rsidR="00431F52" w:rsidRPr="000423CA" w:rsidRDefault="00431F52" w:rsidP="00BB2F2D">
            <w:pPr>
              <w:pStyle w:val="ListPuces"/>
              <w:numPr>
                <w:ilvl w:val="0"/>
                <w:numId w:val="0"/>
              </w:numPr>
              <w:cnfStyle w:val="000000100000" w:firstRow="0" w:lastRow="0" w:firstColumn="0" w:lastColumn="0" w:oddVBand="0" w:evenVBand="0" w:oddHBand="1" w:evenHBand="0" w:firstRowFirstColumn="0" w:firstRowLastColumn="0" w:lastRowFirstColumn="0" w:lastRowLastColumn="0"/>
            </w:pPr>
            <w:r w:rsidRPr="000423CA">
              <w:t>État du test</w:t>
            </w:r>
          </w:p>
        </w:tc>
      </w:tr>
      <w:tr w:rsidR="00431F52" w:rsidRPr="000423CA" w14:paraId="3342FB4D" w14:textId="77777777" w:rsidTr="00BB2F2D">
        <w:tc>
          <w:tcPr>
            <w:cnfStyle w:val="001000000000" w:firstRow="0" w:lastRow="0" w:firstColumn="1" w:lastColumn="0" w:oddVBand="0" w:evenVBand="0" w:oddHBand="0" w:evenHBand="0" w:firstRowFirstColumn="0" w:firstRowLastColumn="0" w:lastRowFirstColumn="0" w:lastRowLastColumn="0"/>
            <w:tcW w:w="4885" w:type="dxa"/>
          </w:tcPr>
          <w:p w14:paraId="1F3B9A57" w14:textId="77777777" w:rsidR="00431F52" w:rsidRPr="000423CA" w:rsidRDefault="00431F52" w:rsidP="00BB2F2D">
            <w:pPr>
              <w:pStyle w:val="ListPuces"/>
              <w:numPr>
                <w:ilvl w:val="0"/>
                <w:numId w:val="0"/>
              </w:numPr>
            </w:pPr>
            <w:r w:rsidRPr="000423CA">
              <w:t>mobileFriendliness</w:t>
            </w:r>
          </w:p>
        </w:tc>
        <w:tc>
          <w:tcPr>
            <w:tcW w:w="4886" w:type="dxa"/>
          </w:tcPr>
          <w:p w14:paraId="4C9CB7C6" w14:textId="77777777" w:rsidR="00431F52" w:rsidRPr="000423CA" w:rsidRDefault="00431F52" w:rsidP="00BB2F2D">
            <w:pPr>
              <w:pStyle w:val="ListPuces"/>
              <w:numPr>
                <w:ilvl w:val="0"/>
                <w:numId w:val="0"/>
              </w:numPr>
              <w:cnfStyle w:val="000000000000" w:firstRow="0" w:lastRow="0" w:firstColumn="0" w:lastColumn="0" w:oddVBand="0" w:evenVBand="0" w:oddHBand="0" w:evenHBand="0" w:firstRowFirstColumn="0" w:firstRowLastColumn="0" w:lastRowFirstColumn="0" w:lastRowLastColumn="0"/>
            </w:pPr>
            <w:r w:rsidRPr="000423CA">
              <w:t>Page adapté aux mobiles ou non</w:t>
            </w:r>
          </w:p>
        </w:tc>
      </w:tr>
      <w:tr w:rsidR="00431F52" w:rsidRPr="000423CA" w14:paraId="1CB248A6"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5" w:type="dxa"/>
          </w:tcPr>
          <w:p w14:paraId="2BAF80AE" w14:textId="77777777" w:rsidR="00431F52" w:rsidRPr="000423CA" w:rsidRDefault="00431F52" w:rsidP="00BB2F2D">
            <w:pPr>
              <w:pStyle w:val="ListPuces"/>
              <w:numPr>
                <w:ilvl w:val="0"/>
                <w:numId w:val="0"/>
              </w:numPr>
            </w:pPr>
            <w:r w:rsidRPr="000423CA">
              <w:t>mobileFriendlyIssues</w:t>
            </w:r>
          </w:p>
        </w:tc>
        <w:tc>
          <w:tcPr>
            <w:tcW w:w="4886" w:type="dxa"/>
          </w:tcPr>
          <w:p w14:paraId="06E86689" w14:textId="77777777" w:rsidR="00431F52" w:rsidRPr="000423CA" w:rsidRDefault="00431F52" w:rsidP="00BB2F2D">
            <w:pPr>
              <w:pStyle w:val="ListPuces"/>
              <w:numPr>
                <w:ilvl w:val="0"/>
                <w:numId w:val="0"/>
              </w:numPr>
              <w:cnfStyle w:val="000000100000" w:firstRow="0" w:lastRow="0" w:firstColumn="0" w:lastColumn="0" w:oddVBand="0" w:evenVBand="0" w:oddHBand="1" w:evenHBand="0" w:firstRowFirstColumn="0" w:firstRowLastColumn="0" w:lastRowFirstColumn="0" w:lastRowLastColumn="0"/>
            </w:pPr>
            <w:r w:rsidRPr="000423CA">
              <w:t>Liste des problèmes d’ergonomie mobile</w:t>
            </w:r>
          </w:p>
        </w:tc>
      </w:tr>
      <w:tr w:rsidR="00431F52" w:rsidRPr="000423CA" w14:paraId="676C6048" w14:textId="77777777" w:rsidTr="00BB2F2D">
        <w:tc>
          <w:tcPr>
            <w:cnfStyle w:val="001000000000" w:firstRow="0" w:lastRow="0" w:firstColumn="1" w:lastColumn="0" w:oddVBand="0" w:evenVBand="0" w:oddHBand="0" w:evenHBand="0" w:firstRowFirstColumn="0" w:firstRowLastColumn="0" w:lastRowFirstColumn="0" w:lastRowLastColumn="0"/>
            <w:tcW w:w="4885" w:type="dxa"/>
          </w:tcPr>
          <w:p w14:paraId="7E99C897" w14:textId="77777777" w:rsidR="00431F52" w:rsidRPr="000423CA" w:rsidRDefault="00431F52" w:rsidP="00BB2F2D">
            <w:pPr>
              <w:pStyle w:val="ListPuces"/>
              <w:numPr>
                <w:ilvl w:val="0"/>
                <w:numId w:val="0"/>
              </w:numPr>
            </w:pPr>
            <w:r w:rsidRPr="000423CA">
              <w:t>resourceIssues</w:t>
            </w:r>
          </w:p>
        </w:tc>
        <w:tc>
          <w:tcPr>
            <w:tcW w:w="4886" w:type="dxa"/>
          </w:tcPr>
          <w:p w14:paraId="6CB14336" w14:textId="77777777" w:rsidR="00431F52" w:rsidRPr="000423CA" w:rsidRDefault="00431F52" w:rsidP="00BB2F2D">
            <w:pPr>
              <w:pStyle w:val="ListPuces"/>
              <w:numPr>
                <w:ilvl w:val="0"/>
                <w:numId w:val="0"/>
              </w:numPr>
              <w:cnfStyle w:val="000000000000" w:firstRow="0" w:lastRow="0" w:firstColumn="0" w:lastColumn="0" w:oddVBand="0" w:evenVBand="0" w:oddHBand="0" w:evenHBand="0" w:firstRowFirstColumn="0" w:firstRowLastColumn="0" w:lastRowFirstColumn="0" w:lastRowLastColumn="0"/>
            </w:pPr>
            <w:r w:rsidRPr="000423CA">
              <w:t>Informations sur les problèmes liés aux ressources de la page</w:t>
            </w:r>
          </w:p>
        </w:tc>
      </w:tr>
    </w:tbl>
    <w:p w14:paraId="43B69920" w14:textId="77777777" w:rsidR="00431F52" w:rsidRPr="000423CA" w:rsidRDefault="00431F52" w:rsidP="00431F52"/>
    <w:p w14:paraId="4F1D3AD7" w14:textId="77777777" w:rsidR="00431F52" w:rsidRDefault="00431F52" w:rsidP="00431F52">
      <w:r w:rsidRPr="000423CA">
        <w:t>Exemple :</w:t>
      </w:r>
      <w:r w:rsidRPr="000423CA">
        <w:object w:dxaOrig="9781" w:dyaOrig="4376" w14:anchorId="614B3838">
          <v:shape id="_x0000_i1027" type="#_x0000_t75" style="width:489.05pt;height:218.8pt" o:ole="">
            <v:imagedata r:id="rId26" o:title=""/>
          </v:shape>
          <o:OLEObject Type="Embed" ProgID="Word.OpenDocumentText.12" ShapeID="_x0000_i1027" DrawAspect="Content" ObjectID="_1756276043" r:id="rId27"/>
        </w:object>
      </w:r>
    </w:p>
    <w:p w14:paraId="30996341" w14:textId="77777777" w:rsidR="00EA2030" w:rsidRPr="008C024F" w:rsidRDefault="00EA2030" w:rsidP="00431F52"/>
    <w:p w14:paraId="2F671842" w14:textId="77777777" w:rsidR="00431F52" w:rsidRDefault="00431F52" w:rsidP="00431F52">
      <w:pPr>
        <w:pStyle w:val="Heading2"/>
      </w:pPr>
      <w:bookmarkStart w:id="573" w:name="_Toc145599559"/>
      <w:r w:rsidRPr="00494C62">
        <w:t>Enregistrement des configurations</w:t>
      </w:r>
      <w:bookmarkEnd w:id="573"/>
    </w:p>
    <w:p w14:paraId="211A60C3" w14:textId="77777777" w:rsidR="00431F52" w:rsidRDefault="00431F52" w:rsidP="00431F52">
      <w:pPr>
        <w:pStyle w:val="Heading3"/>
      </w:pPr>
      <w:bookmarkStart w:id="574" w:name="_Toc145599560"/>
      <w:r>
        <w:t>Rappel des exigences fonctionnelles</w:t>
      </w:r>
      <w:bookmarkEnd w:id="574"/>
    </w:p>
    <w:p w14:paraId="0BFEE8F1" w14:textId="77777777" w:rsidR="00431F52" w:rsidRPr="00631DDB" w:rsidRDefault="00431F52" w:rsidP="00431F52">
      <w:pPr>
        <w:pStyle w:val="ListPuces"/>
      </w:pPr>
      <w:r w:rsidRPr="00631DDB">
        <w:t>Lors des traitements, une base de données MongoDB sera utilisée pour référencer et suivre les différents traitements.</w:t>
      </w:r>
      <w:r>
        <w:t xml:space="preserve"> Une collection permettra de stocker les paramètres utilisés lors de l’exécution d’un crawl. Cette collection sera </w:t>
      </w:r>
      <w:bookmarkStart w:id="575" w:name="_Hlk140359519"/>
      <w:r>
        <w:t>interrogée par l’API recrawl pour réutilisation des paramètres.</w:t>
      </w:r>
    </w:p>
    <w:bookmarkEnd w:id="575"/>
    <w:p w14:paraId="4D3B1FB2" w14:textId="77777777" w:rsidR="00431F52" w:rsidRPr="0052776B" w:rsidRDefault="00431F52" w:rsidP="00431F52"/>
    <w:p w14:paraId="703BC7B4" w14:textId="77777777" w:rsidR="00431F52" w:rsidRDefault="00431F52" w:rsidP="00431F52">
      <w:pPr>
        <w:pStyle w:val="Heading3"/>
      </w:pPr>
      <w:bookmarkStart w:id="576" w:name="_Toc145599561"/>
      <w:r>
        <w:t>Interprétation &amp; Contraintes des exigences fonctionnelles</w:t>
      </w:r>
      <w:bookmarkEnd w:id="576"/>
    </w:p>
    <w:p w14:paraId="40692EA4" w14:textId="238A375C" w:rsidR="00431F52" w:rsidRPr="00067DA7" w:rsidRDefault="00431F52" w:rsidP="00431F52">
      <w:del w:id="577" w:author="GROSJEAN Kevin" w:date="2023-09-14T10:21:00Z">
        <w:r w:rsidDel="00B372C4">
          <w:lastRenderedPageBreak/>
          <w:delText xml:space="preserve">L’enregistrement des configurations n’est pas systématiquement effectué lors d’une requête de crawl. </w:delText>
        </w:r>
      </w:del>
      <w:r>
        <w:t>Il faut envoyer une nouvelle requête pour des opérations CRUD des configurations stockées dans la base de données.</w:t>
      </w:r>
    </w:p>
    <w:p w14:paraId="1E2F12EF" w14:textId="4558A103" w:rsidR="00431F52" w:rsidRDefault="00431F52">
      <w:pPr>
        <w:pStyle w:val="Heading3"/>
        <w:numPr>
          <w:ilvl w:val="0"/>
          <w:numId w:val="0"/>
        </w:numPr>
        <w:ind w:left="1224"/>
        <w:pPrChange w:id="578" w:author="GROSJEAN Kevin" w:date="2023-09-14T10:16:00Z">
          <w:pPr>
            <w:pStyle w:val="Heading3"/>
          </w:pPr>
        </w:pPrChange>
      </w:pPr>
      <w:del w:id="579" w:author="GROSJEAN Kevin" w:date="2023-09-14T10:16:00Z">
        <w:r w:rsidDel="00B372C4">
          <w:delText>Les end-points exposés</w:delText>
        </w:r>
      </w:del>
    </w:p>
    <w:tbl>
      <w:tblPr>
        <w:tblStyle w:val="GridTable4-Accent1"/>
        <w:tblW w:w="9804" w:type="dxa"/>
        <w:tblLook w:val="04A0" w:firstRow="1" w:lastRow="0" w:firstColumn="1" w:lastColumn="0" w:noHBand="0" w:noVBand="1"/>
      </w:tblPr>
      <w:tblGrid>
        <w:gridCol w:w="2368"/>
        <w:gridCol w:w="1784"/>
        <w:gridCol w:w="3449"/>
        <w:gridCol w:w="2203"/>
      </w:tblGrid>
      <w:tr w:rsidR="00431F52" w:rsidRPr="00631DDB" w14:paraId="72DAD3A5" w14:textId="77777777" w:rsidTr="00BB2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Pr>
          <w:p w14:paraId="0EF62DFF" w14:textId="54772F71" w:rsidR="00431F52" w:rsidRPr="00631DDB" w:rsidRDefault="00431F52" w:rsidP="00BB2F2D">
            <w:pPr>
              <w:tabs>
                <w:tab w:val="left" w:pos="1540"/>
              </w:tabs>
              <w:rPr>
                <w:color w:val="FFFFFF" w:themeColor="background1"/>
              </w:rPr>
            </w:pPr>
            <w:del w:id="580" w:author="GROSJEAN Kevin" w:date="2023-09-14T10:16:00Z">
              <w:r w:rsidRPr="00631DDB" w:rsidDel="00B372C4">
                <w:rPr>
                  <w:color w:val="FFFFFF" w:themeColor="background1"/>
                </w:rPr>
                <w:delText>Endpoint</w:delText>
              </w:r>
            </w:del>
          </w:p>
        </w:tc>
        <w:tc>
          <w:tcPr>
            <w:tcW w:w="1784" w:type="dxa"/>
          </w:tcPr>
          <w:p w14:paraId="154F5AF1" w14:textId="53DCB0CB" w:rsidR="00431F52" w:rsidRPr="00631DDB" w:rsidRDefault="00431F52" w:rsidP="00BB2F2D">
            <w:pPr>
              <w:cnfStyle w:val="100000000000" w:firstRow="1" w:lastRow="0" w:firstColumn="0" w:lastColumn="0" w:oddVBand="0" w:evenVBand="0" w:oddHBand="0" w:evenHBand="0" w:firstRowFirstColumn="0" w:firstRowLastColumn="0" w:lastRowFirstColumn="0" w:lastRowLastColumn="0"/>
              <w:rPr>
                <w:color w:val="FFFFFF" w:themeColor="background1"/>
              </w:rPr>
            </w:pPr>
            <w:del w:id="581" w:author="GROSJEAN Kevin" w:date="2023-09-14T10:16:00Z">
              <w:r w:rsidRPr="00631DDB" w:rsidDel="00B372C4">
                <w:rPr>
                  <w:color w:val="FFFFFF" w:themeColor="background1"/>
                </w:rPr>
                <w:delText>Méthode</w:delText>
              </w:r>
            </w:del>
          </w:p>
        </w:tc>
        <w:tc>
          <w:tcPr>
            <w:tcW w:w="3449" w:type="dxa"/>
          </w:tcPr>
          <w:p w14:paraId="20609815" w14:textId="0959C4B9" w:rsidR="00431F52" w:rsidRPr="00631DDB" w:rsidRDefault="00431F52" w:rsidP="00BB2F2D">
            <w:pPr>
              <w:cnfStyle w:val="100000000000" w:firstRow="1" w:lastRow="0" w:firstColumn="0" w:lastColumn="0" w:oddVBand="0" w:evenVBand="0" w:oddHBand="0" w:evenHBand="0" w:firstRowFirstColumn="0" w:firstRowLastColumn="0" w:lastRowFirstColumn="0" w:lastRowLastColumn="0"/>
              <w:rPr>
                <w:color w:val="FFFFFF" w:themeColor="background1"/>
              </w:rPr>
            </w:pPr>
            <w:del w:id="582" w:author="GROSJEAN Kevin" w:date="2023-09-14T10:16:00Z">
              <w:r w:rsidRPr="00631DDB" w:rsidDel="00B372C4">
                <w:rPr>
                  <w:color w:val="FFFFFF" w:themeColor="background1"/>
                </w:rPr>
                <w:delText>Paramètres</w:delText>
              </w:r>
            </w:del>
          </w:p>
        </w:tc>
        <w:tc>
          <w:tcPr>
            <w:tcW w:w="2203" w:type="dxa"/>
          </w:tcPr>
          <w:p w14:paraId="34B730E0" w14:textId="5A36F4CA" w:rsidR="00431F52" w:rsidRPr="00631DDB" w:rsidRDefault="00431F52" w:rsidP="00BB2F2D">
            <w:pPr>
              <w:cnfStyle w:val="100000000000" w:firstRow="1" w:lastRow="0" w:firstColumn="0" w:lastColumn="0" w:oddVBand="0" w:evenVBand="0" w:oddHBand="0" w:evenHBand="0" w:firstRowFirstColumn="0" w:firstRowLastColumn="0" w:lastRowFirstColumn="0" w:lastRowLastColumn="0"/>
              <w:rPr>
                <w:color w:val="FFFFFF" w:themeColor="background1"/>
              </w:rPr>
            </w:pPr>
            <w:del w:id="583" w:author="GROSJEAN Kevin" w:date="2023-09-14T10:16:00Z">
              <w:r w:rsidRPr="00631DDB" w:rsidDel="00B372C4">
                <w:rPr>
                  <w:color w:val="FFFFFF" w:themeColor="background1"/>
                </w:rPr>
                <w:delText>Description</w:delText>
              </w:r>
            </w:del>
          </w:p>
        </w:tc>
      </w:tr>
      <w:tr w:rsidR="00431F52" w14:paraId="74B1A7D7"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Pr>
          <w:p w14:paraId="4FF64BB7" w14:textId="7FE499B7" w:rsidR="00431F52" w:rsidRPr="00EF3ECE" w:rsidRDefault="00431F52" w:rsidP="00BB2F2D">
            <w:pPr>
              <w:rPr>
                <w:b w:val="0"/>
                <w:bCs w:val="0"/>
              </w:rPr>
            </w:pPr>
            <w:del w:id="584" w:author="GROSJEAN Kevin" w:date="2023-09-14T10:16:00Z">
              <w:r w:rsidRPr="0033097B" w:rsidDel="00B372C4">
                <w:delText>/crawl/</w:delText>
              </w:r>
              <w:r w:rsidDel="00B372C4">
                <w:rPr>
                  <w:b w:val="0"/>
                  <w:bCs w:val="0"/>
                </w:rPr>
                <w:delText>configured</w:delText>
              </w:r>
            </w:del>
          </w:p>
        </w:tc>
        <w:tc>
          <w:tcPr>
            <w:tcW w:w="1784" w:type="dxa"/>
          </w:tcPr>
          <w:p w14:paraId="36C37F2D" w14:textId="75B282DC" w:rsidR="00431F52" w:rsidRDefault="00431F52" w:rsidP="00BB2F2D">
            <w:pPr>
              <w:cnfStyle w:val="000000100000" w:firstRow="0" w:lastRow="0" w:firstColumn="0" w:lastColumn="0" w:oddVBand="0" w:evenVBand="0" w:oddHBand="1" w:evenHBand="0" w:firstRowFirstColumn="0" w:firstRowLastColumn="0" w:lastRowFirstColumn="0" w:lastRowLastColumn="0"/>
            </w:pPr>
            <w:del w:id="585" w:author="GROSJEAN Kevin" w:date="2023-09-14T10:16:00Z">
              <w:r w:rsidDel="00B372C4">
                <w:delText>POST</w:delText>
              </w:r>
            </w:del>
          </w:p>
        </w:tc>
        <w:tc>
          <w:tcPr>
            <w:tcW w:w="3449" w:type="dxa"/>
          </w:tcPr>
          <w:p w14:paraId="04F2B712" w14:textId="1D68B951" w:rsidR="00431F52" w:rsidRPr="00EF3ECE" w:rsidDel="00B372C4" w:rsidRDefault="00431F52" w:rsidP="00431F52">
            <w:pPr>
              <w:pStyle w:val="ListPuces"/>
              <w:jc w:val="left"/>
              <w:cnfStyle w:val="000000100000" w:firstRow="0" w:lastRow="0" w:firstColumn="0" w:lastColumn="0" w:oddVBand="0" w:evenVBand="0" w:oddHBand="1" w:evenHBand="0" w:firstRowFirstColumn="0" w:firstRowLastColumn="0" w:lastRowFirstColumn="0" w:lastRowLastColumn="0"/>
              <w:rPr>
                <w:del w:id="586" w:author="GROSJEAN Kevin" w:date="2023-09-14T10:16:00Z"/>
              </w:rPr>
            </w:pPr>
            <w:del w:id="587" w:author="GROSJEAN Kevin" w:date="2023-09-14T10:16:00Z">
              <w:r w:rsidRPr="00631DDB" w:rsidDel="00B372C4">
                <w:delText xml:space="preserve">URL | </w:delText>
              </w:r>
              <w:r w:rsidRPr="00631DDB" w:rsidDel="00B372C4">
                <w:rPr>
                  <w:i/>
                  <w:iCs/>
                </w:rPr>
                <w:delText xml:space="preserve">String | </w:delText>
              </w:r>
              <w:r w:rsidDel="00B372C4">
                <w:rPr>
                  <w:i/>
                  <w:iCs/>
                </w:rPr>
                <w:delText>optionnel</w:delText>
              </w:r>
            </w:del>
          </w:p>
          <w:p w14:paraId="6E65D938" w14:textId="1A7C2CAB" w:rsidR="00431F52" w:rsidRPr="00EF3ECE" w:rsidDel="00B372C4" w:rsidRDefault="00431F52" w:rsidP="00431F52">
            <w:pPr>
              <w:pStyle w:val="ListPuces"/>
              <w:jc w:val="left"/>
              <w:cnfStyle w:val="000000100000" w:firstRow="0" w:lastRow="0" w:firstColumn="0" w:lastColumn="0" w:oddVBand="0" w:evenVBand="0" w:oddHBand="1" w:evenHBand="0" w:firstRowFirstColumn="0" w:firstRowLastColumn="0" w:lastRowFirstColumn="0" w:lastRowLastColumn="0"/>
              <w:rPr>
                <w:del w:id="588" w:author="GROSJEAN Kevin" w:date="2023-09-14T10:16:00Z"/>
              </w:rPr>
            </w:pPr>
            <w:del w:id="589" w:author="GROSJEAN Kevin" w:date="2023-09-14T10:16:00Z">
              <w:r w:rsidDel="00B372C4">
                <w:delText xml:space="preserve">Tag | </w:delText>
              </w:r>
              <w:r w:rsidRPr="00EF3ECE" w:rsidDel="00B372C4">
                <w:rPr>
                  <w:i/>
                  <w:iCs/>
                </w:rPr>
                <w:delText>String | optionnel</w:delText>
              </w:r>
            </w:del>
          </w:p>
          <w:p w14:paraId="544B3593" w14:textId="28CA5884" w:rsidR="00431F52" w:rsidRPr="00631DDB" w:rsidRDefault="00431F52" w:rsidP="00431F52">
            <w:pPr>
              <w:pStyle w:val="ListPuces"/>
              <w:jc w:val="left"/>
              <w:cnfStyle w:val="000000100000" w:firstRow="0" w:lastRow="0" w:firstColumn="0" w:lastColumn="0" w:oddVBand="0" w:evenVBand="0" w:oddHBand="1" w:evenHBand="0" w:firstRowFirstColumn="0" w:firstRowLastColumn="0" w:lastRowFirstColumn="0" w:lastRowLastColumn="0"/>
            </w:pPr>
            <w:del w:id="590" w:author="GROSJEAN Kevin" w:date="2023-09-14T10:16:00Z">
              <w:r w:rsidDel="00B372C4">
                <w:delText>Date | Date | optionnel</w:delText>
              </w:r>
            </w:del>
          </w:p>
        </w:tc>
        <w:tc>
          <w:tcPr>
            <w:tcW w:w="2203" w:type="dxa"/>
          </w:tcPr>
          <w:p w14:paraId="64532889" w14:textId="3C95E782" w:rsidR="00431F52" w:rsidDel="00B372C4" w:rsidRDefault="00431F52" w:rsidP="00BB2F2D">
            <w:pPr>
              <w:jc w:val="left"/>
              <w:cnfStyle w:val="000000100000" w:firstRow="0" w:lastRow="0" w:firstColumn="0" w:lastColumn="0" w:oddVBand="0" w:evenVBand="0" w:oddHBand="1" w:evenHBand="0" w:firstRowFirstColumn="0" w:firstRowLastColumn="0" w:lastRowFirstColumn="0" w:lastRowLastColumn="0"/>
              <w:rPr>
                <w:del w:id="591" w:author="GROSJEAN Kevin" w:date="2023-09-14T10:16:00Z"/>
              </w:rPr>
            </w:pPr>
            <w:del w:id="592" w:author="GROSJEAN Kevin" w:date="2023-09-14T10:16:00Z">
              <w:r w:rsidRPr="00631DDB" w:rsidDel="00B372C4">
                <w:delText>Crawl du site pour une URL donnée</w:delText>
              </w:r>
              <w:r w:rsidDel="00B372C4">
                <w:delText xml:space="preserve">, ou pour la liste d’URL matchant le tag donné, avec les params stockés dans </w:delText>
              </w:r>
              <w:r w:rsidRPr="00487234" w:rsidDel="00B372C4">
                <w:delText>website_crawl_</w:delText>
              </w:r>
              <w:r w:rsidDel="00B372C4">
                <w:delText>params.</w:delText>
              </w:r>
            </w:del>
          </w:p>
          <w:p w14:paraId="6546EB54" w14:textId="564B1922" w:rsidR="00431F52" w:rsidDel="00B372C4" w:rsidRDefault="00431F52" w:rsidP="00BB2F2D">
            <w:pPr>
              <w:jc w:val="left"/>
              <w:cnfStyle w:val="000000100000" w:firstRow="0" w:lastRow="0" w:firstColumn="0" w:lastColumn="0" w:oddVBand="0" w:evenVBand="0" w:oddHBand="1" w:evenHBand="0" w:firstRowFirstColumn="0" w:firstRowLastColumn="0" w:lastRowFirstColumn="0" w:lastRowLastColumn="0"/>
              <w:rPr>
                <w:del w:id="593" w:author="GROSJEAN Kevin" w:date="2023-09-14T10:16:00Z"/>
              </w:rPr>
            </w:pPr>
            <w:del w:id="594" w:author="GROSJEAN Kevin" w:date="2023-09-14T10:16:00Z">
              <w:r w:rsidDel="00B372C4">
                <w:delText>Utilise les paramètres par défaut si inexistant.</w:delText>
              </w:r>
            </w:del>
          </w:p>
          <w:p w14:paraId="6CBEF45E" w14:textId="1A10204B" w:rsidR="00431F52" w:rsidRDefault="00431F52" w:rsidP="00BB2F2D">
            <w:pPr>
              <w:jc w:val="left"/>
              <w:cnfStyle w:val="000000100000" w:firstRow="0" w:lastRow="0" w:firstColumn="0" w:lastColumn="0" w:oddVBand="0" w:evenVBand="0" w:oddHBand="1" w:evenHBand="0" w:firstRowFirstColumn="0" w:firstRowLastColumn="0" w:lastRowFirstColumn="0" w:lastRowLastColumn="0"/>
            </w:pPr>
            <w:del w:id="595" w:author="GROSJEAN Kevin" w:date="2023-09-14T10:16:00Z">
              <w:r w:rsidDel="00B372C4">
                <w:delText>Si une date est fournie, les sites n’ayant pas été crawl depuis cette date sont retraités, filtrés sur le tag si existant.</w:delText>
              </w:r>
            </w:del>
          </w:p>
        </w:tc>
      </w:tr>
      <w:tr w:rsidR="00431F52" w:rsidRPr="00631DDB" w14:paraId="30E7261E" w14:textId="77777777" w:rsidTr="00BB2F2D">
        <w:tc>
          <w:tcPr>
            <w:cnfStyle w:val="001000000000" w:firstRow="0" w:lastRow="0" w:firstColumn="1" w:lastColumn="0" w:oddVBand="0" w:evenVBand="0" w:oddHBand="0" w:evenHBand="0" w:firstRowFirstColumn="0" w:firstRowLastColumn="0" w:lastRowFirstColumn="0" w:lastRowLastColumn="0"/>
            <w:tcW w:w="2368" w:type="dxa"/>
          </w:tcPr>
          <w:p w14:paraId="5E80E04F" w14:textId="23988206" w:rsidR="00431F52" w:rsidRPr="00D95EE9" w:rsidRDefault="00431F52" w:rsidP="00BB2F2D">
            <w:pPr>
              <w:rPr>
                <w:b w:val="0"/>
              </w:rPr>
            </w:pPr>
            <w:del w:id="596" w:author="GROSJEAN Kevin" w:date="2023-09-14T10:16:00Z">
              <w:r w:rsidRPr="00BA7DCA" w:rsidDel="00B372C4">
                <w:rPr>
                  <w:b w:val="0"/>
                  <w:bCs w:val="0"/>
                </w:rPr>
                <w:delText>/crawl/</w:delText>
              </w:r>
              <w:r w:rsidDel="00B372C4">
                <w:rPr>
                  <w:b w:val="0"/>
                  <w:bCs w:val="0"/>
                </w:rPr>
                <w:delText>configured</w:delText>
              </w:r>
            </w:del>
          </w:p>
        </w:tc>
        <w:tc>
          <w:tcPr>
            <w:tcW w:w="1784" w:type="dxa"/>
          </w:tcPr>
          <w:p w14:paraId="112A249F" w14:textId="38087C9D" w:rsidR="00431F52" w:rsidRDefault="00431F52" w:rsidP="00BB2F2D">
            <w:pPr>
              <w:cnfStyle w:val="000000000000" w:firstRow="0" w:lastRow="0" w:firstColumn="0" w:lastColumn="0" w:oddVBand="0" w:evenVBand="0" w:oddHBand="0" w:evenHBand="0" w:firstRowFirstColumn="0" w:firstRowLastColumn="0" w:lastRowFirstColumn="0" w:lastRowLastColumn="0"/>
            </w:pPr>
            <w:del w:id="597" w:author="GROSJEAN Kevin" w:date="2023-09-14T10:16:00Z">
              <w:r w:rsidDel="00B372C4">
                <w:delText>PATCH</w:delText>
              </w:r>
            </w:del>
          </w:p>
        </w:tc>
        <w:tc>
          <w:tcPr>
            <w:tcW w:w="3449" w:type="dxa"/>
          </w:tcPr>
          <w:p w14:paraId="18CBAD26" w14:textId="233715E6" w:rsidR="00431F52" w:rsidRPr="00631DDB" w:rsidDel="00B372C4" w:rsidRDefault="00431F52" w:rsidP="00431F52">
            <w:pPr>
              <w:pStyle w:val="ListPuces"/>
              <w:jc w:val="left"/>
              <w:cnfStyle w:val="000000000000" w:firstRow="0" w:lastRow="0" w:firstColumn="0" w:lastColumn="0" w:oddVBand="0" w:evenVBand="0" w:oddHBand="0" w:evenHBand="0" w:firstRowFirstColumn="0" w:firstRowLastColumn="0" w:lastRowFirstColumn="0" w:lastRowLastColumn="0"/>
              <w:rPr>
                <w:del w:id="598" w:author="GROSJEAN Kevin" w:date="2023-09-14T10:16:00Z"/>
              </w:rPr>
            </w:pPr>
            <w:del w:id="599" w:author="GROSJEAN Kevin" w:date="2023-09-14T10:16:00Z">
              <w:r w:rsidRPr="00631DDB" w:rsidDel="00B372C4">
                <w:delText xml:space="preserve">URL | </w:delText>
              </w:r>
              <w:r w:rsidRPr="00631DDB" w:rsidDel="00B372C4">
                <w:rPr>
                  <w:i/>
                  <w:iCs/>
                </w:rPr>
                <w:delText>String | obligatoire</w:delText>
              </w:r>
            </w:del>
          </w:p>
          <w:p w14:paraId="58BE45EC" w14:textId="7B9AD59B" w:rsidR="00431F52" w:rsidRPr="00631DDB" w:rsidDel="00B372C4" w:rsidRDefault="00431F52" w:rsidP="00431F52">
            <w:pPr>
              <w:pStyle w:val="ListPuces"/>
              <w:jc w:val="left"/>
              <w:cnfStyle w:val="000000000000" w:firstRow="0" w:lastRow="0" w:firstColumn="0" w:lastColumn="0" w:oddVBand="0" w:evenVBand="0" w:oddHBand="0" w:evenHBand="0" w:firstRowFirstColumn="0" w:firstRowLastColumn="0" w:lastRowFirstColumn="0" w:lastRowLastColumn="0"/>
              <w:rPr>
                <w:del w:id="600" w:author="GROSJEAN Kevin" w:date="2023-09-14T10:16:00Z"/>
              </w:rPr>
            </w:pPr>
            <w:del w:id="601" w:author="GROSJEAN Kevin" w:date="2023-09-14T10:16:00Z">
              <w:r w:rsidRPr="00631DDB" w:rsidDel="00B372C4">
                <w:delText xml:space="preserve">Nombre de pages interne maximal à crawler | </w:delText>
              </w:r>
              <w:r w:rsidRPr="00631DDB" w:rsidDel="00B372C4">
                <w:rPr>
                  <w:i/>
                  <w:iCs/>
                </w:rPr>
                <w:delText>Number | valeur par défaut</w:delText>
              </w:r>
            </w:del>
          </w:p>
          <w:p w14:paraId="168D54A4" w14:textId="739652B1" w:rsidR="00431F52" w:rsidRPr="00631DDB" w:rsidDel="00B372C4" w:rsidRDefault="00431F52" w:rsidP="00431F52">
            <w:pPr>
              <w:pStyle w:val="ListPuces"/>
              <w:jc w:val="left"/>
              <w:cnfStyle w:val="000000000000" w:firstRow="0" w:lastRow="0" w:firstColumn="0" w:lastColumn="0" w:oddVBand="0" w:evenVBand="0" w:oddHBand="0" w:evenHBand="0" w:firstRowFirstColumn="0" w:firstRowLastColumn="0" w:lastRowFirstColumn="0" w:lastRowLastColumn="0"/>
              <w:rPr>
                <w:del w:id="602" w:author="GROSJEAN Kevin" w:date="2023-09-14T10:16:00Z"/>
              </w:rPr>
            </w:pPr>
            <w:del w:id="603" w:author="GROSJEAN Kevin" w:date="2023-09-14T10:16:00Z">
              <w:r w:rsidRPr="00631DDB" w:rsidDel="00B372C4">
                <w:delText xml:space="preserve">Profondeur maximale à crawler | </w:delText>
              </w:r>
              <w:r w:rsidRPr="00631DDB" w:rsidDel="00B372C4">
                <w:rPr>
                  <w:i/>
                  <w:iCs/>
                </w:rPr>
                <w:delText>Number | valeur par défaut</w:delText>
              </w:r>
            </w:del>
          </w:p>
          <w:p w14:paraId="46F4CC41" w14:textId="7FEB8C5C" w:rsidR="00431F52" w:rsidRPr="00EF3ECE" w:rsidDel="00B372C4" w:rsidRDefault="00431F52" w:rsidP="00431F52">
            <w:pPr>
              <w:pStyle w:val="ListPuces"/>
              <w:jc w:val="left"/>
              <w:cnfStyle w:val="000000000000" w:firstRow="0" w:lastRow="0" w:firstColumn="0" w:lastColumn="0" w:oddVBand="0" w:evenVBand="0" w:oddHBand="0" w:evenHBand="0" w:firstRowFirstColumn="0" w:firstRowLastColumn="0" w:lastRowFirstColumn="0" w:lastRowLastColumn="0"/>
              <w:rPr>
                <w:del w:id="604" w:author="GROSJEAN Kevin" w:date="2023-09-14T10:16:00Z"/>
              </w:rPr>
            </w:pPr>
            <w:del w:id="605" w:author="GROSJEAN Kevin" w:date="2023-09-14T10:16:00Z">
              <w:r w:rsidRPr="00631DDB" w:rsidDel="00B372C4">
                <w:delText xml:space="preserve">Liste des </w:delText>
              </w:r>
              <w:r w:rsidDel="00B372C4">
                <w:delText>données attendues</w:delText>
              </w:r>
              <w:r w:rsidRPr="00631DDB" w:rsidDel="00B372C4">
                <w:delText xml:space="preserve">* | </w:delText>
              </w:r>
              <w:r w:rsidRPr="00631DDB" w:rsidDel="00B372C4">
                <w:rPr>
                  <w:i/>
                  <w:iCs/>
                </w:rPr>
                <w:delText>Array[</w:delText>
              </w:r>
              <w:r w:rsidR="00EA3FE2" w:rsidDel="00B372C4">
                <w:fldChar w:fldCharType="begin"/>
              </w:r>
              <w:r w:rsidR="00EA3FE2" w:rsidDel="00B372C4">
                <w:delInstrText>HYPERLINK \l "_Proposition_de_la"</w:delInstrText>
              </w:r>
              <w:r w:rsidR="00EA3FE2" w:rsidDel="00B372C4">
                <w:fldChar w:fldCharType="separate"/>
              </w:r>
              <w:r w:rsidRPr="004D5516" w:rsidDel="00B372C4">
                <w:rPr>
                  <w:rStyle w:val="Hyperlink"/>
                  <w:i/>
                  <w:iCs/>
                </w:rPr>
                <w:delText>feature</w:delText>
              </w:r>
              <w:r w:rsidR="00F27DB2" w:rsidRPr="004D5516" w:rsidDel="00B372C4">
                <w:rPr>
                  <w:rStyle w:val="Hyperlink"/>
                  <w:i/>
                  <w:iCs/>
                </w:rPr>
                <w:delText>Object</w:delText>
              </w:r>
              <w:r w:rsidR="00EA3FE2" w:rsidDel="00B372C4">
                <w:rPr>
                  <w:rStyle w:val="Hyperlink"/>
                  <w:i/>
                  <w:iCs/>
                </w:rPr>
                <w:fldChar w:fldCharType="end"/>
              </w:r>
              <w:r w:rsidRPr="00631DDB" w:rsidDel="00B372C4">
                <w:rPr>
                  <w:i/>
                  <w:iCs/>
                </w:rPr>
                <w:delText>] | valeur par défaut</w:delText>
              </w:r>
            </w:del>
          </w:p>
          <w:p w14:paraId="384CA7B0" w14:textId="0A74A5C7" w:rsidR="00431F52" w:rsidRPr="00631DDB" w:rsidRDefault="00431F52" w:rsidP="00431F52">
            <w:pPr>
              <w:pStyle w:val="ListPuces"/>
              <w:jc w:val="left"/>
              <w:cnfStyle w:val="000000000000" w:firstRow="0" w:lastRow="0" w:firstColumn="0" w:lastColumn="0" w:oddVBand="0" w:evenVBand="0" w:oddHBand="0" w:evenHBand="0" w:firstRowFirstColumn="0" w:firstRowLastColumn="0" w:lastRowFirstColumn="0" w:lastRowLastColumn="0"/>
            </w:pPr>
            <w:del w:id="606" w:author="GROSJEAN Kevin" w:date="2023-09-14T10:16:00Z">
              <w:r w:rsidDel="00B372C4">
                <w:delText>Liste de tags | Array | optionnel</w:delText>
              </w:r>
            </w:del>
          </w:p>
        </w:tc>
        <w:tc>
          <w:tcPr>
            <w:tcW w:w="2203" w:type="dxa"/>
          </w:tcPr>
          <w:p w14:paraId="6FC9EF1D" w14:textId="05693063" w:rsidR="00431F52" w:rsidRPr="00631DDB" w:rsidRDefault="00431F52" w:rsidP="00BB2F2D">
            <w:pPr>
              <w:jc w:val="left"/>
              <w:cnfStyle w:val="000000000000" w:firstRow="0" w:lastRow="0" w:firstColumn="0" w:lastColumn="0" w:oddVBand="0" w:evenVBand="0" w:oddHBand="0" w:evenHBand="0" w:firstRowFirstColumn="0" w:firstRowLastColumn="0" w:lastRowFirstColumn="0" w:lastRowLastColumn="0"/>
            </w:pPr>
            <w:del w:id="607" w:author="GROSJEAN Kevin" w:date="2023-09-14T10:16:00Z">
              <w:r w:rsidDel="00B372C4">
                <w:delText xml:space="preserve">Stocke les paramètres de crawl pour l’URL donnée dans la collection </w:delText>
              </w:r>
              <w:r w:rsidRPr="00487234" w:rsidDel="00B372C4">
                <w:delText>website_crawl_</w:delText>
              </w:r>
              <w:r w:rsidDel="00B372C4">
                <w:delText>params</w:delText>
              </w:r>
            </w:del>
          </w:p>
        </w:tc>
      </w:tr>
      <w:tr w:rsidR="00431F52" w14:paraId="690184DD" w14:textId="77777777" w:rsidTr="00BB2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Pr>
          <w:p w14:paraId="2EAE2D08" w14:textId="2A761F1E" w:rsidR="00431F52" w:rsidRPr="00BA7DCA" w:rsidRDefault="00431F52" w:rsidP="00BB2F2D">
            <w:pPr>
              <w:rPr>
                <w:b w:val="0"/>
              </w:rPr>
            </w:pPr>
            <w:del w:id="608" w:author="GROSJEAN Kevin" w:date="2023-09-14T10:16:00Z">
              <w:r w:rsidRPr="00BA7DCA" w:rsidDel="00B372C4">
                <w:rPr>
                  <w:b w:val="0"/>
                  <w:bCs w:val="0"/>
                </w:rPr>
                <w:delText>/crawl/</w:delText>
              </w:r>
              <w:r w:rsidDel="00B372C4">
                <w:rPr>
                  <w:b w:val="0"/>
                  <w:bCs w:val="0"/>
                </w:rPr>
                <w:delText>configured</w:delText>
              </w:r>
            </w:del>
          </w:p>
        </w:tc>
        <w:tc>
          <w:tcPr>
            <w:tcW w:w="1784" w:type="dxa"/>
          </w:tcPr>
          <w:p w14:paraId="6B026777" w14:textId="615EB28C" w:rsidR="00431F52" w:rsidRDefault="00431F52" w:rsidP="00BB2F2D">
            <w:pPr>
              <w:cnfStyle w:val="000000100000" w:firstRow="0" w:lastRow="0" w:firstColumn="0" w:lastColumn="0" w:oddVBand="0" w:evenVBand="0" w:oddHBand="1" w:evenHBand="0" w:firstRowFirstColumn="0" w:firstRowLastColumn="0" w:lastRowFirstColumn="0" w:lastRowLastColumn="0"/>
            </w:pPr>
            <w:del w:id="609" w:author="GROSJEAN Kevin" w:date="2023-09-14T10:16:00Z">
              <w:r w:rsidDel="00B372C4">
                <w:delText>DELETE</w:delText>
              </w:r>
            </w:del>
          </w:p>
        </w:tc>
        <w:tc>
          <w:tcPr>
            <w:tcW w:w="3449" w:type="dxa"/>
          </w:tcPr>
          <w:p w14:paraId="56483F15" w14:textId="5D8F6691" w:rsidR="00431F52" w:rsidRPr="00631DDB" w:rsidRDefault="00431F52" w:rsidP="00431F52">
            <w:pPr>
              <w:pStyle w:val="ListPuces"/>
              <w:jc w:val="left"/>
              <w:cnfStyle w:val="000000100000" w:firstRow="0" w:lastRow="0" w:firstColumn="0" w:lastColumn="0" w:oddVBand="0" w:evenVBand="0" w:oddHBand="1" w:evenHBand="0" w:firstRowFirstColumn="0" w:firstRowLastColumn="0" w:lastRowFirstColumn="0" w:lastRowLastColumn="0"/>
            </w:pPr>
            <w:del w:id="610" w:author="GROSJEAN Kevin" w:date="2023-09-14T10:16:00Z">
              <w:r w:rsidRPr="00631DDB" w:rsidDel="00B372C4">
                <w:delText xml:space="preserve">URL | </w:delText>
              </w:r>
              <w:r w:rsidRPr="00631DDB" w:rsidDel="00B372C4">
                <w:rPr>
                  <w:i/>
                  <w:iCs/>
                </w:rPr>
                <w:delText>String | obligatoire</w:delText>
              </w:r>
            </w:del>
          </w:p>
        </w:tc>
        <w:tc>
          <w:tcPr>
            <w:tcW w:w="2203" w:type="dxa"/>
          </w:tcPr>
          <w:p w14:paraId="2CA8F666" w14:textId="4278F816" w:rsidR="00431F52" w:rsidRDefault="00431F52" w:rsidP="00BB2F2D">
            <w:pPr>
              <w:jc w:val="left"/>
              <w:cnfStyle w:val="000000100000" w:firstRow="0" w:lastRow="0" w:firstColumn="0" w:lastColumn="0" w:oddVBand="0" w:evenVBand="0" w:oddHBand="1" w:evenHBand="0" w:firstRowFirstColumn="0" w:firstRowLastColumn="0" w:lastRowFirstColumn="0" w:lastRowLastColumn="0"/>
            </w:pPr>
            <w:del w:id="611" w:author="GROSJEAN Kevin" w:date="2023-09-14T10:16:00Z">
              <w:r w:rsidDel="00B372C4">
                <w:delText xml:space="preserve">Supprime les paramètres de crawl pour l’URL donnée dans la collection </w:delText>
              </w:r>
              <w:r w:rsidRPr="00487234" w:rsidDel="00B372C4">
                <w:delText>website_crawl_</w:delText>
              </w:r>
              <w:r w:rsidDel="00B372C4">
                <w:delText>params</w:delText>
              </w:r>
            </w:del>
          </w:p>
        </w:tc>
      </w:tr>
      <w:tr w:rsidR="00431F52" w14:paraId="48C722D5" w14:textId="77777777" w:rsidTr="00BB2F2D">
        <w:tc>
          <w:tcPr>
            <w:cnfStyle w:val="001000000000" w:firstRow="0" w:lastRow="0" w:firstColumn="1" w:lastColumn="0" w:oddVBand="0" w:evenVBand="0" w:oddHBand="0" w:evenHBand="0" w:firstRowFirstColumn="0" w:firstRowLastColumn="0" w:lastRowFirstColumn="0" w:lastRowLastColumn="0"/>
            <w:tcW w:w="2368" w:type="dxa"/>
          </w:tcPr>
          <w:p w14:paraId="7A52FC01" w14:textId="5F3C2478" w:rsidR="00431F52" w:rsidRPr="00BA7DCA" w:rsidRDefault="00431F52" w:rsidP="00BB2F2D">
            <w:pPr>
              <w:rPr>
                <w:b w:val="0"/>
              </w:rPr>
            </w:pPr>
            <w:del w:id="612" w:author="GROSJEAN Kevin" w:date="2023-09-14T10:16:00Z">
              <w:r w:rsidRPr="00BA7DCA" w:rsidDel="00B372C4">
                <w:rPr>
                  <w:b w:val="0"/>
                  <w:bCs w:val="0"/>
                </w:rPr>
                <w:delText>/crawl/</w:delText>
              </w:r>
              <w:r w:rsidDel="00B372C4">
                <w:rPr>
                  <w:b w:val="0"/>
                  <w:bCs w:val="0"/>
                </w:rPr>
                <w:delText>configured/&lt;url&gt;</w:delText>
              </w:r>
            </w:del>
          </w:p>
        </w:tc>
        <w:tc>
          <w:tcPr>
            <w:tcW w:w="1784" w:type="dxa"/>
          </w:tcPr>
          <w:p w14:paraId="5C9ABDE1" w14:textId="5D3A7DAD" w:rsidR="00431F52" w:rsidRDefault="00431F52" w:rsidP="00BB2F2D">
            <w:pPr>
              <w:cnfStyle w:val="000000000000" w:firstRow="0" w:lastRow="0" w:firstColumn="0" w:lastColumn="0" w:oddVBand="0" w:evenVBand="0" w:oddHBand="0" w:evenHBand="0" w:firstRowFirstColumn="0" w:firstRowLastColumn="0" w:lastRowFirstColumn="0" w:lastRowLastColumn="0"/>
            </w:pPr>
            <w:del w:id="613" w:author="GROSJEAN Kevin" w:date="2023-09-14T10:16:00Z">
              <w:r w:rsidDel="00B372C4">
                <w:delText>GET</w:delText>
              </w:r>
            </w:del>
          </w:p>
        </w:tc>
        <w:tc>
          <w:tcPr>
            <w:tcW w:w="3449" w:type="dxa"/>
          </w:tcPr>
          <w:p w14:paraId="377342F8" w14:textId="2FF4CBC8" w:rsidR="00431F52" w:rsidRPr="00631DDB" w:rsidRDefault="00431F52" w:rsidP="00431F52">
            <w:pPr>
              <w:pStyle w:val="ListPuces"/>
              <w:jc w:val="left"/>
              <w:cnfStyle w:val="000000000000" w:firstRow="0" w:lastRow="0" w:firstColumn="0" w:lastColumn="0" w:oddVBand="0" w:evenVBand="0" w:oddHBand="0" w:evenHBand="0" w:firstRowFirstColumn="0" w:firstRowLastColumn="0" w:lastRowFirstColumn="0" w:lastRowLastColumn="0"/>
            </w:pPr>
            <w:del w:id="614" w:author="GROSJEAN Kevin" w:date="2023-09-14T10:16:00Z">
              <w:r w:rsidRPr="00631DDB" w:rsidDel="00B372C4">
                <w:delText xml:space="preserve">URL | </w:delText>
              </w:r>
              <w:r w:rsidRPr="00631DDB" w:rsidDel="00B372C4">
                <w:rPr>
                  <w:i/>
                  <w:iCs/>
                </w:rPr>
                <w:delText>String | obligatoire</w:delText>
              </w:r>
            </w:del>
          </w:p>
        </w:tc>
        <w:tc>
          <w:tcPr>
            <w:tcW w:w="2203" w:type="dxa"/>
          </w:tcPr>
          <w:p w14:paraId="5BDD02F4" w14:textId="00854731" w:rsidR="00431F52" w:rsidRDefault="00431F52" w:rsidP="00BB2F2D">
            <w:pPr>
              <w:jc w:val="left"/>
              <w:cnfStyle w:val="000000000000" w:firstRow="0" w:lastRow="0" w:firstColumn="0" w:lastColumn="0" w:oddVBand="0" w:evenVBand="0" w:oddHBand="0" w:evenHBand="0" w:firstRowFirstColumn="0" w:firstRowLastColumn="0" w:lastRowFirstColumn="0" w:lastRowLastColumn="0"/>
            </w:pPr>
            <w:del w:id="615" w:author="GROSJEAN Kevin" w:date="2023-09-14T10:16:00Z">
              <w:r w:rsidDel="00B372C4">
                <w:delText xml:space="preserve">Retourne les paramètres de crawl pour l’URL donnée dans la collection </w:delText>
              </w:r>
              <w:r w:rsidRPr="00487234" w:rsidDel="00B372C4">
                <w:delText>website_crawl_</w:delText>
              </w:r>
              <w:r w:rsidDel="00B372C4">
                <w:delText>params</w:delText>
              </w:r>
            </w:del>
          </w:p>
        </w:tc>
      </w:tr>
    </w:tbl>
    <w:p w14:paraId="1A901734" w14:textId="77777777" w:rsidR="00431F52" w:rsidRDefault="00431F52" w:rsidP="00431F52"/>
    <w:p w14:paraId="24D6E6DB" w14:textId="77777777" w:rsidR="00431F52" w:rsidRPr="00067DA7" w:rsidRDefault="00431F52" w:rsidP="00431F52"/>
    <w:p w14:paraId="6363258A" w14:textId="77777777" w:rsidR="00431F52" w:rsidRDefault="00431F52" w:rsidP="00431F52">
      <w:pPr>
        <w:pStyle w:val="Heading2"/>
        <w:rPr>
          <w:rStyle w:val="Heading2Char"/>
          <w:b/>
          <w:bCs/>
          <w:iCs/>
        </w:rPr>
      </w:pPr>
      <w:bookmarkStart w:id="616" w:name="_Toc145599562"/>
      <w:r w:rsidRPr="00494C62">
        <w:rPr>
          <w:rStyle w:val="Heading2Char"/>
          <w:b/>
          <w:bCs/>
          <w:iCs/>
        </w:rPr>
        <w:lastRenderedPageBreak/>
        <w:t>Administration des tâches</w:t>
      </w:r>
      <w:bookmarkEnd w:id="616"/>
    </w:p>
    <w:p w14:paraId="6DA411FF" w14:textId="77777777" w:rsidR="00431F52" w:rsidRDefault="00431F52" w:rsidP="00431F52">
      <w:pPr>
        <w:pStyle w:val="Heading3"/>
      </w:pPr>
      <w:bookmarkStart w:id="617" w:name="_Toc145599563"/>
      <w:r>
        <w:t>Rappel des exigences fonctionnelles</w:t>
      </w:r>
      <w:bookmarkEnd w:id="617"/>
    </w:p>
    <w:p w14:paraId="4A534EEF" w14:textId="77777777" w:rsidR="00431F52" w:rsidRPr="00A26E3A" w:rsidRDefault="00431F52" w:rsidP="00431F52">
      <w:pPr>
        <w:pStyle w:val="ListPuces"/>
      </w:pPr>
      <w:r w:rsidRPr="00631DDB">
        <w:t>Lors des traitements, une base de données MongoDB sera utilisée pour référencer et suivre les différents traitements.</w:t>
      </w:r>
      <w:r>
        <w:t xml:space="preserve"> Une collection permettra de stocker l’état des crawls pour une URL.</w:t>
      </w:r>
    </w:p>
    <w:p w14:paraId="35D7BE61" w14:textId="647AB279" w:rsidR="00431F52" w:rsidRDefault="00431F52" w:rsidP="00431F52">
      <w:pPr>
        <w:pStyle w:val="Heading3"/>
      </w:pPr>
      <w:bookmarkStart w:id="618" w:name="_Toc145599564"/>
      <w:r>
        <w:t>Proposition de la réalisation</w:t>
      </w:r>
      <w:bookmarkEnd w:id="618"/>
    </w:p>
    <w:p w14:paraId="4A384AD1" w14:textId="4ACBB54E" w:rsidR="00CB20C5" w:rsidRDefault="00CB20C5" w:rsidP="00CB20C5">
      <w:r w:rsidRPr="00CB20C5">
        <w:t>L’outil Flower permet d’inspecter l’état d’avancement de</w:t>
      </w:r>
      <w:r>
        <w:t>s tâches en temps réel</w:t>
      </w:r>
      <w:r w:rsidR="00BA694B">
        <w:t> :</w:t>
      </w:r>
    </w:p>
    <w:p w14:paraId="14D38B0A" w14:textId="2CE9C8D6" w:rsidR="00B70C1A" w:rsidRDefault="00BA694B" w:rsidP="00B70C1A">
      <w:r w:rsidRPr="00BA694B">
        <w:rPr>
          <w:noProof/>
          <w:sz w:val="16"/>
          <w:szCs w:val="16"/>
        </w:rPr>
        <w:drawing>
          <wp:inline distT="0" distB="0" distL="0" distR="0" wp14:anchorId="589E0F53" wp14:editId="3A5CB88A">
            <wp:extent cx="6210935" cy="1230630"/>
            <wp:effectExtent l="0" t="0" r="0" b="7620"/>
            <wp:docPr id="704007162"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07162" name="Image 1" descr="Une image contenant texte, ligne, Police, nombr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0935" cy="1230630"/>
                    </a:xfrm>
                    <a:prstGeom prst="rect">
                      <a:avLst/>
                    </a:prstGeom>
                    <a:noFill/>
                    <a:ln>
                      <a:noFill/>
                    </a:ln>
                  </pic:spPr>
                </pic:pic>
              </a:graphicData>
            </a:graphic>
          </wp:inline>
        </w:drawing>
      </w:r>
    </w:p>
    <w:p w14:paraId="386A39DD" w14:textId="69CC8E99" w:rsidR="00B70C1A" w:rsidRDefault="00057113" w:rsidP="00B70C1A">
      <w:r>
        <w:t>Les queues de tâches envisagées :</w:t>
      </w:r>
    </w:p>
    <w:p w14:paraId="764B260D" w14:textId="7652C977" w:rsidR="00057113" w:rsidRDefault="00057113" w:rsidP="00057113">
      <w:pPr>
        <w:pStyle w:val="ListParagraph"/>
        <w:numPr>
          <w:ilvl w:val="0"/>
          <w:numId w:val="18"/>
        </w:numPr>
      </w:pPr>
      <w:r>
        <w:t>crawl_page</w:t>
      </w:r>
    </w:p>
    <w:p w14:paraId="400C21B2" w14:textId="5238698B" w:rsidR="00057113" w:rsidRDefault="00057113" w:rsidP="00057113">
      <w:pPr>
        <w:pStyle w:val="ListParagraph"/>
        <w:numPr>
          <w:ilvl w:val="0"/>
          <w:numId w:val="18"/>
        </w:numPr>
      </w:pPr>
      <w:r>
        <w:t>metadata_rgaa</w:t>
      </w:r>
    </w:p>
    <w:p w14:paraId="02FEC4A4" w14:textId="37F99633" w:rsidR="00057113" w:rsidRDefault="00057113" w:rsidP="00057113">
      <w:pPr>
        <w:pStyle w:val="ListParagraph"/>
        <w:numPr>
          <w:ilvl w:val="0"/>
          <w:numId w:val="18"/>
        </w:numPr>
      </w:pPr>
      <w:r>
        <w:t>metadata_technologies</w:t>
      </w:r>
    </w:p>
    <w:p w14:paraId="1D7F6D9D" w14:textId="14A7256C" w:rsidR="00057113" w:rsidRDefault="00057113" w:rsidP="00057113">
      <w:pPr>
        <w:pStyle w:val="ListParagraph"/>
        <w:numPr>
          <w:ilvl w:val="0"/>
          <w:numId w:val="18"/>
        </w:numPr>
      </w:pPr>
      <w:r>
        <w:t>metadata_responsive</w:t>
      </w:r>
    </w:p>
    <w:p w14:paraId="75BF6A4C" w14:textId="155093E6" w:rsidR="00057113" w:rsidRDefault="00057113" w:rsidP="00057113">
      <w:pPr>
        <w:pStyle w:val="ListParagraph"/>
        <w:numPr>
          <w:ilvl w:val="0"/>
          <w:numId w:val="18"/>
        </w:numPr>
      </w:pPr>
      <w:r>
        <w:t>metadata_good_practice</w:t>
      </w:r>
    </w:p>
    <w:p w14:paraId="771D14E5" w14:textId="4FA573B4" w:rsidR="00057113" w:rsidRDefault="00057113" w:rsidP="00057113">
      <w:pPr>
        <w:pStyle w:val="ListParagraph"/>
        <w:numPr>
          <w:ilvl w:val="0"/>
          <w:numId w:val="18"/>
        </w:numPr>
      </w:pPr>
      <w:r>
        <w:t>metadata_carbon_footprint</w:t>
      </w:r>
    </w:p>
    <w:p w14:paraId="2637605C" w14:textId="3D4B8253" w:rsidR="000646AA" w:rsidRDefault="000646AA" w:rsidP="00B70C1A">
      <w:pPr>
        <w:pStyle w:val="Heading3"/>
      </w:pPr>
      <w:bookmarkStart w:id="619" w:name="_Toc145599565"/>
      <w:r>
        <w:t>Base de référence</w:t>
      </w:r>
      <w:bookmarkEnd w:id="619"/>
    </w:p>
    <w:p w14:paraId="7CD255FE" w14:textId="77777777" w:rsidR="000646AA" w:rsidRPr="00631DDB" w:rsidRDefault="000646AA" w:rsidP="000646AA">
      <w:r w:rsidRPr="00631DDB">
        <w:t>La base MongoDB sera utilisée comme la base de données de référence des sites web crawlés.</w:t>
      </w:r>
    </w:p>
    <w:p w14:paraId="2C39DEE5" w14:textId="59B17F88" w:rsidR="000646AA" w:rsidRPr="00631DDB" w:rsidRDefault="000646AA" w:rsidP="000646AA">
      <w:r w:rsidRPr="00631DDB">
        <w:t xml:space="preserve">Elle est constituée </w:t>
      </w:r>
      <w:commentRangeStart w:id="620"/>
      <w:r w:rsidRPr="00631DDB">
        <w:t xml:space="preserve">de </w:t>
      </w:r>
      <w:r>
        <w:t>deux</w:t>
      </w:r>
      <w:r w:rsidRPr="00631DDB">
        <w:t xml:space="preserve"> collections</w:t>
      </w:r>
      <w:commentRangeEnd w:id="620"/>
      <w:r w:rsidR="00DD0C39">
        <w:rPr>
          <w:rStyle w:val="CommentReference"/>
        </w:rPr>
        <w:commentReference w:id="620"/>
      </w:r>
      <w:r w:rsidRPr="00631DDB">
        <w:t xml:space="preserve"> : </w:t>
      </w:r>
    </w:p>
    <w:p w14:paraId="22B8C8EE" w14:textId="77777777" w:rsidR="00E87FCF" w:rsidRDefault="00E87FCF" w:rsidP="00E87FCF">
      <w:pPr>
        <w:pStyle w:val="ListParagraph"/>
        <w:numPr>
          <w:ilvl w:val="0"/>
          <w:numId w:val="18"/>
        </w:numPr>
        <w:rPr>
          <w:ins w:id="621" w:author="GROSJEAN Kevin" w:date="2023-09-14T11:12:00Z"/>
        </w:rPr>
      </w:pPr>
      <w:bookmarkStart w:id="622" w:name="_Hlk145599631"/>
      <w:ins w:id="623" w:author="GROSJEAN Kevin" w:date="2023-09-14T11:12:00Z">
        <w:r>
          <w:t>websites : Collection permettant de stocker la configuration de crawl associée à un URL</w:t>
        </w:r>
      </w:ins>
    </w:p>
    <w:p w14:paraId="26010590" w14:textId="77777777" w:rsidR="00E87FCF" w:rsidRPr="00487234" w:rsidRDefault="00E87FCF" w:rsidP="00E87FCF">
      <w:pPr>
        <w:ind w:left="360"/>
        <w:rPr>
          <w:ins w:id="624" w:author="GROSJEAN Kevin" w:date="2023-09-14T11:12:00Z"/>
        </w:rPr>
      </w:pPr>
      <w:ins w:id="625" w:author="GROSJEAN Kevin" w:date="2023-09-14T11:12:00Z">
        <w:r>
          <w:t xml:space="preserve"> </w:t>
        </w:r>
      </w:ins>
    </w:p>
    <w:tbl>
      <w:tblPr>
        <w:tblStyle w:val="GridTable4-Accent1"/>
        <w:tblW w:w="0" w:type="auto"/>
        <w:tblLook w:val="04A0" w:firstRow="1" w:lastRow="0" w:firstColumn="1" w:lastColumn="0" w:noHBand="0" w:noVBand="1"/>
      </w:tblPr>
      <w:tblGrid>
        <w:gridCol w:w="3083"/>
        <w:gridCol w:w="3138"/>
        <w:gridCol w:w="3175"/>
      </w:tblGrid>
      <w:tr w:rsidR="00E87FCF" w:rsidRPr="009B1A0C" w14:paraId="256982CB" w14:textId="77777777" w:rsidTr="00DF5FF4">
        <w:trPr>
          <w:cnfStyle w:val="100000000000" w:firstRow="1" w:lastRow="0" w:firstColumn="0" w:lastColumn="0" w:oddVBand="0" w:evenVBand="0" w:oddHBand="0" w:evenHBand="0" w:firstRowFirstColumn="0" w:firstRowLastColumn="0" w:lastRowFirstColumn="0" w:lastRowLastColumn="0"/>
          <w:ins w:id="626" w:author="GROSJEAN Kevin" w:date="2023-09-14T11:12:00Z"/>
        </w:trPr>
        <w:tc>
          <w:tcPr>
            <w:cnfStyle w:val="001000000000" w:firstRow="0" w:lastRow="0" w:firstColumn="1" w:lastColumn="0" w:oddVBand="0" w:evenVBand="0" w:oddHBand="0" w:evenHBand="0" w:firstRowFirstColumn="0" w:firstRowLastColumn="0" w:lastRowFirstColumn="0" w:lastRowLastColumn="0"/>
            <w:tcW w:w="3083" w:type="dxa"/>
          </w:tcPr>
          <w:p w14:paraId="103F3A82" w14:textId="77777777" w:rsidR="00E87FCF" w:rsidRPr="009B1A0C" w:rsidRDefault="00E87FCF" w:rsidP="00DF5FF4">
            <w:pPr>
              <w:rPr>
                <w:ins w:id="627" w:author="GROSJEAN Kevin" w:date="2023-09-14T11:12:00Z"/>
                <w:color w:val="FFFFFF" w:themeColor="background1"/>
              </w:rPr>
            </w:pPr>
            <w:ins w:id="628" w:author="GROSJEAN Kevin" w:date="2023-09-14T11:12:00Z">
              <w:r w:rsidRPr="009B1A0C">
                <w:rPr>
                  <w:color w:val="FFFFFF" w:themeColor="background1"/>
                </w:rPr>
                <w:t>Nom du champ</w:t>
              </w:r>
            </w:ins>
          </w:p>
        </w:tc>
        <w:tc>
          <w:tcPr>
            <w:tcW w:w="3138" w:type="dxa"/>
          </w:tcPr>
          <w:p w14:paraId="64B454DB" w14:textId="77777777" w:rsidR="00E87FCF" w:rsidRPr="009B1A0C" w:rsidRDefault="00E87FCF" w:rsidP="00DF5FF4">
            <w:pPr>
              <w:cnfStyle w:val="100000000000" w:firstRow="1" w:lastRow="0" w:firstColumn="0" w:lastColumn="0" w:oddVBand="0" w:evenVBand="0" w:oddHBand="0" w:evenHBand="0" w:firstRowFirstColumn="0" w:firstRowLastColumn="0" w:lastRowFirstColumn="0" w:lastRowLastColumn="0"/>
              <w:rPr>
                <w:ins w:id="629" w:author="GROSJEAN Kevin" w:date="2023-09-14T11:12:00Z"/>
                <w:color w:val="FFFFFF" w:themeColor="background1"/>
              </w:rPr>
            </w:pPr>
            <w:ins w:id="630" w:author="GROSJEAN Kevin" w:date="2023-09-14T11:12:00Z">
              <w:r w:rsidRPr="009B1A0C">
                <w:rPr>
                  <w:color w:val="FFFFFF" w:themeColor="background1"/>
                </w:rPr>
                <w:t>Type et description</w:t>
              </w:r>
            </w:ins>
          </w:p>
        </w:tc>
        <w:tc>
          <w:tcPr>
            <w:tcW w:w="3175" w:type="dxa"/>
          </w:tcPr>
          <w:p w14:paraId="75284845" w14:textId="77777777" w:rsidR="00E87FCF" w:rsidRPr="009B1A0C" w:rsidRDefault="00E87FCF" w:rsidP="00DF5FF4">
            <w:pPr>
              <w:cnfStyle w:val="100000000000" w:firstRow="1" w:lastRow="0" w:firstColumn="0" w:lastColumn="0" w:oddVBand="0" w:evenVBand="0" w:oddHBand="0" w:evenHBand="0" w:firstRowFirstColumn="0" w:firstRowLastColumn="0" w:lastRowFirstColumn="0" w:lastRowLastColumn="0"/>
              <w:rPr>
                <w:ins w:id="631" w:author="GROSJEAN Kevin" w:date="2023-09-14T11:12:00Z"/>
                <w:color w:val="FFFFFF" w:themeColor="background1"/>
              </w:rPr>
            </w:pPr>
            <w:ins w:id="632" w:author="GROSJEAN Kevin" w:date="2023-09-14T11:12:00Z">
              <w:r w:rsidRPr="009B1A0C">
                <w:rPr>
                  <w:color w:val="FFFFFF" w:themeColor="background1"/>
                </w:rPr>
                <w:t>Exemple</w:t>
              </w:r>
            </w:ins>
          </w:p>
        </w:tc>
      </w:tr>
      <w:tr w:rsidR="00E87FCF" w:rsidRPr="00631DDB" w14:paraId="5EEA23C7" w14:textId="77777777" w:rsidTr="00DF5FF4">
        <w:trPr>
          <w:cnfStyle w:val="000000100000" w:firstRow="0" w:lastRow="0" w:firstColumn="0" w:lastColumn="0" w:oddVBand="0" w:evenVBand="0" w:oddHBand="1" w:evenHBand="0" w:firstRowFirstColumn="0" w:firstRowLastColumn="0" w:lastRowFirstColumn="0" w:lastRowLastColumn="0"/>
          <w:ins w:id="633" w:author="GROSJEAN Kevin" w:date="2023-09-14T11:12:00Z"/>
        </w:trPr>
        <w:tc>
          <w:tcPr>
            <w:cnfStyle w:val="001000000000" w:firstRow="0" w:lastRow="0" w:firstColumn="1" w:lastColumn="0" w:oddVBand="0" w:evenVBand="0" w:oddHBand="0" w:evenHBand="0" w:firstRowFirstColumn="0" w:firstRowLastColumn="0" w:lastRowFirstColumn="0" w:lastRowLastColumn="0"/>
            <w:tcW w:w="3083" w:type="dxa"/>
          </w:tcPr>
          <w:p w14:paraId="5BCB65CF" w14:textId="77777777" w:rsidR="00E87FCF" w:rsidRPr="00631DDB" w:rsidRDefault="00E87FCF" w:rsidP="00DF5FF4">
            <w:pPr>
              <w:rPr>
                <w:ins w:id="634" w:author="GROSJEAN Kevin" w:date="2023-09-14T11:12:00Z"/>
              </w:rPr>
            </w:pPr>
            <w:ins w:id="635" w:author="GROSJEAN Kevin" w:date="2023-09-14T11:12:00Z">
              <w:r w:rsidRPr="00631DDB">
                <w:t>id</w:t>
              </w:r>
            </w:ins>
          </w:p>
        </w:tc>
        <w:tc>
          <w:tcPr>
            <w:tcW w:w="3138" w:type="dxa"/>
          </w:tcPr>
          <w:p w14:paraId="250D9BA7" w14:textId="13334F5B" w:rsidR="00E87FCF" w:rsidRPr="00631DDB" w:rsidRDefault="00E87FCF" w:rsidP="00DF5FF4">
            <w:pPr>
              <w:cnfStyle w:val="000000100000" w:firstRow="0" w:lastRow="0" w:firstColumn="0" w:lastColumn="0" w:oddVBand="0" w:evenVBand="0" w:oddHBand="1" w:evenHBand="0" w:firstRowFirstColumn="0" w:firstRowLastColumn="0" w:lastRowFirstColumn="0" w:lastRowLastColumn="0"/>
              <w:rPr>
                <w:ins w:id="636" w:author="GROSJEAN Kevin" w:date="2023-09-14T11:12:00Z"/>
              </w:rPr>
            </w:pPr>
            <w:ins w:id="637" w:author="GROSJEAN Kevin" w:date="2023-09-14T11:12:00Z">
              <w:r w:rsidRPr="00631DDB">
                <w:t>Identifiant</w:t>
              </w:r>
            </w:ins>
            <w:ins w:id="638" w:author="GROSJEAN Kevin" w:date="2023-09-14T14:13:00Z">
              <w:r w:rsidR="00C3312E">
                <w:t xml:space="preserve"> (uuid)</w:t>
              </w:r>
            </w:ins>
            <w:ins w:id="639" w:author="GROSJEAN Kevin" w:date="2023-09-14T11:12:00Z">
              <w:r w:rsidRPr="00631DDB">
                <w:t xml:space="preserve"> </w:t>
              </w:r>
            </w:ins>
          </w:p>
        </w:tc>
        <w:tc>
          <w:tcPr>
            <w:tcW w:w="3175" w:type="dxa"/>
          </w:tcPr>
          <w:p w14:paraId="16192D43" w14:textId="15A039EC" w:rsidR="00E87FCF" w:rsidRPr="00631DDB" w:rsidRDefault="00C3312E" w:rsidP="00DF5FF4">
            <w:pPr>
              <w:cnfStyle w:val="000000100000" w:firstRow="0" w:lastRow="0" w:firstColumn="0" w:lastColumn="0" w:oddVBand="0" w:evenVBand="0" w:oddHBand="1" w:evenHBand="0" w:firstRowFirstColumn="0" w:firstRowLastColumn="0" w:lastRowFirstColumn="0" w:lastRowLastColumn="0"/>
              <w:rPr>
                <w:ins w:id="640" w:author="GROSJEAN Kevin" w:date="2023-09-14T11:12:00Z"/>
              </w:rPr>
            </w:pPr>
            <w:ins w:id="641" w:author="GROSJEAN Kevin" w:date="2023-09-14T14:15:00Z">
              <w:r w:rsidRPr="00C3312E">
                <w:t>035117de-8c90-4cc6-9ee6-9d084079ab17</w:t>
              </w:r>
            </w:ins>
          </w:p>
        </w:tc>
      </w:tr>
      <w:tr w:rsidR="00C3312E" w:rsidRPr="00C3312E" w14:paraId="081BDA39" w14:textId="77777777" w:rsidTr="00DF5FF4">
        <w:trPr>
          <w:ins w:id="642" w:author="GROSJEAN Kevin" w:date="2023-09-14T14:13:00Z"/>
        </w:trPr>
        <w:tc>
          <w:tcPr>
            <w:cnfStyle w:val="001000000000" w:firstRow="0" w:lastRow="0" w:firstColumn="1" w:lastColumn="0" w:oddVBand="0" w:evenVBand="0" w:oddHBand="0" w:evenHBand="0" w:firstRowFirstColumn="0" w:firstRowLastColumn="0" w:lastRowFirstColumn="0" w:lastRowLastColumn="0"/>
            <w:tcW w:w="3083" w:type="dxa"/>
          </w:tcPr>
          <w:p w14:paraId="72C4CA33" w14:textId="0A793661" w:rsidR="00C3312E" w:rsidRPr="00C3312E" w:rsidRDefault="00C3312E" w:rsidP="00DF5FF4">
            <w:pPr>
              <w:rPr>
                <w:ins w:id="643" w:author="GROSJEAN Kevin" w:date="2023-09-14T14:13:00Z"/>
              </w:rPr>
            </w:pPr>
            <w:ins w:id="644" w:author="GROSJEAN Kevin" w:date="2023-09-14T14:13:00Z">
              <w:r>
                <w:t>url</w:t>
              </w:r>
            </w:ins>
          </w:p>
        </w:tc>
        <w:tc>
          <w:tcPr>
            <w:tcW w:w="3138" w:type="dxa"/>
          </w:tcPr>
          <w:p w14:paraId="028E09CE" w14:textId="4FDB2275" w:rsidR="00C3312E" w:rsidRPr="00C3312E" w:rsidRDefault="00C3312E" w:rsidP="00DF5FF4">
            <w:pPr>
              <w:cnfStyle w:val="000000000000" w:firstRow="0" w:lastRow="0" w:firstColumn="0" w:lastColumn="0" w:oddVBand="0" w:evenVBand="0" w:oddHBand="0" w:evenHBand="0" w:firstRowFirstColumn="0" w:firstRowLastColumn="0" w:lastRowFirstColumn="0" w:lastRowLastColumn="0"/>
              <w:rPr>
                <w:ins w:id="645" w:author="GROSJEAN Kevin" w:date="2023-09-14T14:13:00Z"/>
              </w:rPr>
            </w:pPr>
            <w:ins w:id="646" w:author="GROSJEAN Kevin" w:date="2023-09-14T14:13:00Z">
              <w:r>
                <w:t>Url du site web (p</w:t>
              </w:r>
            </w:ins>
            <w:ins w:id="647" w:author="GROSJEAN Kevin" w:date="2023-09-14T14:14:00Z">
              <w:r>
                <w:t>age</w:t>
              </w:r>
            </w:ins>
            <w:ins w:id="648" w:author="GROSJEAN Kevin" w:date="2023-09-14T14:13:00Z">
              <w:r>
                <w:t xml:space="preserve"> de départ du crawl)</w:t>
              </w:r>
            </w:ins>
          </w:p>
        </w:tc>
        <w:tc>
          <w:tcPr>
            <w:tcW w:w="3175" w:type="dxa"/>
          </w:tcPr>
          <w:p w14:paraId="1E1AE04E" w14:textId="5FF92A9A" w:rsidR="00C3312E" w:rsidRPr="00C3312E" w:rsidRDefault="00C3312E" w:rsidP="00DF5FF4">
            <w:pPr>
              <w:cnfStyle w:val="000000000000" w:firstRow="0" w:lastRow="0" w:firstColumn="0" w:lastColumn="0" w:oddVBand="0" w:evenVBand="0" w:oddHBand="0" w:evenHBand="0" w:firstRowFirstColumn="0" w:firstRowLastColumn="0" w:lastRowFirstColumn="0" w:lastRowLastColumn="0"/>
              <w:rPr>
                <w:ins w:id="649" w:author="GROSJEAN Kevin" w:date="2023-09-14T14:13:00Z"/>
                <w:b/>
                <w:bCs/>
                <w:rPrChange w:id="650" w:author="GROSJEAN Kevin" w:date="2023-09-14T14:13:00Z">
                  <w:rPr>
                    <w:ins w:id="651" w:author="GROSJEAN Kevin" w:date="2023-09-14T14:13:00Z"/>
                  </w:rPr>
                </w:rPrChange>
              </w:rPr>
            </w:pPr>
            <w:ins w:id="652" w:author="GROSJEAN Kevin" w:date="2023-09-14T14:14:00Z">
              <w:r w:rsidRPr="00631DDB">
                <w:t>« https://www.unistra.fr »</w:t>
              </w:r>
            </w:ins>
          </w:p>
        </w:tc>
      </w:tr>
      <w:tr w:rsidR="00E87FCF" w:rsidRPr="00631DDB" w14:paraId="21F0912A" w14:textId="77777777" w:rsidTr="00DF5FF4">
        <w:trPr>
          <w:cnfStyle w:val="000000100000" w:firstRow="0" w:lastRow="0" w:firstColumn="0" w:lastColumn="0" w:oddVBand="0" w:evenVBand="0" w:oddHBand="1" w:evenHBand="0" w:firstRowFirstColumn="0" w:firstRowLastColumn="0" w:lastRowFirstColumn="0" w:lastRowLastColumn="0"/>
          <w:ins w:id="653" w:author="GROSJEAN Kevin" w:date="2023-09-14T11:12:00Z"/>
        </w:trPr>
        <w:tc>
          <w:tcPr>
            <w:cnfStyle w:val="001000000000" w:firstRow="0" w:lastRow="0" w:firstColumn="1" w:lastColumn="0" w:oddVBand="0" w:evenVBand="0" w:oddHBand="0" w:evenHBand="0" w:firstRowFirstColumn="0" w:firstRowLastColumn="0" w:lastRowFirstColumn="0" w:lastRowLastColumn="0"/>
            <w:tcW w:w="3083" w:type="dxa"/>
          </w:tcPr>
          <w:p w14:paraId="576B6B39" w14:textId="041BDAE9" w:rsidR="00E87FCF" w:rsidRDefault="00C3312E" w:rsidP="00DF5FF4">
            <w:pPr>
              <w:rPr>
                <w:ins w:id="654" w:author="GROSJEAN Kevin" w:date="2023-09-14T11:12:00Z"/>
              </w:rPr>
            </w:pPr>
            <w:ins w:id="655" w:author="GROSJEAN Kevin" w:date="2023-09-14T14:15:00Z">
              <w:r>
                <w:t>depth</w:t>
              </w:r>
            </w:ins>
          </w:p>
        </w:tc>
        <w:tc>
          <w:tcPr>
            <w:tcW w:w="3138" w:type="dxa"/>
          </w:tcPr>
          <w:p w14:paraId="4EFD530E" w14:textId="2921CB5F" w:rsidR="00E87FCF" w:rsidRDefault="00C3312E" w:rsidP="00DF5FF4">
            <w:pPr>
              <w:cnfStyle w:val="000000100000" w:firstRow="0" w:lastRow="0" w:firstColumn="0" w:lastColumn="0" w:oddVBand="0" w:evenVBand="0" w:oddHBand="1" w:evenHBand="0" w:firstRowFirstColumn="0" w:firstRowLastColumn="0" w:lastRowFirstColumn="0" w:lastRowLastColumn="0"/>
              <w:rPr>
                <w:ins w:id="656" w:author="GROSJEAN Kevin" w:date="2023-09-14T11:12:00Z"/>
              </w:rPr>
            </w:pPr>
            <w:ins w:id="657" w:author="GROSJEAN Kevin" w:date="2023-09-14T14:16:00Z">
              <w:r>
                <w:t>Profondeur maximum du crawl</w:t>
              </w:r>
            </w:ins>
          </w:p>
        </w:tc>
        <w:tc>
          <w:tcPr>
            <w:tcW w:w="3175" w:type="dxa"/>
          </w:tcPr>
          <w:p w14:paraId="676828C2" w14:textId="62498E73" w:rsidR="00E87FCF" w:rsidRPr="00631DDB" w:rsidRDefault="00C3312E" w:rsidP="00DF5FF4">
            <w:pPr>
              <w:cnfStyle w:val="000000100000" w:firstRow="0" w:lastRow="0" w:firstColumn="0" w:lastColumn="0" w:oddVBand="0" w:evenVBand="0" w:oddHBand="1" w:evenHBand="0" w:firstRowFirstColumn="0" w:firstRowLastColumn="0" w:lastRowFirstColumn="0" w:lastRowLastColumn="0"/>
              <w:rPr>
                <w:ins w:id="658" w:author="GROSJEAN Kevin" w:date="2023-09-14T11:12:00Z"/>
              </w:rPr>
            </w:pPr>
            <w:ins w:id="659" w:author="GROSJEAN Kevin" w:date="2023-09-14T14:16:00Z">
              <w:r>
                <w:t>2</w:t>
              </w:r>
            </w:ins>
          </w:p>
        </w:tc>
      </w:tr>
      <w:tr w:rsidR="00E87FCF" w:rsidRPr="00631DDB" w14:paraId="603BBEF9" w14:textId="77777777" w:rsidTr="00DF5FF4">
        <w:trPr>
          <w:ins w:id="660" w:author="GROSJEAN Kevin" w:date="2023-09-14T11:12:00Z"/>
        </w:trPr>
        <w:tc>
          <w:tcPr>
            <w:cnfStyle w:val="001000000000" w:firstRow="0" w:lastRow="0" w:firstColumn="1" w:lastColumn="0" w:oddVBand="0" w:evenVBand="0" w:oddHBand="0" w:evenHBand="0" w:firstRowFirstColumn="0" w:firstRowLastColumn="0" w:lastRowFirstColumn="0" w:lastRowLastColumn="0"/>
            <w:tcW w:w="3083" w:type="dxa"/>
          </w:tcPr>
          <w:p w14:paraId="24FDC74F" w14:textId="7D99A05D" w:rsidR="00E87FCF" w:rsidRDefault="00C3312E" w:rsidP="00DF5FF4">
            <w:pPr>
              <w:rPr>
                <w:ins w:id="661" w:author="GROSJEAN Kevin" w:date="2023-09-14T11:12:00Z"/>
              </w:rPr>
            </w:pPr>
            <w:ins w:id="662" w:author="GROSJEAN Kevin" w:date="2023-09-14T14:16:00Z">
              <w:r>
                <w:t>limit</w:t>
              </w:r>
            </w:ins>
          </w:p>
        </w:tc>
        <w:tc>
          <w:tcPr>
            <w:tcW w:w="3138" w:type="dxa"/>
          </w:tcPr>
          <w:p w14:paraId="7B46673E" w14:textId="095A1207" w:rsidR="00E87FCF" w:rsidRDefault="00C3312E" w:rsidP="00DF5FF4">
            <w:pPr>
              <w:cnfStyle w:val="000000000000" w:firstRow="0" w:lastRow="0" w:firstColumn="0" w:lastColumn="0" w:oddVBand="0" w:evenVBand="0" w:oddHBand="0" w:evenHBand="0" w:firstRowFirstColumn="0" w:firstRowLastColumn="0" w:lastRowFirstColumn="0" w:lastRowLastColumn="0"/>
              <w:rPr>
                <w:ins w:id="663" w:author="GROSJEAN Kevin" w:date="2023-09-14T11:12:00Z"/>
              </w:rPr>
            </w:pPr>
            <w:ins w:id="664" w:author="GROSJEAN Kevin" w:date="2023-09-14T14:16:00Z">
              <w:r>
                <w:t>Limite du nombre de page craw</w:t>
              </w:r>
            </w:ins>
            <w:ins w:id="665" w:author="GROSJEAN Kevin" w:date="2023-09-14T14:17:00Z">
              <w:r>
                <w:t>lées</w:t>
              </w:r>
            </w:ins>
          </w:p>
        </w:tc>
        <w:tc>
          <w:tcPr>
            <w:tcW w:w="3175" w:type="dxa"/>
          </w:tcPr>
          <w:p w14:paraId="56F3C0E4" w14:textId="460E1958" w:rsidR="00E87FCF" w:rsidRDefault="00C3312E" w:rsidP="00DF5FF4">
            <w:pPr>
              <w:cnfStyle w:val="000000000000" w:firstRow="0" w:lastRow="0" w:firstColumn="0" w:lastColumn="0" w:oddVBand="0" w:evenVBand="0" w:oddHBand="0" w:evenHBand="0" w:firstRowFirstColumn="0" w:firstRowLastColumn="0" w:lastRowFirstColumn="0" w:lastRowLastColumn="0"/>
              <w:rPr>
                <w:ins w:id="666" w:author="GROSJEAN Kevin" w:date="2023-09-14T11:12:00Z"/>
              </w:rPr>
            </w:pPr>
            <w:ins w:id="667" w:author="GROSJEAN Kevin" w:date="2023-09-14T14:17:00Z">
              <w:r>
                <w:t>100</w:t>
              </w:r>
            </w:ins>
          </w:p>
        </w:tc>
      </w:tr>
      <w:tr w:rsidR="00C3312E" w:rsidRPr="00631DDB" w14:paraId="63FBE569" w14:textId="77777777" w:rsidTr="00DF5FF4">
        <w:trPr>
          <w:cnfStyle w:val="000000100000" w:firstRow="0" w:lastRow="0" w:firstColumn="0" w:lastColumn="0" w:oddVBand="0" w:evenVBand="0" w:oddHBand="1" w:evenHBand="0" w:firstRowFirstColumn="0" w:firstRowLastColumn="0" w:lastRowFirstColumn="0" w:lastRowLastColumn="0"/>
          <w:ins w:id="668" w:author="GROSJEAN Kevin" w:date="2023-09-14T14:17:00Z"/>
        </w:trPr>
        <w:tc>
          <w:tcPr>
            <w:cnfStyle w:val="001000000000" w:firstRow="0" w:lastRow="0" w:firstColumn="1" w:lastColumn="0" w:oddVBand="0" w:evenVBand="0" w:oddHBand="0" w:evenHBand="0" w:firstRowFirstColumn="0" w:firstRowLastColumn="0" w:lastRowFirstColumn="0" w:lastRowLastColumn="0"/>
            <w:tcW w:w="3083" w:type="dxa"/>
          </w:tcPr>
          <w:p w14:paraId="5DC61269" w14:textId="3A70F024" w:rsidR="00C3312E" w:rsidRDefault="00C3312E" w:rsidP="00DF5FF4">
            <w:pPr>
              <w:rPr>
                <w:ins w:id="669" w:author="GROSJEAN Kevin" w:date="2023-09-14T14:17:00Z"/>
              </w:rPr>
            </w:pPr>
            <w:ins w:id="670" w:author="GROSJEAN Kevin" w:date="2023-09-14T14:17:00Z">
              <w:r>
                <w:t>accessibility</w:t>
              </w:r>
            </w:ins>
          </w:p>
        </w:tc>
        <w:tc>
          <w:tcPr>
            <w:tcW w:w="3138" w:type="dxa"/>
            <w:vMerge w:val="restart"/>
          </w:tcPr>
          <w:p w14:paraId="5333FA64" w14:textId="77777777" w:rsidR="00C3312E" w:rsidRDefault="00C3312E" w:rsidP="00DF5FF4">
            <w:pPr>
              <w:cnfStyle w:val="000000100000" w:firstRow="0" w:lastRow="0" w:firstColumn="0" w:lastColumn="0" w:oddVBand="0" w:evenVBand="0" w:oddHBand="1" w:evenHBand="0" w:firstRowFirstColumn="0" w:firstRowLastColumn="0" w:lastRowFirstColumn="0" w:lastRowLastColumn="0"/>
              <w:rPr>
                <w:ins w:id="671" w:author="GROSJEAN Kevin" w:date="2023-09-14T14:21:00Z"/>
              </w:rPr>
            </w:pPr>
            <w:ins w:id="672" w:author="GROSJEAN Kevin" w:date="2023-09-14T14:20:00Z">
              <w:r>
                <w:t>Configuration de metadonnée. Il s’agit d’un objet complexe contenant deux clés : « enabled » et « depth »</w:t>
              </w:r>
            </w:ins>
          </w:p>
          <w:p w14:paraId="12BD29CD" w14:textId="1A61F39D" w:rsidR="00C3312E" w:rsidRDefault="00932399" w:rsidP="00DF5FF4">
            <w:pPr>
              <w:cnfStyle w:val="000000100000" w:firstRow="0" w:lastRow="0" w:firstColumn="0" w:lastColumn="0" w:oddVBand="0" w:evenVBand="0" w:oddHBand="1" w:evenHBand="0" w:firstRowFirstColumn="0" w:firstRowLastColumn="0" w:lastRowFirstColumn="0" w:lastRowLastColumn="0"/>
              <w:rPr>
                <w:ins w:id="673" w:author="GROSJEAN Kevin" w:date="2023-09-14T14:17:00Z"/>
              </w:rPr>
            </w:pPr>
            <w:ins w:id="674" w:author="GROSJEAN Kevin" w:date="2023-09-14T14:31:00Z">
              <w:r>
                <w:t>Enabled (booléen) défini si la métadonnée doit être récupérée.</w:t>
              </w:r>
            </w:ins>
            <w:ins w:id="675" w:author="GROSJEAN Kevin" w:date="2023-09-14T14:21:00Z">
              <w:r w:rsidR="00C3312E">
                <w:br/>
              </w:r>
            </w:ins>
            <w:ins w:id="676" w:author="GROSJEAN Kevin" w:date="2023-09-14T14:31:00Z">
              <w:r>
                <w:t xml:space="preserve">Depth (entier) </w:t>
              </w:r>
            </w:ins>
            <w:ins w:id="677" w:author="GROSJEAN Kevin" w:date="2023-09-14T14:34:00Z">
              <w:r w:rsidR="00292168">
                <w:t xml:space="preserve">défini à quelle </w:t>
              </w:r>
              <w:r w:rsidR="00292168">
                <w:lastRenderedPageBreak/>
                <w:t>profondeur la métadonnée doit être récupérée.</w:t>
              </w:r>
            </w:ins>
          </w:p>
        </w:tc>
        <w:tc>
          <w:tcPr>
            <w:tcW w:w="3175" w:type="dxa"/>
            <w:vMerge w:val="restart"/>
          </w:tcPr>
          <w:p w14:paraId="0691E3AD" w14:textId="77777777" w:rsidR="00C3312E" w:rsidRDefault="00C3312E" w:rsidP="00DF5FF4">
            <w:pPr>
              <w:cnfStyle w:val="000000100000" w:firstRow="0" w:lastRow="0" w:firstColumn="0" w:lastColumn="0" w:oddVBand="0" w:evenVBand="0" w:oddHBand="1" w:evenHBand="0" w:firstRowFirstColumn="0" w:firstRowLastColumn="0" w:lastRowFirstColumn="0" w:lastRowLastColumn="0"/>
              <w:rPr>
                <w:ins w:id="678" w:author="GROSJEAN Kevin" w:date="2023-09-14T14:22:00Z"/>
              </w:rPr>
            </w:pPr>
            <w:ins w:id="679" w:author="GROSJEAN Kevin" w:date="2023-09-14T14:22:00Z">
              <w:r>
                <w:lastRenderedPageBreak/>
                <w:t>{</w:t>
              </w:r>
            </w:ins>
          </w:p>
          <w:p w14:paraId="2B01AAC9" w14:textId="38939181" w:rsidR="00C3312E" w:rsidRDefault="00C3312E" w:rsidP="00DF5FF4">
            <w:pPr>
              <w:cnfStyle w:val="000000100000" w:firstRow="0" w:lastRow="0" w:firstColumn="0" w:lastColumn="0" w:oddVBand="0" w:evenVBand="0" w:oddHBand="1" w:evenHBand="0" w:firstRowFirstColumn="0" w:firstRowLastColumn="0" w:lastRowFirstColumn="0" w:lastRowLastColumn="0"/>
              <w:rPr>
                <w:ins w:id="680" w:author="GROSJEAN Kevin" w:date="2023-09-14T14:22:00Z"/>
              </w:rPr>
            </w:pPr>
            <w:ins w:id="681" w:author="GROSJEAN Kevin" w:date="2023-09-14T14:22:00Z">
              <w:r>
                <w:t xml:space="preserve">    « enabled » : true,</w:t>
              </w:r>
            </w:ins>
          </w:p>
          <w:p w14:paraId="48FE7F4A" w14:textId="313147A6" w:rsidR="00C3312E" w:rsidRDefault="00C3312E" w:rsidP="00DF5FF4">
            <w:pPr>
              <w:cnfStyle w:val="000000100000" w:firstRow="0" w:lastRow="0" w:firstColumn="0" w:lastColumn="0" w:oddVBand="0" w:evenVBand="0" w:oddHBand="1" w:evenHBand="0" w:firstRowFirstColumn="0" w:firstRowLastColumn="0" w:lastRowFirstColumn="0" w:lastRowLastColumn="0"/>
              <w:rPr>
                <w:ins w:id="682" w:author="GROSJEAN Kevin" w:date="2023-09-14T14:22:00Z"/>
              </w:rPr>
            </w:pPr>
            <w:ins w:id="683" w:author="GROSJEAN Kevin" w:date="2023-09-14T14:22:00Z">
              <w:r>
                <w:t xml:space="preserve">    « depth » : 2</w:t>
              </w:r>
            </w:ins>
          </w:p>
          <w:p w14:paraId="7DF96746" w14:textId="576078A8" w:rsidR="00C3312E" w:rsidRDefault="00C3312E" w:rsidP="00DF5FF4">
            <w:pPr>
              <w:cnfStyle w:val="000000100000" w:firstRow="0" w:lastRow="0" w:firstColumn="0" w:lastColumn="0" w:oddVBand="0" w:evenVBand="0" w:oddHBand="1" w:evenHBand="0" w:firstRowFirstColumn="0" w:firstRowLastColumn="0" w:lastRowFirstColumn="0" w:lastRowLastColumn="0"/>
              <w:rPr>
                <w:ins w:id="684" w:author="GROSJEAN Kevin" w:date="2023-09-14T14:17:00Z"/>
              </w:rPr>
            </w:pPr>
            <w:ins w:id="685" w:author="GROSJEAN Kevin" w:date="2023-09-14T14:22:00Z">
              <w:r>
                <w:t>}</w:t>
              </w:r>
            </w:ins>
          </w:p>
        </w:tc>
      </w:tr>
      <w:tr w:rsidR="00C3312E" w:rsidRPr="00631DDB" w14:paraId="6870269C" w14:textId="77777777" w:rsidTr="00DF5FF4">
        <w:trPr>
          <w:ins w:id="686" w:author="GROSJEAN Kevin" w:date="2023-09-14T14:17:00Z"/>
        </w:trPr>
        <w:tc>
          <w:tcPr>
            <w:cnfStyle w:val="001000000000" w:firstRow="0" w:lastRow="0" w:firstColumn="1" w:lastColumn="0" w:oddVBand="0" w:evenVBand="0" w:oddHBand="0" w:evenHBand="0" w:firstRowFirstColumn="0" w:firstRowLastColumn="0" w:lastRowFirstColumn="0" w:lastRowLastColumn="0"/>
            <w:tcW w:w="3083" w:type="dxa"/>
          </w:tcPr>
          <w:p w14:paraId="28C87BB5" w14:textId="07FA41EF" w:rsidR="00C3312E" w:rsidRDefault="00C3312E" w:rsidP="00DF5FF4">
            <w:pPr>
              <w:rPr>
                <w:ins w:id="687" w:author="GROSJEAN Kevin" w:date="2023-09-14T14:17:00Z"/>
              </w:rPr>
            </w:pPr>
            <w:ins w:id="688" w:author="GROSJEAN Kevin" w:date="2023-09-14T14:18:00Z">
              <w:r>
                <w:t>technologies_and_trackers</w:t>
              </w:r>
            </w:ins>
          </w:p>
        </w:tc>
        <w:tc>
          <w:tcPr>
            <w:tcW w:w="3138" w:type="dxa"/>
            <w:vMerge/>
          </w:tcPr>
          <w:p w14:paraId="2E3E93C4" w14:textId="77777777" w:rsidR="00C3312E" w:rsidRDefault="00C3312E" w:rsidP="00DF5FF4">
            <w:pPr>
              <w:cnfStyle w:val="000000000000" w:firstRow="0" w:lastRow="0" w:firstColumn="0" w:lastColumn="0" w:oddVBand="0" w:evenVBand="0" w:oddHBand="0" w:evenHBand="0" w:firstRowFirstColumn="0" w:firstRowLastColumn="0" w:lastRowFirstColumn="0" w:lastRowLastColumn="0"/>
              <w:rPr>
                <w:ins w:id="689" w:author="GROSJEAN Kevin" w:date="2023-09-14T14:17:00Z"/>
              </w:rPr>
            </w:pPr>
          </w:p>
        </w:tc>
        <w:tc>
          <w:tcPr>
            <w:tcW w:w="3175" w:type="dxa"/>
            <w:vMerge/>
          </w:tcPr>
          <w:p w14:paraId="31B784D8" w14:textId="77777777" w:rsidR="00C3312E" w:rsidRDefault="00C3312E" w:rsidP="00DF5FF4">
            <w:pPr>
              <w:cnfStyle w:val="000000000000" w:firstRow="0" w:lastRow="0" w:firstColumn="0" w:lastColumn="0" w:oddVBand="0" w:evenVBand="0" w:oddHBand="0" w:evenHBand="0" w:firstRowFirstColumn="0" w:firstRowLastColumn="0" w:lastRowFirstColumn="0" w:lastRowLastColumn="0"/>
              <w:rPr>
                <w:ins w:id="690" w:author="GROSJEAN Kevin" w:date="2023-09-14T14:17:00Z"/>
              </w:rPr>
            </w:pPr>
          </w:p>
        </w:tc>
      </w:tr>
      <w:tr w:rsidR="00C3312E" w:rsidRPr="00631DDB" w14:paraId="26DAA142" w14:textId="77777777" w:rsidTr="00DF5FF4">
        <w:trPr>
          <w:cnfStyle w:val="000000100000" w:firstRow="0" w:lastRow="0" w:firstColumn="0" w:lastColumn="0" w:oddVBand="0" w:evenVBand="0" w:oddHBand="1" w:evenHBand="0" w:firstRowFirstColumn="0" w:firstRowLastColumn="0" w:lastRowFirstColumn="0" w:lastRowLastColumn="0"/>
          <w:ins w:id="691" w:author="GROSJEAN Kevin" w:date="2023-09-14T14:17:00Z"/>
        </w:trPr>
        <w:tc>
          <w:tcPr>
            <w:cnfStyle w:val="001000000000" w:firstRow="0" w:lastRow="0" w:firstColumn="1" w:lastColumn="0" w:oddVBand="0" w:evenVBand="0" w:oddHBand="0" w:evenHBand="0" w:firstRowFirstColumn="0" w:firstRowLastColumn="0" w:lastRowFirstColumn="0" w:lastRowLastColumn="0"/>
            <w:tcW w:w="3083" w:type="dxa"/>
          </w:tcPr>
          <w:p w14:paraId="181A2FE4" w14:textId="275C4E9E" w:rsidR="00C3312E" w:rsidRDefault="00C3312E" w:rsidP="00DF5FF4">
            <w:pPr>
              <w:rPr>
                <w:ins w:id="692" w:author="GROSJEAN Kevin" w:date="2023-09-14T14:17:00Z"/>
              </w:rPr>
            </w:pPr>
            <w:ins w:id="693" w:author="GROSJEAN Kevin" w:date="2023-09-14T14:18:00Z">
              <w:r>
                <w:t>responsiveness</w:t>
              </w:r>
            </w:ins>
          </w:p>
        </w:tc>
        <w:tc>
          <w:tcPr>
            <w:tcW w:w="3138" w:type="dxa"/>
            <w:vMerge/>
          </w:tcPr>
          <w:p w14:paraId="3FABF294" w14:textId="77777777" w:rsidR="00C3312E" w:rsidRDefault="00C3312E" w:rsidP="00DF5FF4">
            <w:pPr>
              <w:cnfStyle w:val="000000100000" w:firstRow="0" w:lastRow="0" w:firstColumn="0" w:lastColumn="0" w:oddVBand="0" w:evenVBand="0" w:oddHBand="1" w:evenHBand="0" w:firstRowFirstColumn="0" w:firstRowLastColumn="0" w:lastRowFirstColumn="0" w:lastRowLastColumn="0"/>
              <w:rPr>
                <w:ins w:id="694" w:author="GROSJEAN Kevin" w:date="2023-09-14T14:17:00Z"/>
              </w:rPr>
            </w:pPr>
          </w:p>
        </w:tc>
        <w:tc>
          <w:tcPr>
            <w:tcW w:w="3175" w:type="dxa"/>
            <w:vMerge/>
          </w:tcPr>
          <w:p w14:paraId="4285ECCF" w14:textId="77777777" w:rsidR="00C3312E" w:rsidRDefault="00C3312E" w:rsidP="00DF5FF4">
            <w:pPr>
              <w:cnfStyle w:val="000000100000" w:firstRow="0" w:lastRow="0" w:firstColumn="0" w:lastColumn="0" w:oddVBand="0" w:evenVBand="0" w:oddHBand="1" w:evenHBand="0" w:firstRowFirstColumn="0" w:firstRowLastColumn="0" w:lastRowFirstColumn="0" w:lastRowLastColumn="0"/>
              <w:rPr>
                <w:ins w:id="695" w:author="GROSJEAN Kevin" w:date="2023-09-14T14:17:00Z"/>
              </w:rPr>
            </w:pPr>
          </w:p>
        </w:tc>
      </w:tr>
      <w:tr w:rsidR="00C3312E" w:rsidRPr="00631DDB" w14:paraId="227F876D" w14:textId="77777777" w:rsidTr="00DF5FF4">
        <w:trPr>
          <w:ins w:id="696" w:author="GROSJEAN Kevin" w:date="2023-09-14T14:17:00Z"/>
        </w:trPr>
        <w:tc>
          <w:tcPr>
            <w:cnfStyle w:val="001000000000" w:firstRow="0" w:lastRow="0" w:firstColumn="1" w:lastColumn="0" w:oddVBand="0" w:evenVBand="0" w:oddHBand="0" w:evenHBand="0" w:firstRowFirstColumn="0" w:firstRowLastColumn="0" w:lastRowFirstColumn="0" w:lastRowLastColumn="0"/>
            <w:tcW w:w="3083" w:type="dxa"/>
          </w:tcPr>
          <w:p w14:paraId="48243783" w14:textId="5ABE05A6" w:rsidR="00C3312E" w:rsidRDefault="00C3312E" w:rsidP="00DF5FF4">
            <w:pPr>
              <w:rPr>
                <w:ins w:id="697" w:author="GROSJEAN Kevin" w:date="2023-09-14T14:17:00Z"/>
              </w:rPr>
            </w:pPr>
            <w:ins w:id="698" w:author="GROSJEAN Kevin" w:date="2023-09-14T14:18:00Z">
              <w:r>
                <w:t>good_practices</w:t>
              </w:r>
            </w:ins>
          </w:p>
        </w:tc>
        <w:tc>
          <w:tcPr>
            <w:tcW w:w="3138" w:type="dxa"/>
            <w:vMerge/>
          </w:tcPr>
          <w:p w14:paraId="30726B57" w14:textId="77777777" w:rsidR="00C3312E" w:rsidRDefault="00C3312E" w:rsidP="00DF5FF4">
            <w:pPr>
              <w:cnfStyle w:val="000000000000" w:firstRow="0" w:lastRow="0" w:firstColumn="0" w:lastColumn="0" w:oddVBand="0" w:evenVBand="0" w:oddHBand="0" w:evenHBand="0" w:firstRowFirstColumn="0" w:firstRowLastColumn="0" w:lastRowFirstColumn="0" w:lastRowLastColumn="0"/>
              <w:rPr>
                <w:ins w:id="699" w:author="GROSJEAN Kevin" w:date="2023-09-14T14:17:00Z"/>
              </w:rPr>
            </w:pPr>
          </w:p>
        </w:tc>
        <w:tc>
          <w:tcPr>
            <w:tcW w:w="3175" w:type="dxa"/>
            <w:vMerge/>
          </w:tcPr>
          <w:p w14:paraId="308CBEC6" w14:textId="77777777" w:rsidR="00C3312E" w:rsidRDefault="00C3312E" w:rsidP="00DF5FF4">
            <w:pPr>
              <w:cnfStyle w:val="000000000000" w:firstRow="0" w:lastRow="0" w:firstColumn="0" w:lastColumn="0" w:oddVBand="0" w:evenVBand="0" w:oddHBand="0" w:evenHBand="0" w:firstRowFirstColumn="0" w:firstRowLastColumn="0" w:lastRowFirstColumn="0" w:lastRowLastColumn="0"/>
              <w:rPr>
                <w:ins w:id="700" w:author="GROSJEAN Kevin" w:date="2023-09-14T14:17:00Z"/>
              </w:rPr>
            </w:pPr>
          </w:p>
        </w:tc>
      </w:tr>
      <w:tr w:rsidR="00C3312E" w:rsidRPr="00631DDB" w14:paraId="042BF3BA" w14:textId="77777777" w:rsidTr="00DF5FF4">
        <w:trPr>
          <w:cnfStyle w:val="000000100000" w:firstRow="0" w:lastRow="0" w:firstColumn="0" w:lastColumn="0" w:oddVBand="0" w:evenVBand="0" w:oddHBand="1" w:evenHBand="0" w:firstRowFirstColumn="0" w:firstRowLastColumn="0" w:lastRowFirstColumn="0" w:lastRowLastColumn="0"/>
          <w:ins w:id="701" w:author="GROSJEAN Kevin" w:date="2023-09-14T14:17:00Z"/>
        </w:trPr>
        <w:tc>
          <w:tcPr>
            <w:cnfStyle w:val="001000000000" w:firstRow="0" w:lastRow="0" w:firstColumn="1" w:lastColumn="0" w:oddVBand="0" w:evenVBand="0" w:oddHBand="0" w:evenHBand="0" w:firstRowFirstColumn="0" w:firstRowLastColumn="0" w:lastRowFirstColumn="0" w:lastRowLastColumn="0"/>
            <w:tcW w:w="3083" w:type="dxa"/>
          </w:tcPr>
          <w:p w14:paraId="301A041C" w14:textId="74AEB402" w:rsidR="00C3312E" w:rsidRDefault="00C3312E" w:rsidP="00DF5FF4">
            <w:pPr>
              <w:rPr>
                <w:ins w:id="702" w:author="GROSJEAN Kevin" w:date="2023-09-14T14:17:00Z"/>
              </w:rPr>
            </w:pPr>
            <w:ins w:id="703" w:author="GROSJEAN Kevin" w:date="2023-09-14T14:18:00Z">
              <w:r>
                <w:t>carbon_footprint</w:t>
              </w:r>
            </w:ins>
          </w:p>
        </w:tc>
        <w:tc>
          <w:tcPr>
            <w:tcW w:w="3138" w:type="dxa"/>
            <w:vMerge/>
          </w:tcPr>
          <w:p w14:paraId="711C7571" w14:textId="77777777" w:rsidR="00C3312E" w:rsidRDefault="00C3312E" w:rsidP="00DF5FF4">
            <w:pPr>
              <w:cnfStyle w:val="000000100000" w:firstRow="0" w:lastRow="0" w:firstColumn="0" w:lastColumn="0" w:oddVBand="0" w:evenVBand="0" w:oddHBand="1" w:evenHBand="0" w:firstRowFirstColumn="0" w:firstRowLastColumn="0" w:lastRowFirstColumn="0" w:lastRowLastColumn="0"/>
              <w:rPr>
                <w:ins w:id="704" w:author="GROSJEAN Kevin" w:date="2023-09-14T14:17:00Z"/>
              </w:rPr>
            </w:pPr>
          </w:p>
        </w:tc>
        <w:tc>
          <w:tcPr>
            <w:tcW w:w="3175" w:type="dxa"/>
            <w:vMerge/>
          </w:tcPr>
          <w:p w14:paraId="6BD276FF" w14:textId="77777777" w:rsidR="00C3312E" w:rsidRDefault="00C3312E" w:rsidP="00DF5FF4">
            <w:pPr>
              <w:cnfStyle w:val="000000100000" w:firstRow="0" w:lastRow="0" w:firstColumn="0" w:lastColumn="0" w:oddVBand="0" w:evenVBand="0" w:oddHBand="1" w:evenHBand="0" w:firstRowFirstColumn="0" w:firstRowLastColumn="0" w:lastRowFirstColumn="0" w:lastRowLastColumn="0"/>
              <w:rPr>
                <w:ins w:id="705" w:author="GROSJEAN Kevin" w:date="2023-09-14T14:17:00Z"/>
              </w:rPr>
            </w:pPr>
          </w:p>
        </w:tc>
      </w:tr>
      <w:tr w:rsidR="00C3312E" w:rsidRPr="00631DDB" w14:paraId="6D5C89FF" w14:textId="77777777" w:rsidTr="00DF5FF4">
        <w:trPr>
          <w:ins w:id="706" w:author="GROSJEAN Kevin" w:date="2023-09-14T14:18:00Z"/>
        </w:trPr>
        <w:tc>
          <w:tcPr>
            <w:cnfStyle w:val="001000000000" w:firstRow="0" w:lastRow="0" w:firstColumn="1" w:lastColumn="0" w:oddVBand="0" w:evenVBand="0" w:oddHBand="0" w:evenHBand="0" w:firstRowFirstColumn="0" w:firstRowLastColumn="0" w:lastRowFirstColumn="0" w:lastRowLastColumn="0"/>
            <w:tcW w:w="3083" w:type="dxa"/>
          </w:tcPr>
          <w:p w14:paraId="7D38330A" w14:textId="69774DFE" w:rsidR="00C3312E" w:rsidRDefault="00C3312E" w:rsidP="00DF5FF4">
            <w:pPr>
              <w:rPr>
                <w:ins w:id="707" w:author="GROSJEAN Kevin" w:date="2023-09-14T14:18:00Z"/>
              </w:rPr>
            </w:pPr>
            <w:ins w:id="708" w:author="GROSJEAN Kevin" w:date="2023-09-14T14:18:00Z">
              <w:r>
                <w:t>headers</w:t>
              </w:r>
            </w:ins>
          </w:p>
        </w:tc>
        <w:tc>
          <w:tcPr>
            <w:tcW w:w="3138" w:type="dxa"/>
          </w:tcPr>
          <w:p w14:paraId="700B08C8" w14:textId="4A325941" w:rsidR="00C3312E" w:rsidRDefault="00C3312E" w:rsidP="00DF5FF4">
            <w:pPr>
              <w:cnfStyle w:val="000000000000" w:firstRow="0" w:lastRow="0" w:firstColumn="0" w:lastColumn="0" w:oddVBand="0" w:evenVBand="0" w:oddHBand="0" w:evenHBand="0" w:firstRowFirstColumn="0" w:firstRowLastColumn="0" w:lastRowFirstColumn="0" w:lastRowLastColumn="0"/>
              <w:rPr>
                <w:ins w:id="709" w:author="GROSJEAN Kevin" w:date="2023-09-14T14:18:00Z"/>
              </w:rPr>
            </w:pPr>
            <w:ins w:id="710" w:author="GROSJEAN Kevin" w:date="2023-09-14T14:22:00Z">
              <w:r>
                <w:t>Headers devant être transmis à cha</w:t>
              </w:r>
            </w:ins>
            <w:ins w:id="711" w:author="GROSJEAN Kevin" w:date="2023-09-14T14:23:00Z">
              <w:r>
                <w:t xml:space="preserve">que </w:t>
              </w:r>
              <w:r w:rsidR="00932399">
                <w:t>requête lors du crawl. Il s’agit d’un objet complexe complètement personnalisable.</w:t>
              </w:r>
            </w:ins>
          </w:p>
        </w:tc>
        <w:tc>
          <w:tcPr>
            <w:tcW w:w="3175" w:type="dxa"/>
          </w:tcPr>
          <w:p w14:paraId="725CCE20" w14:textId="13C34578" w:rsidR="00C3312E" w:rsidRDefault="00932399" w:rsidP="00DF5FF4">
            <w:pPr>
              <w:cnfStyle w:val="000000000000" w:firstRow="0" w:lastRow="0" w:firstColumn="0" w:lastColumn="0" w:oddVBand="0" w:evenVBand="0" w:oddHBand="0" w:evenHBand="0" w:firstRowFirstColumn="0" w:firstRowLastColumn="0" w:lastRowFirstColumn="0" w:lastRowLastColumn="0"/>
              <w:rPr>
                <w:ins w:id="712" w:author="GROSJEAN Kevin" w:date="2023-09-14T14:18:00Z"/>
              </w:rPr>
            </w:pPr>
            <w:ins w:id="713" w:author="GROSJEAN Kevin" w:date="2023-09-14T14:23:00Z">
              <w:r>
                <w:t>{"foo »</w:t>
              </w:r>
            </w:ins>
            <w:ins w:id="714" w:author="GROSJEAN Kevin" w:date="2023-09-14T14:24:00Z">
              <w:r>
                <w:t> </w:t>
              </w:r>
            </w:ins>
            <w:ins w:id="715" w:author="GROSJEAN Kevin" w:date="2023-09-14T14:23:00Z">
              <w:r>
                <w:t>:</w:t>
              </w:r>
            </w:ins>
            <w:ins w:id="716" w:author="GROSJEAN Kevin" w:date="2023-09-14T14:24:00Z">
              <w:r>
                <w:t xml:space="preserve"> « bar »</w:t>
              </w:r>
            </w:ins>
            <w:ins w:id="717" w:author="GROSJEAN Kevin" w:date="2023-09-14T14:23:00Z">
              <w:r>
                <w:t>}</w:t>
              </w:r>
            </w:ins>
          </w:p>
        </w:tc>
      </w:tr>
      <w:tr w:rsidR="00C3312E" w:rsidRPr="00631DDB" w14:paraId="0B34ED56" w14:textId="77777777" w:rsidTr="00DF5FF4">
        <w:trPr>
          <w:cnfStyle w:val="000000100000" w:firstRow="0" w:lastRow="0" w:firstColumn="0" w:lastColumn="0" w:oddVBand="0" w:evenVBand="0" w:oddHBand="1" w:evenHBand="0" w:firstRowFirstColumn="0" w:firstRowLastColumn="0" w:lastRowFirstColumn="0" w:lastRowLastColumn="0"/>
          <w:ins w:id="718" w:author="GROSJEAN Kevin" w:date="2023-09-14T14:18:00Z"/>
        </w:trPr>
        <w:tc>
          <w:tcPr>
            <w:cnfStyle w:val="001000000000" w:firstRow="0" w:lastRow="0" w:firstColumn="1" w:lastColumn="0" w:oddVBand="0" w:evenVBand="0" w:oddHBand="0" w:evenHBand="0" w:firstRowFirstColumn="0" w:firstRowLastColumn="0" w:lastRowFirstColumn="0" w:lastRowLastColumn="0"/>
            <w:tcW w:w="3083" w:type="dxa"/>
          </w:tcPr>
          <w:p w14:paraId="77A6559F" w14:textId="56B05697" w:rsidR="00C3312E" w:rsidRDefault="00C3312E" w:rsidP="00DF5FF4">
            <w:pPr>
              <w:rPr>
                <w:ins w:id="719" w:author="GROSJEAN Kevin" w:date="2023-09-14T14:18:00Z"/>
              </w:rPr>
            </w:pPr>
            <w:ins w:id="720" w:author="GROSJEAN Kevin" w:date="2023-09-14T14:18:00Z">
              <w:r>
                <w:t>created_at</w:t>
              </w:r>
            </w:ins>
          </w:p>
        </w:tc>
        <w:tc>
          <w:tcPr>
            <w:tcW w:w="3138" w:type="dxa"/>
          </w:tcPr>
          <w:p w14:paraId="432F9DD0" w14:textId="1847A053" w:rsidR="00C3312E" w:rsidRDefault="00932399" w:rsidP="00DF5FF4">
            <w:pPr>
              <w:cnfStyle w:val="000000100000" w:firstRow="0" w:lastRow="0" w:firstColumn="0" w:lastColumn="0" w:oddVBand="0" w:evenVBand="0" w:oddHBand="1" w:evenHBand="0" w:firstRowFirstColumn="0" w:firstRowLastColumn="0" w:lastRowFirstColumn="0" w:lastRowLastColumn="0"/>
              <w:rPr>
                <w:ins w:id="721" w:author="GROSJEAN Kevin" w:date="2023-09-14T14:18:00Z"/>
              </w:rPr>
            </w:pPr>
            <w:ins w:id="722" w:author="GROSJEAN Kevin" w:date="2023-09-14T14:24:00Z">
              <w:r>
                <w:t>Date et heure de création de l’entrée. Format de date iso</w:t>
              </w:r>
            </w:ins>
          </w:p>
        </w:tc>
        <w:tc>
          <w:tcPr>
            <w:tcW w:w="3175" w:type="dxa"/>
          </w:tcPr>
          <w:p w14:paraId="14C60184" w14:textId="7341227F" w:rsidR="00C3312E" w:rsidRPr="00932399" w:rsidRDefault="00932399" w:rsidP="00DF5FF4">
            <w:pPr>
              <w:cnfStyle w:val="000000100000" w:firstRow="0" w:lastRow="0" w:firstColumn="0" w:lastColumn="0" w:oddVBand="0" w:evenVBand="0" w:oddHBand="1" w:evenHBand="0" w:firstRowFirstColumn="0" w:firstRowLastColumn="0" w:lastRowFirstColumn="0" w:lastRowLastColumn="0"/>
              <w:rPr>
                <w:ins w:id="723" w:author="GROSJEAN Kevin" w:date="2023-09-14T14:18:00Z"/>
              </w:rPr>
            </w:pPr>
            <w:ins w:id="724" w:author="GROSJEAN Kevin" w:date="2023-09-14T14:27:00Z">
              <w:r w:rsidRPr="00932399">
                <w:rPr>
                  <w:rPrChange w:id="725" w:author="GROSJEAN Kevin" w:date="2023-09-14T14:27:00Z">
                    <w:rPr>
                      <w:rStyle w:val="Strong"/>
                      <w:rFonts w:ascii="Segoe UI" w:hAnsi="Segoe UI" w:cs="Segoe UI"/>
                      <w:color w:val="222222"/>
                      <w:sz w:val="26"/>
                      <w:szCs w:val="26"/>
                      <w:shd w:val="clear" w:color="auto" w:fill="FEFEFE"/>
                    </w:rPr>
                  </w:rPrChange>
                </w:rPr>
                <w:t>2022-05-18T11:40:22.519222</w:t>
              </w:r>
            </w:ins>
          </w:p>
        </w:tc>
      </w:tr>
      <w:tr w:rsidR="00C3312E" w:rsidRPr="00631DDB" w14:paraId="7A869362" w14:textId="77777777" w:rsidTr="00DF5FF4">
        <w:trPr>
          <w:ins w:id="726" w:author="GROSJEAN Kevin" w:date="2023-09-14T14:18:00Z"/>
        </w:trPr>
        <w:tc>
          <w:tcPr>
            <w:cnfStyle w:val="001000000000" w:firstRow="0" w:lastRow="0" w:firstColumn="1" w:lastColumn="0" w:oddVBand="0" w:evenVBand="0" w:oddHBand="0" w:evenHBand="0" w:firstRowFirstColumn="0" w:firstRowLastColumn="0" w:lastRowFirstColumn="0" w:lastRowLastColumn="0"/>
            <w:tcW w:w="3083" w:type="dxa"/>
          </w:tcPr>
          <w:p w14:paraId="7CD28690" w14:textId="532048B6" w:rsidR="00C3312E" w:rsidRDefault="00C3312E" w:rsidP="00DF5FF4">
            <w:pPr>
              <w:rPr>
                <w:ins w:id="727" w:author="GROSJEAN Kevin" w:date="2023-09-14T14:18:00Z"/>
              </w:rPr>
            </w:pPr>
            <w:ins w:id="728" w:author="GROSJEAN Kevin" w:date="2023-09-14T14:19:00Z">
              <w:r>
                <w:t>u</w:t>
              </w:r>
            </w:ins>
            <w:ins w:id="729" w:author="GROSJEAN Kevin" w:date="2023-09-14T14:18:00Z">
              <w:r>
                <w:t>pdated_a</w:t>
              </w:r>
            </w:ins>
            <w:ins w:id="730" w:author="GROSJEAN Kevin" w:date="2023-09-14T14:19:00Z">
              <w:r>
                <w:t>t</w:t>
              </w:r>
            </w:ins>
          </w:p>
        </w:tc>
        <w:tc>
          <w:tcPr>
            <w:tcW w:w="3138" w:type="dxa"/>
          </w:tcPr>
          <w:p w14:paraId="33814750" w14:textId="26B8081F" w:rsidR="00C3312E" w:rsidRDefault="00932399" w:rsidP="00DF5FF4">
            <w:pPr>
              <w:cnfStyle w:val="000000000000" w:firstRow="0" w:lastRow="0" w:firstColumn="0" w:lastColumn="0" w:oddVBand="0" w:evenVBand="0" w:oddHBand="0" w:evenHBand="0" w:firstRowFirstColumn="0" w:firstRowLastColumn="0" w:lastRowFirstColumn="0" w:lastRowLastColumn="0"/>
              <w:rPr>
                <w:ins w:id="731" w:author="GROSJEAN Kevin" w:date="2023-09-14T14:18:00Z"/>
              </w:rPr>
            </w:pPr>
            <w:ins w:id="732" w:author="GROSJEAN Kevin" w:date="2023-09-14T14:28:00Z">
              <w:r>
                <w:t>Date et heure de la dèrnière mise à jour de l’entrée. Format de date iso</w:t>
              </w:r>
            </w:ins>
          </w:p>
        </w:tc>
        <w:tc>
          <w:tcPr>
            <w:tcW w:w="3175" w:type="dxa"/>
          </w:tcPr>
          <w:p w14:paraId="01998B6D" w14:textId="6AAC8A02" w:rsidR="00C3312E" w:rsidRPr="00932399" w:rsidRDefault="00932399" w:rsidP="00DF5FF4">
            <w:pPr>
              <w:cnfStyle w:val="000000000000" w:firstRow="0" w:lastRow="0" w:firstColumn="0" w:lastColumn="0" w:oddVBand="0" w:evenVBand="0" w:oddHBand="0" w:evenHBand="0" w:firstRowFirstColumn="0" w:firstRowLastColumn="0" w:lastRowFirstColumn="0" w:lastRowLastColumn="0"/>
              <w:rPr>
                <w:ins w:id="733" w:author="GROSJEAN Kevin" w:date="2023-09-14T14:18:00Z"/>
              </w:rPr>
            </w:pPr>
            <w:ins w:id="734" w:author="GROSJEAN Kevin" w:date="2023-09-14T14:27:00Z">
              <w:r w:rsidRPr="00932399">
                <w:rPr>
                  <w:rPrChange w:id="735" w:author="GROSJEAN Kevin" w:date="2023-09-14T14:27:00Z">
                    <w:rPr>
                      <w:b/>
                      <w:bCs/>
                    </w:rPr>
                  </w:rPrChange>
                </w:rPr>
                <w:t>2022-05-18T11:40:22.519222</w:t>
              </w:r>
            </w:ins>
          </w:p>
        </w:tc>
      </w:tr>
      <w:tr w:rsidR="00C3312E" w:rsidRPr="00631DDB" w14:paraId="2A9617DD" w14:textId="77777777" w:rsidTr="00DF5FF4">
        <w:trPr>
          <w:cnfStyle w:val="000000100000" w:firstRow="0" w:lastRow="0" w:firstColumn="0" w:lastColumn="0" w:oddVBand="0" w:evenVBand="0" w:oddHBand="1" w:evenHBand="0" w:firstRowFirstColumn="0" w:firstRowLastColumn="0" w:lastRowFirstColumn="0" w:lastRowLastColumn="0"/>
          <w:ins w:id="736" w:author="GROSJEAN Kevin" w:date="2023-09-14T14:19:00Z"/>
        </w:trPr>
        <w:tc>
          <w:tcPr>
            <w:cnfStyle w:val="001000000000" w:firstRow="0" w:lastRow="0" w:firstColumn="1" w:lastColumn="0" w:oddVBand="0" w:evenVBand="0" w:oddHBand="0" w:evenHBand="0" w:firstRowFirstColumn="0" w:firstRowLastColumn="0" w:lastRowFirstColumn="0" w:lastRowLastColumn="0"/>
            <w:tcW w:w="3083" w:type="dxa"/>
          </w:tcPr>
          <w:p w14:paraId="4B8229B7" w14:textId="2977958B" w:rsidR="00C3312E" w:rsidRDefault="00C3312E" w:rsidP="00DF5FF4">
            <w:pPr>
              <w:rPr>
                <w:ins w:id="737" w:author="GROSJEAN Kevin" w:date="2023-09-14T14:19:00Z"/>
              </w:rPr>
            </w:pPr>
            <w:ins w:id="738" w:author="GROSJEAN Kevin" w:date="2023-09-14T14:19:00Z">
              <w:r>
                <w:t>tags</w:t>
              </w:r>
            </w:ins>
          </w:p>
        </w:tc>
        <w:tc>
          <w:tcPr>
            <w:tcW w:w="3138" w:type="dxa"/>
          </w:tcPr>
          <w:p w14:paraId="5B874026" w14:textId="0371184B" w:rsidR="00C3312E" w:rsidRDefault="00932399" w:rsidP="00DF5FF4">
            <w:pPr>
              <w:cnfStyle w:val="000000100000" w:firstRow="0" w:lastRow="0" w:firstColumn="0" w:lastColumn="0" w:oddVBand="0" w:evenVBand="0" w:oddHBand="1" w:evenHBand="0" w:firstRowFirstColumn="0" w:firstRowLastColumn="0" w:lastRowFirstColumn="0" w:lastRowLastColumn="0"/>
              <w:rPr>
                <w:ins w:id="739" w:author="GROSJEAN Kevin" w:date="2023-09-14T14:19:00Z"/>
              </w:rPr>
            </w:pPr>
            <w:ins w:id="740" w:author="GROSJEAN Kevin" w:date="2023-09-14T14:28:00Z">
              <w:r>
                <w:t xml:space="preserve">Liste de mots clés à associer à l’entrée. </w:t>
              </w:r>
            </w:ins>
          </w:p>
        </w:tc>
        <w:tc>
          <w:tcPr>
            <w:tcW w:w="3175" w:type="dxa"/>
          </w:tcPr>
          <w:p w14:paraId="6EB4D681" w14:textId="5A227110" w:rsidR="00C3312E" w:rsidRDefault="00932399" w:rsidP="00DF5FF4">
            <w:pPr>
              <w:cnfStyle w:val="000000100000" w:firstRow="0" w:lastRow="0" w:firstColumn="0" w:lastColumn="0" w:oddVBand="0" w:evenVBand="0" w:oddHBand="1" w:evenHBand="0" w:firstRowFirstColumn="0" w:firstRowLastColumn="0" w:lastRowFirstColumn="0" w:lastRowLastColumn="0"/>
              <w:rPr>
                <w:ins w:id="741" w:author="GROSJEAN Kevin" w:date="2023-09-14T14:19:00Z"/>
              </w:rPr>
            </w:pPr>
            <w:ins w:id="742" w:author="GROSJEAN Kevin" w:date="2023-09-14T14:30:00Z">
              <w:r>
                <w:t>[« université », « lyon »]</w:t>
              </w:r>
            </w:ins>
          </w:p>
        </w:tc>
      </w:tr>
      <w:tr w:rsidR="00C3312E" w:rsidRPr="00631DDB" w14:paraId="12810D82" w14:textId="77777777" w:rsidTr="00DF5FF4">
        <w:trPr>
          <w:ins w:id="743" w:author="GROSJEAN Kevin" w:date="2023-09-14T14:19:00Z"/>
        </w:trPr>
        <w:tc>
          <w:tcPr>
            <w:cnfStyle w:val="001000000000" w:firstRow="0" w:lastRow="0" w:firstColumn="1" w:lastColumn="0" w:oddVBand="0" w:evenVBand="0" w:oddHBand="0" w:evenHBand="0" w:firstRowFirstColumn="0" w:firstRowLastColumn="0" w:lastRowFirstColumn="0" w:lastRowLastColumn="0"/>
            <w:tcW w:w="3083" w:type="dxa"/>
          </w:tcPr>
          <w:p w14:paraId="37FCDD31" w14:textId="4B166E71" w:rsidR="00C3312E" w:rsidRDefault="00C3312E" w:rsidP="00DF5FF4">
            <w:pPr>
              <w:rPr>
                <w:ins w:id="744" w:author="GROSJEAN Kevin" w:date="2023-09-14T14:19:00Z"/>
              </w:rPr>
            </w:pPr>
            <w:ins w:id="745" w:author="GROSJEAN Kevin" w:date="2023-09-14T14:19:00Z">
              <w:r>
                <w:t>crawl_every</w:t>
              </w:r>
            </w:ins>
          </w:p>
        </w:tc>
        <w:tc>
          <w:tcPr>
            <w:tcW w:w="3138" w:type="dxa"/>
          </w:tcPr>
          <w:p w14:paraId="7ABE6D13" w14:textId="52ADFD5B" w:rsidR="00C3312E" w:rsidRDefault="00932399" w:rsidP="00DF5FF4">
            <w:pPr>
              <w:cnfStyle w:val="000000000000" w:firstRow="0" w:lastRow="0" w:firstColumn="0" w:lastColumn="0" w:oddVBand="0" w:evenVBand="0" w:oddHBand="0" w:evenHBand="0" w:firstRowFirstColumn="0" w:firstRowLastColumn="0" w:lastRowFirstColumn="0" w:lastRowLastColumn="0"/>
              <w:rPr>
                <w:ins w:id="746" w:author="GROSJEAN Kevin" w:date="2023-09-14T14:19:00Z"/>
              </w:rPr>
            </w:pPr>
            <w:ins w:id="747" w:author="GROSJEAN Kevin" w:date="2023-09-14T14:30:00Z">
              <w:r>
                <w:t xml:space="preserve">Nombre de jour défini entre chaque recrawl automatique. </w:t>
              </w:r>
            </w:ins>
          </w:p>
        </w:tc>
        <w:tc>
          <w:tcPr>
            <w:tcW w:w="3175" w:type="dxa"/>
          </w:tcPr>
          <w:p w14:paraId="766B6EA8" w14:textId="782D24D4" w:rsidR="00C3312E" w:rsidRDefault="00292168" w:rsidP="00DF5FF4">
            <w:pPr>
              <w:cnfStyle w:val="000000000000" w:firstRow="0" w:lastRow="0" w:firstColumn="0" w:lastColumn="0" w:oddVBand="0" w:evenVBand="0" w:oddHBand="0" w:evenHBand="0" w:firstRowFirstColumn="0" w:firstRowLastColumn="0" w:lastRowFirstColumn="0" w:lastRowLastColumn="0"/>
              <w:rPr>
                <w:ins w:id="748" w:author="GROSJEAN Kevin" w:date="2023-09-14T14:19:00Z"/>
              </w:rPr>
            </w:pPr>
            <w:ins w:id="749" w:author="GROSJEAN Kevin" w:date="2023-09-14T14:36:00Z">
              <w:r>
                <w:t>30</w:t>
              </w:r>
            </w:ins>
          </w:p>
        </w:tc>
      </w:tr>
      <w:tr w:rsidR="00C3312E" w:rsidRPr="00631DDB" w14:paraId="43C91964" w14:textId="77777777" w:rsidTr="00DF5FF4">
        <w:trPr>
          <w:cnfStyle w:val="000000100000" w:firstRow="0" w:lastRow="0" w:firstColumn="0" w:lastColumn="0" w:oddVBand="0" w:evenVBand="0" w:oddHBand="1" w:evenHBand="0" w:firstRowFirstColumn="0" w:firstRowLastColumn="0" w:lastRowFirstColumn="0" w:lastRowLastColumn="0"/>
          <w:ins w:id="750" w:author="GROSJEAN Kevin" w:date="2023-09-14T14:19:00Z"/>
        </w:trPr>
        <w:tc>
          <w:tcPr>
            <w:cnfStyle w:val="001000000000" w:firstRow="0" w:lastRow="0" w:firstColumn="1" w:lastColumn="0" w:oddVBand="0" w:evenVBand="0" w:oddHBand="0" w:evenHBand="0" w:firstRowFirstColumn="0" w:firstRowLastColumn="0" w:lastRowFirstColumn="0" w:lastRowLastColumn="0"/>
            <w:tcW w:w="3083" w:type="dxa"/>
          </w:tcPr>
          <w:p w14:paraId="73AE52FF" w14:textId="0082E665" w:rsidR="00C3312E" w:rsidRDefault="00C3312E" w:rsidP="00DF5FF4">
            <w:pPr>
              <w:rPr>
                <w:ins w:id="751" w:author="GROSJEAN Kevin" w:date="2023-09-14T14:19:00Z"/>
              </w:rPr>
            </w:pPr>
            <w:ins w:id="752" w:author="GROSJEAN Kevin" w:date="2023-09-14T14:19:00Z">
              <w:r>
                <w:t>next_crawl_at</w:t>
              </w:r>
            </w:ins>
          </w:p>
        </w:tc>
        <w:tc>
          <w:tcPr>
            <w:tcW w:w="3138" w:type="dxa"/>
          </w:tcPr>
          <w:p w14:paraId="01B30736" w14:textId="50FCD640" w:rsidR="00C3312E" w:rsidRDefault="00292168" w:rsidP="00DF5FF4">
            <w:pPr>
              <w:cnfStyle w:val="000000100000" w:firstRow="0" w:lastRow="0" w:firstColumn="0" w:lastColumn="0" w:oddVBand="0" w:evenVBand="0" w:oddHBand="1" w:evenHBand="0" w:firstRowFirstColumn="0" w:firstRowLastColumn="0" w:lastRowFirstColumn="0" w:lastRowLastColumn="0"/>
              <w:rPr>
                <w:ins w:id="753" w:author="GROSJEAN Kevin" w:date="2023-09-14T14:19:00Z"/>
              </w:rPr>
            </w:pPr>
            <w:ins w:id="754" w:author="GROSJEAN Kevin" w:date="2023-09-14T14:34:00Z">
              <w:r>
                <w:t>Date et heure du prochain crawl devant avoir lieu</w:t>
              </w:r>
            </w:ins>
          </w:p>
        </w:tc>
        <w:tc>
          <w:tcPr>
            <w:tcW w:w="3175" w:type="dxa"/>
          </w:tcPr>
          <w:p w14:paraId="4C285EC9" w14:textId="00E57ACD" w:rsidR="00C3312E" w:rsidRDefault="00292168" w:rsidP="00DF5FF4">
            <w:pPr>
              <w:cnfStyle w:val="000000100000" w:firstRow="0" w:lastRow="0" w:firstColumn="0" w:lastColumn="0" w:oddVBand="0" w:evenVBand="0" w:oddHBand="1" w:evenHBand="0" w:firstRowFirstColumn="0" w:firstRowLastColumn="0" w:lastRowFirstColumn="0" w:lastRowLastColumn="0"/>
              <w:rPr>
                <w:ins w:id="755" w:author="GROSJEAN Kevin" w:date="2023-09-14T14:19:00Z"/>
              </w:rPr>
            </w:pPr>
            <w:ins w:id="756" w:author="GROSJEAN Kevin" w:date="2023-09-14T14:36:00Z">
              <w:r w:rsidRPr="00DF5FF4">
                <w:t>2022-05-18T11:40:22.519222</w:t>
              </w:r>
            </w:ins>
          </w:p>
        </w:tc>
      </w:tr>
      <w:tr w:rsidR="00C3312E" w:rsidRPr="00631DDB" w14:paraId="5D486C99" w14:textId="77777777" w:rsidTr="00DF5FF4">
        <w:trPr>
          <w:ins w:id="757" w:author="GROSJEAN Kevin" w:date="2023-09-14T14:19:00Z"/>
        </w:trPr>
        <w:tc>
          <w:tcPr>
            <w:cnfStyle w:val="001000000000" w:firstRow="0" w:lastRow="0" w:firstColumn="1" w:lastColumn="0" w:oddVBand="0" w:evenVBand="0" w:oddHBand="0" w:evenHBand="0" w:firstRowFirstColumn="0" w:firstRowLastColumn="0" w:lastRowFirstColumn="0" w:lastRowLastColumn="0"/>
            <w:tcW w:w="3083" w:type="dxa"/>
          </w:tcPr>
          <w:p w14:paraId="501A6C08" w14:textId="6A331AA0" w:rsidR="00C3312E" w:rsidRDefault="00C3312E" w:rsidP="00DF5FF4">
            <w:pPr>
              <w:rPr>
                <w:ins w:id="758" w:author="GROSJEAN Kevin" w:date="2023-09-14T14:19:00Z"/>
              </w:rPr>
            </w:pPr>
            <w:ins w:id="759" w:author="GROSJEAN Kevin" w:date="2023-09-14T14:19:00Z">
              <w:r>
                <w:t>last_crawl</w:t>
              </w:r>
            </w:ins>
          </w:p>
        </w:tc>
        <w:tc>
          <w:tcPr>
            <w:tcW w:w="3138" w:type="dxa"/>
          </w:tcPr>
          <w:p w14:paraId="20AF5F87" w14:textId="099E6FBF" w:rsidR="00C3312E" w:rsidRDefault="00292168" w:rsidP="00DF5FF4">
            <w:pPr>
              <w:cnfStyle w:val="000000000000" w:firstRow="0" w:lastRow="0" w:firstColumn="0" w:lastColumn="0" w:oddVBand="0" w:evenVBand="0" w:oddHBand="0" w:evenHBand="0" w:firstRowFirstColumn="0" w:firstRowLastColumn="0" w:lastRowFirstColumn="0" w:lastRowLastColumn="0"/>
              <w:rPr>
                <w:ins w:id="760" w:author="GROSJEAN Kevin" w:date="2023-09-14T14:19:00Z"/>
              </w:rPr>
            </w:pPr>
            <w:ins w:id="761" w:author="GROSJEAN Kevin" w:date="2023-09-14T14:35:00Z">
              <w:r>
                <w:t>Résultat du dernier crawl ayant eu lieu pour ce website. Le modèle est</w:t>
              </w:r>
            </w:ins>
            <w:ins w:id="762" w:author="GROSJEAN Kevin" w:date="2023-09-14T14:36:00Z">
              <w:r>
                <w:t xml:space="preserve"> défini dans le point suivant.</w:t>
              </w:r>
            </w:ins>
          </w:p>
        </w:tc>
        <w:tc>
          <w:tcPr>
            <w:tcW w:w="3175" w:type="dxa"/>
          </w:tcPr>
          <w:p w14:paraId="02F071BF" w14:textId="77777777" w:rsidR="00C3312E" w:rsidRDefault="00C3312E" w:rsidP="00DF5FF4">
            <w:pPr>
              <w:cnfStyle w:val="000000000000" w:firstRow="0" w:lastRow="0" w:firstColumn="0" w:lastColumn="0" w:oddVBand="0" w:evenVBand="0" w:oddHBand="0" w:evenHBand="0" w:firstRowFirstColumn="0" w:firstRowLastColumn="0" w:lastRowFirstColumn="0" w:lastRowLastColumn="0"/>
              <w:rPr>
                <w:ins w:id="763" w:author="GROSJEAN Kevin" w:date="2023-09-14T14:19:00Z"/>
              </w:rPr>
            </w:pPr>
          </w:p>
        </w:tc>
      </w:tr>
    </w:tbl>
    <w:p w14:paraId="787E28C8" w14:textId="77777777" w:rsidR="00E87FCF" w:rsidRDefault="00E87FCF" w:rsidP="00DD0C39">
      <w:pPr>
        <w:pStyle w:val="ListParagraph"/>
        <w:numPr>
          <w:ilvl w:val="0"/>
          <w:numId w:val="18"/>
        </w:numPr>
        <w:rPr>
          <w:ins w:id="764" w:author="GROSJEAN Kevin" w:date="2023-09-14T11:12:00Z"/>
        </w:rPr>
      </w:pPr>
    </w:p>
    <w:p w14:paraId="466A81AC" w14:textId="22C4F1D4" w:rsidR="00DD0C39" w:rsidRPr="00487234" w:rsidRDefault="00DD0C39" w:rsidP="00DD0C39">
      <w:pPr>
        <w:pStyle w:val="ListParagraph"/>
        <w:numPr>
          <w:ilvl w:val="0"/>
          <w:numId w:val="18"/>
        </w:numPr>
      </w:pPr>
      <w:del w:id="765" w:author="GROSJEAN Kevin" w:date="2023-09-14T11:05:00Z">
        <w:r w:rsidRPr="00487234" w:rsidDel="00E87FCF">
          <w:delText>website_crawl</w:delText>
        </w:r>
      </w:del>
      <w:ins w:id="766" w:author="GROSJEAN Kevin" w:date="2023-09-14T11:05:00Z">
        <w:r w:rsidR="00E87FCF">
          <w:t>crawls</w:t>
        </w:r>
      </w:ins>
      <w:r>
        <w:t xml:space="preserve">: </w:t>
      </w:r>
      <w:commentRangeStart w:id="767"/>
      <w:r>
        <w:t>Collection</w:t>
      </w:r>
      <w:commentRangeEnd w:id="767"/>
      <w:r w:rsidR="00F93252">
        <w:rPr>
          <w:rStyle w:val="CommentReference"/>
        </w:rPr>
        <w:commentReference w:id="767"/>
      </w:r>
      <w:r>
        <w:t xml:space="preserve"> permettant de suivre l’état d’un traitement </w:t>
      </w:r>
    </w:p>
    <w:p w14:paraId="7EFD90F3" w14:textId="77777777" w:rsidR="00DD0C39" w:rsidRPr="00D51370" w:rsidRDefault="00DD0C39" w:rsidP="00DD0C39">
      <w:pPr>
        <w:rPr>
          <w:sz w:val="18"/>
          <w:szCs w:val="18"/>
          <w:highlight w:val="yellow"/>
        </w:rPr>
      </w:pPr>
    </w:p>
    <w:tbl>
      <w:tblPr>
        <w:tblStyle w:val="GridTable4-Accent1"/>
        <w:tblW w:w="0" w:type="auto"/>
        <w:tblLook w:val="04A0" w:firstRow="1" w:lastRow="0" w:firstColumn="1" w:lastColumn="0" w:noHBand="0" w:noVBand="1"/>
      </w:tblPr>
      <w:tblGrid>
        <w:gridCol w:w="3226"/>
        <w:gridCol w:w="2808"/>
        <w:gridCol w:w="3737"/>
        <w:tblGridChange w:id="768">
          <w:tblGrid>
            <w:gridCol w:w="360"/>
            <w:gridCol w:w="360"/>
            <w:gridCol w:w="360"/>
            <w:gridCol w:w="2146"/>
            <w:gridCol w:w="2808"/>
            <w:gridCol w:w="3737"/>
          </w:tblGrid>
        </w:tblGridChange>
      </w:tblGrid>
      <w:tr w:rsidR="00DD0C39" w:rsidRPr="009B1A0C" w14:paraId="2F306F23" w14:textId="77777777" w:rsidTr="00054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6" w:type="dxa"/>
          </w:tcPr>
          <w:p w14:paraId="60AEC8F0" w14:textId="77777777" w:rsidR="00DD0C39" w:rsidRPr="009B1A0C" w:rsidRDefault="00DD0C39" w:rsidP="00ED1CD5">
            <w:pPr>
              <w:rPr>
                <w:color w:val="FFFFFF" w:themeColor="background1"/>
              </w:rPr>
            </w:pPr>
            <w:r w:rsidRPr="009B1A0C">
              <w:rPr>
                <w:color w:val="FFFFFF" w:themeColor="background1"/>
              </w:rPr>
              <w:t>Nom du champ</w:t>
            </w:r>
          </w:p>
        </w:tc>
        <w:tc>
          <w:tcPr>
            <w:tcW w:w="2808" w:type="dxa"/>
          </w:tcPr>
          <w:p w14:paraId="2C5F9966" w14:textId="77777777" w:rsidR="00DD0C39" w:rsidRPr="009B1A0C" w:rsidRDefault="00DD0C39" w:rsidP="00ED1CD5">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9B1A0C">
              <w:rPr>
                <w:color w:val="FFFFFF" w:themeColor="background1"/>
              </w:rPr>
              <w:t>Type et description</w:t>
            </w:r>
          </w:p>
        </w:tc>
        <w:tc>
          <w:tcPr>
            <w:tcW w:w="3737" w:type="dxa"/>
          </w:tcPr>
          <w:p w14:paraId="6A8C9B58" w14:textId="77777777" w:rsidR="00DD0C39" w:rsidRPr="009B1A0C" w:rsidRDefault="00DD0C39" w:rsidP="00ED1CD5">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9B1A0C">
              <w:rPr>
                <w:color w:val="FFFFFF" w:themeColor="background1"/>
              </w:rPr>
              <w:t>Exemple</w:t>
            </w:r>
          </w:p>
        </w:tc>
      </w:tr>
      <w:tr w:rsidR="00DD0C39" w:rsidRPr="00631DDB" w14:paraId="3B25AC87" w14:textId="77777777" w:rsidTr="00054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6" w:type="dxa"/>
          </w:tcPr>
          <w:p w14:paraId="70246854" w14:textId="77777777" w:rsidR="00DD0C39" w:rsidRPr="00631DDB" w:rsidRDefault="00DD0C39" w:rsidP="00ED1CD5">
            <w:r w:rsidRPr="00631DDB">
              <w:t>id</w:t>
            </w:r>
          </w:p>
        </w:tc>
        <w:tc>
          <w:tcPr>
            <w:tcW w:w="2808" w:type="dxa"/>
          </w:tcPr>
          <w:p w14:paraId="3FC35DD2" w14:textId="2D459BC8" w:rsidR="00DD0C39" w:rsidRPr="00631DDB" w:rsidRDefault="00DD0C39" w:rsidP="00ED1CD5">
            <w:pPr>
              <w:cnfStyle w:val="000000100000" w:firstRow="0" w:lastRow="0" w:firstColumn="0" w:lastColumn="0" w:oddVBand="0" w:evenVBand="0" w:oddHBand="1" w:evenHBand="0" w:firstRowFirstColumn="0" w:firstRowLastColumn="0" w:lastRowFirstColumn="0" w:lastRowLastColumn="0"/>
            </w:pPr>
            <w:r w:rsidRPr="00631DDB">
              <w:t>Identifiant</w:t>
            </w:r>
            <w:r>
              <w:t xml:space="preserve"> du processus de crawl</w:t>
            </w:r>
            <w:ins w:id="769" w:author="GROSJEAN Kevin" w:date="2023-09-14T14:41:00Z">
              <w:r w:rsidR="00292168">
                <w:t xml:space="preserve"> (uuid)</w:t>
              </w:r>
            </w:ins>
            <w:r w:rsidRPr="00631DDB">
              <w:t xml:space="preserve"> </w:t>
            </w:r>
          </w:p>
        </w:tc>
        <w:tc>
          <w:tcPr>
            <w:tcW w:w="3737" w:type="dxa"/>
          </w:tcPr>
          <w:p w14:paraId="44F30C24" w14:textId="19179290" w:rsidR="00DD0C39" w:rsidRPr="00631DDB" w:rsidRDefault="00292168" w:rsidP="00ED1CD5">
            <w:pPr>
              <w:cnfStyle w:val="000000100000" w:firstRow="0" w:lastRow="0" w:firstColumn="0" w:lastColumn="0" w:oddVBand="0" w:evenVBand="0" w:oddHBand="1" w:evenHBand="0" w:firstRowFirstColumn="0" w:firstRowLastColumn="0" w:lastRowFirstColumn="0" w:lastRowLastColumn="0"/>
            </w:pPr>
            <w:ins w:id="770" w:author="GROSJEAN Kevin" w:date="2023-09-14T14:41:00Z">
              <w:r w:rsidRPr="00C3312E">
                <w:t>035117de-8c90-4cc6-9ee6-9d084079ab17</w:t>
              </w:r>
            </w:ins>
            <w:del w:id="771" w:author="GROSJEAN Kevin" w:date="2023-09-14T14:41:00Z">
              <w:r w:rsidR="00DD0C39" w:rsidDel="00292168">
                <w:delText>2022-06-07_11_15_53</w:delText>
              </w:r>
            </w:del>
          </w:p>
        </w:tc>
      </w:tr>
      <w:tr w:rsidR="00DD0C39" w:rsidRPr="00631DDB" w14:paraId="7BE20957" w14:textId="77777777" w:rsidTr="00054081">
        <w:tc>
          <w:tcPr>
            <w:cnfStyle w:val="001000000000" w:firstRow="0" w:lastRow="0" w:firstColumn="1" w:lastColumn="0" w:oddVBand="0" w:evenVBand="0" w:oddHBand="0" w:evenHBand="0" w:firstRowFirstColumn="0" w:firstRowLastColumn="0" w:lastRowFirstColumn="0" w:lastRowLastColumn="0"/>
            <w:tcW w:w="3226" w:type="dxa"/>
          </w:tcPr>
          <w:p w14:paraId="2F587CA7" w14:textId="172DC867" w:rsidR="00DD0C39" w:rsidRDefault="00DD0C39" w:rsidP="00ED1CD5">
            <w:del w:id="772" w:author="GROSJEAN Kevin" w:date="2023-09-14T14:43:00Z">
              <w:r w:rsidDel="00041381">
                <w:delText>websiteURL</w:delText>
              </w:r>
            </w:del>
            <w:ins w:id="773" w:author="GROSJEAN Kevin" w:date="2023-09-14T14:43:00Z">
              <w:r w:rsidR="00041381">
                <w:t>website_id</w:t>
              </w:r>
            </w:ins>
          </w:p>
        </w:tc>
        <w:tc>
          <w:tcPr>
            <w:tcW w:w="2808" w:type="dxa"/>
          </w:tcPr>
          <w:p w14:paraId="70B2E2B0" w14:textId="58F6918A" w:rsidR="00DD0C39" w:rsidRPr="00631DDB" w:rsidRDefault="00DD0C39" w:rsidP="00ED1CD5">
            <w:pPr>
              <w:cnfStyle w:val="000000000000" w:firstRow="0" w:lastRow="0" w:firstColumn="0" w:lastColumn="0" w:oddVBand="0" w:evenVBand="0" w:oddHBand="0" w:evenHBand="0" w:firstRowFirstColumn="0" w:firstRowLastColumn="0" w:lastRowFirstColumn="0" w:lastRowLastColumn="0"/>
            </w:pPr>
            <w:del w:id="774" w:author="GROSJEAN Kevin" w:date="2023-09-14T14:44:00Z">
              <w:r w:rsidDel="00041381">
                <w:delText>URL du site web crawlé</w:delText>
              </w:r>
            </w:del>
            <w:ins w:id="775" w:author="GROSJEAN Kevin" w:date="2023-09-14T14:44:00Z">
              <w:r w:rsidR="00041381">
                <w:t>Identifiant du website associé à ce processus de crawl</w:t>
              </w:r>
            </w:ins>
          </w:p>
        </w:tc>
        <w:tc>
          <w:tcPr>
            <w:tcW w:w="3737" w:type="dxa"/>
          </w:tcPr>
          <w:p w14:paraId="19AF79D8" w14:textId="77431C3E" w:rsidR="00DD0C39" w:rsidRPr="00631DDB" w:rsidRDefault="00041381" w:rsidP="00ED1CD5">
            <w:pPr>
              <w:cnfStyle w:val="000000000000" w:firstRow="0" w:lastRow="0" w:firstColumn="0" w:lastColumn="0" w:oddVBand="0" w:evenVBand="0" w:oddHBand="0" w:evenHBand="0" w:firstRowFirstColumn="0" w:firstRowLastColumn="0" w:lastRowFirstColumn="0" w:lastRowLastColumn="0"/>
            </w:pPr>
            <w:ins w:id="776" w:author="GROSJEAN Kevin" w:date="2023-09-14T14:44:00Z">
              <w:r w:rsidRPr="00C3312E">
                <w:t>035117de-8c90-4cc6-9ee6-9d084079ab17</w:t>
              </w:r>
            </w:ins>
            <w:del w:id="777" w:author="GROSJEAN Kevin" w:date="2023-09-14T14:44:00Z">
              <w:r w:rsidR="00DD0C39" w:rsidRPr="00631DDB" w:rsidDel="00041381">
                <w:delText>« https://www.unistra.fr »</w:delText>
              </w:r>
            </w:del>
          </w:p>
        </w:tc>
      </w:tr>
      <w:tr w:rsidR="00DD0C39" w:rsidRPr="00631DDB" w14:paraId="6C8F17DB" w14:textId="77777777" w:rsidTr="00054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6" w:type="dxa"/>
          </w:tcPr>
          <w:p w14:paraId="298D3F73" w14:textId="04E7B4C2" w:rsidR="00DD0C39" w:rsidRPr="00631DDB" w:rsidRDefault="00DD0C39" w:rsidP="00ED1CD5">
            <w:del w:id="778" w:author="GROSJEAN Kevin" w:date="2023-09-14T14:44:00Z">
              <w:r w:rsidDel="00041381">
                <w:delText>date</w:delText>
              </w:r>
            </w:del>
            <w:ins w:id="779" w:author="GROSJEAN Kevin" w:date="2023-09-14T14:44:00Z">
              <w:r w:rsidR="00041381">
                <w:t>config</w:t>
              </w:r>
            </w:ins>
          </w:p>
        </w:tc>
        <w:tc>
          <w:tcPr>
            <w:tcW w:w="2808" w:type="dxa"/>
          </w:tcPr>
          <w:p w14:paraId="2AC7E789" w14:textId="7A127C9A" w:rsidR="00DD0C39" w:rsidRPr="00631DDB" w:rsidRDefault="00DD0C39" w:rsidP="00ED1CD5">
            <w:pPr>
              <w:cnfStyle w:val="000000100000" w:firstRow="0" w:lastRow="0" w:firstColumn="0" w:lastColumn="0" w:oddVBand="0" w:evenVBand="0" w:oddHBand="1" w:evenHBand="0" w:firstRowFirstColumn="0" w:firstRowLastColumn="0" w:lastRowFirstColumn="0" w:lastRowLastColumn="0"/>
            </w:pPr>
            <w:del w:id="780" w:author="GROSJEAN Kevin" w:date="2023-09-14T14:45:00Z">
              <w:r w:rsidRPr="00631DDB" w:rsidDel="00041381">
                <w:delText xml:space="preserve">Date/heure de </w:delText>
              </w:r>
              <w:r w:rsidDel="00041381">
                <w:delText>lancement du processus de crawl</w:delText>
              </w:r>
            </w:del>
            <w:ins w:id="781" w:author="GROSJEAN Kevin" w:date="2023-09-14T14:45:00Z">
              <w:r w:rsidR="00041381">
                <w:t>Configuration du crawl (récupéré à partir du website associé au moment du lancement du crawl).</w:t>
              </w:r>
            </w:ins>
          </w:p>
        </w:tc>
        <w:tc>
          <w:tcPr>
            <w:tcW w:w="3737" w:type="dxa"/>
          </w:tcPr>
          <w:p w14:paraId="34E9C403" w14:textId="77777777" w:rsidR="00041381" w:rsidRPr="00EA3FE2" w:rsidRDefault="00DD0C39" w:rsidP="00ED1CD5">
            <w:pPr>
              <w:cnfStyle w:val="000000100000" w:firstRow="0" w:lastRow="0" w:firstColumn="0" w:lastColumn="0" w:oddVBand="0" w:evenVBand="0" w:oddHBand="1" w:evenHBand="0" w:firstRowFirstColumn="0" w:firstRowLastColumn="0" w:lastRowFirstColumn="0" w:lastRowLastColumn="0"/>
              <w:rPr>
                <w:ins w:id="782" w:author="GROSJEAN Kevin" w:date="2023-09-14T14:46:00Z"/>
                <w:lang w:val="en-US"/>
                <w:rPrChange w:id="783" w:author="GROSJEAN Kevin" w:date="2023-09-14T15:59:00Z">
                  <w:rPr>
                    <w:ins w:id="784" w:author="GROSJEAN Kevin" w:date="2023-09-14T14:46:00Z"/>
                  </w:rPr>
                </w:rPrChange>
              </w:rPr>
            </w:pPr>
            <w:del w:id="785" w:author="GROSJEAN Kevin" w:date="2023-09-14T14:45:00Z">
              <w:r w:rsidRPr="00EA3FE2" w:rsidDel="00041381">
                <w:rPr>
                  <w:lang w:val="en-US"/>
                  <w:rPrChange w:id="786" w:author="GROSJEAN Kevin" w:date="2023-09-14T15:59:00Z">
                    <w:rPr/>
                  </w:rPrChange>
                </w:rPr>
                <w:delText>2023-05-06T11:12:23</w:delText>
              </w:r>
            </w:del>
            <w:ins w:id="787" w:author="GROSJEAN Kevin" w:date="2023-09-14T14:45:00Z">
              <w:r w:rsidR="00041381" w:rsidRPr="00EA3FE2">
                <w:rPr>
                  <w:lang w:val="en-US"/>
                  <w:rPrChange w:id="788" w:author="GROSJEAN Kevin" w:date="2023-09-14T15:59:00Z">
                    <w:rPr/>
                  </w:rPrChange>
                </w:rPr>
                <w:t>{</w:t>
              </w:r>
            </w:ins>
          </w:p>
          <w:p w14:paraId="6E0C9842" w14:textId="52B589FF" w:rsidR="00041381" w:rsidRDefault="00041381" w:rsidP="00ED1CD5">
            <w:pPr>
              <w:cnfStyle w:val="000000100000" w:firstRow="0" w:lastRow="0" w:firstColumn="0" w:lastColumn="0" w:oddVBand="0" w:evenVBand="0" w:oddHBand="1" w:evenHBand="0" w:firstRowFirstColumn="0" w:firstRowLastColumn="0" w:lastRowFirstColumn="0" w:lastRowLastColumn="0"/>
              <w:rPr>
                <w:ins w:id="789" w:author="GROSJEAN Kevin" w:date="2023-09-14T14:47:00Z"/>
                <w:lang w:val="en-US"/>
              </w:rPr>
            </w:pPr>
            <w:ins w:id="790" w:author="GROSJEAN Kevin" w:date="2023-09-14T14:46:00Z">
              <w:r w:rsidRPr="00041381">
                <w:rPr>
                  <w:lang w:val="en-US"/>
                  <w:rPrChange w:id="791" w:author="GROSJEAN Kevin" w:date="2023-09-14T14:46:00Z">
                    <w:rPr/>
                  </w:rPrChange>
                </w:rPr>
                <w:t xml:space="preserve">    « url » : </w:t>
              </w:r>
            </w:ins>
            <w:ins w:id="792" w:author="GROSJEAN Kevin" w:date="2023-09-14T14:47:00Z">
              <w:r>
                <w:rPr>
                  <w:lang w:val="en-US"/>
                </w:rPr>
                <w:t>“</w:t>
              </w:r>
              <w:r>
                <w:rPr>
                  <w:b/>
                  <w:lang w:val="en-US"/>
                </w:rPr>
                <w:fldChar w:fldCharType="begin"/>
              </w:r>
              <w:r>
                <w:rPr>
                  <w:b/>
                  <w:lang w:val="en-US"/>
                </w:rPr>
                <w:instrText>HYPERLINK "</w:instrText>
              </w:r>
            </w:ins>
            <w:ins w:id="793" w:author="GROSJEAN Kevin" w:date="2023-09-14T14:46:00Z">
              <w:r w:rsidRPr="001A3433">
                <w:rPr>
                  <w:lang w:val="en-US"/>
                  <w:rPrChange w:id="794" w:author="INDRECAN Carmen" w:date="2023-09-15T09:41:00Z">
                    <w:rPr>
                      <w:rStyle w:val="Hyperlink"/>
                      <w:lang w:val="en-US"/>
                    </w:rPr>
                  </w:rPrChange>
                </w:rPr>
                <w:instrText>https://www.unistra.fr</w:instrText>
              </w:r>
            </w:ins>
            <w:ins w:id="795" w:author="GROSJEAN Kevin" w:date="2023-09-14T14:47:00Z">
              <w:r>
                <w:rPr>
                  <w:b/>
                  <w:lang w:val="en-US"/>
                </w:rPr>
                <w:instrText>"</w:instrText>
              </w:r>
              <w:r>
                <w:rPr>
                  <w:b/>
                  <w:lang w:val="en-US"/>
                </w:rPr>
              </w:r>
              <w:r>
                <w:rPr>
                  <w:b/>
                  <w:lang w:val="en-US"/>
                </w:rPr>
                <w:fldChar w:fldCharType="separate"/>
              </w:r>
            </w:ins>
            <w:ins w:id="796" w:author="GROSJEAN Kevin" w:date="2023-09-14T14:46:00Z">
              <w:r w:rsidRPr="00041381">
                <w:rPr>
                  <w:rStyle w:val="Hyperlink"/>
                  <w:lang w:val="en-US"/>
                </w:rPr>
                <w:t>https://www.unistra.fr</w:t>
              </w:r>
            </w:ins>
            <w:ins w:id="797" w:author="GROSJEAN Kevin" w:date="2023-09-14T14:47:00Z">
              <w:r>
                <w:rPr>
                  <w:b/>
                  <w:lang w:val="en-US"/>
                </w:rPr>
                <w:fldChar w:fldCharType="end"/>
              </w:r>
              <w:r>
                <w:rPr>
                  <w:lang w:val="en-US"/>
                </w:rPr>
                <w:t>”</w:t>
              </w:r>
            </w:ins>
            <w:ins w:id="798" w:author="GROSJEAN Kevin" w:date="2023-09-14T14:46:00Z">
              <w:r>
                <w:rPr>
                  <w:lang w:val="en-US"/>
                </w:rPr>
                <w:t>,</w:t>
              </w:r>
            </w:ins>
          </w:p>
          <w:p w14:paraId="35A34148" w14:textId="499F1149" w:rsidR="00041381" w:rsidRDefault="00041381" w:rsidP="00ED1CD5">
            <w:pPr>
              <w:cnfStyle w:val="000000100000" w:firstRow="0" w:lastRow="0" w:firstColumn="0" w:lastColumn="0" w:oddVBand="0" w:evenVBand="0" w:oddHBand="1" w:evenHBand="0" w:firstRowFirstColumn="0" w:firstRowLastColumn="0" w:lastRowFirstColumn="0" w:lastRowLastColumn="0"/>
              <w:rPr>
                <w:ins w:id="799" w:author="GROSJEAN Kevin" w:date="2023-09-14T14:47:00Z"/>
                <w:lang w:val="en-US"/>
              </w:rPr>
            </w:pPr>
            <w:ins w:id="800" w:author="GROSJEAN Kevin" w:date="2023-09-14T14:47:00Z">
              <w:r>
                <w:rPr>
                  <w:lang w:val="en-US"/>
                </w:rPr>
                <w:t xml:space="preserve">    “parameters”: { “depth”: 2, “limit”: 50},</w:t>
              </w:r>
            </w:ins>
          </w:p>
          <w:p w14:paraId="302108EF" w14:textId="77777777" w:rsidR="00041381" w:rsidRDefault="00041381" w:rsidP="00ED1CD5">
            <w:pPr>
              <w:cnfStyle w:val="000000100000" w:firstRow="0" w:lastRow="0" w:firstColumn="0" w:lastColumn="0" w:oddVBand="0" w:evenVBand="0" w:oddHBand="1" w:evenHBand="0" w:firstRowFirstColumn="0" w:firstRowLastColumn="0" w:lastRowFirstColumn="0" w:lastRowLastColumn="0"/>
              <w:rPr>
                <w:ins w:id="801" w:author="GROSJEAN Kevin" w:date="2023-09-14T14:48:00Z"/>
                <w:lang w:val="en-US"/>
              </w:rPr>
            </w:pPr>
            <w:ins w:id="802" w:author="GROSJEAN Kevin" w:date="2023-09-14T14:47:00Z">
              <w:r>
                <w:rPr>
                  <w:lang w:val="en-US"/>
                </w:rPr>
                <w:t xml:space="preserve">    </w:t>
              </w:r>
            </w:ins>
            <w:ins w:id="803" w:author="GROSJEAN Kevin" w:date="2023-09-14T14:48:00Z">
              <w:r>
                <w:rPr>
                  <w:lang w:val="en-US"/>
                </w:rPr>
                <w:t>“metadata_config”: {</w:t>
              </w:r>
            </w:ins>
          </w:p>
          <w:p w14:paraId="402D0A62" w14:textId="3B33817F" w:rsidR="00041381" w:rsidRDefault="00041381" w:rsidP="00ED1CD5">
            <w:pPr>
              <w:cnfStyle w:val="000000100000" w:firstRow="0" w:lastRow="0" w:firstColumn="0" w:lastColumn="0" w:oddVBand="0" w:evenVBand="0" w:oddHBand="1" w:evenHBand="0" w:firstRowFirstColumn="0" w:firstRowLastColumn="0" w:lastRowFirstColumn="0" w:lastRowLastColumn="0"/>
              <w:rPr>
                <w:ins w:id="804" w:author="GROSJEAN Kevin" w:date="2023-09-14T14:48:00Z"/>
                <w:lang w:val="en-US"/>
              </w:rPr>
            </w:pPr>
            <w:ins w:id="805" w:author="GROSJEAN Kevin" w:date="2023-09-14T14:48:00Z">
              <w:r>
                <w:rPr>
                  <w:lang w:val="en-US"/>
                </w:rPr>
                <w:t xml:space="preserve">        “accessibility”: {“enabled”: true, “depth”: 0},…</w:t>
              </w:r>
            </w:ins>
          </w:p>
          <w:p w14:paraId="4EBA36EA" w14:textId="333B1E7A" w:rsidR="00041381" w:rsidRDefault="00041381" w:rsidP="00ED1CD5">
            <w:pPr>
              <w:cnfStyle w:val="000000100000" w:firstRow="0" w:lastRow="0" w:firstColumn="0" w:lastColumn="0" w:oddVBand="0" w:evenVBand="0" w:oddHBand="1" w:evenHBand="0" w:firstRowFirstColumn="0" w:firstRowLastColumn="0" w:lastRowFirstColumn="0" w:lastRowLastColumn="0"/>
              <w:rPr>
                <w:ins w:id="806" w:author="GROSJEAN Kevin" w:date="2023-09-14T14:46:00Z"/>
                <w:lang w:val="en-US"/>
              </w:rPr>
            </w:pPr>
            <w:ins w:id="807" w:author="GROSJEAN Kevin" w:date="2023-09-14T14:48:00Z">
              <w:r>
                <w:rPr>
                  <w:lang w:val="en-US"/>
                </w:rPr>
                <w:t xml:space="preserve">    },</w:t>
              </w:r>
            </w:ins>
          </w:p>
          <w:p w14:paraId="19DB9B29" w14:textId="76F9ABAC" w:rsidR="00041381" w:rsidRDefault="00041381" w:rsidP="00ED1CD5">
            <w:pPr>
              <w:cnfStyle w:val="000000100000" w:firstRow="0" w:lastRow="0" w:firstColumn="0" w:lastColumn="0" w:oddVBand="0" w:evenVBand="0" w:oddHBand="1" w:evenHBand="0" w:firstRowFirstColumn="0" w:firstRowLastColumn="0" w:lastRowFirstColumn="0" w:lastRowLastColumn="0"/>
              <w:rPr>
                <w:ins w:id="808" w:author="GROSJEAN Kevin" w:date="2023-09-14T14:49:00Z"/>
                <w:lang w:val="en-US"/>
              </w:rPr>
            </w:pPr>
            <w:ins w:id="809" w:author="GROSJEAN Kevin" w:date="2023-09-14T14:49:00Z">
              <w:r>
                <w:rPr>
                  <w:lang w:val="en-US"/>
                </w:rPr>
                <w:t xml:space="preserve">    “headers”: {“foo”: “bar”},</w:t>
              </w:r>
            </w:ins>
          </w:p>
          <w:p w14:paraId="7054DCDD" w14:textId="78A76934" w:rsidR="00041381" w:rsidRPr="00041381" w:rsidRDefault="00041381" w:rsidP="00ED1CD5">
            <w:pPr>
              <w:cnfStyle w:val="000000100000" w:firstRow="0" w:lastRow="0" w:firstColumn="0" w:lastColumn="0" w:oddVBand="0" w:evenVBand="0" w:oddHBand="1" w:evenHBand="0" w:firstRowFirstColumn="0" w:firstRowLastColumn="0" w:lastRowFirstColumn="0" w:lastRowLastColumn="0"/>
              <w:rPr>
                <w:ins w:id="810" w:author="GROSJEAN Kevin" w:date="2023-09-14T14:46:00Z"/>
                <w:lang w:val="en-US"/>
                <w:rPrChange w:id="811" w:author="GROSJEAN Kevin" w:date="2023-09-14T14:46:00Z">
                  <w:rPr>
                    <w:ins w:id="812" w:author="GROSJEAN Kevin" w:date="2023-09-14T14:46:00Z"/>
                  </w:rPr>
                </w:rPrChange>
              </w:rPr>
            </w:pPr>
            <w:ins w:id="813" w:author="GROSJEAN Kevin" w:date="2023-09-14T14:49:00Z">
              <w:r>
                <w:rPr>
                  <w:lang w:val="en-US"/>
                </w:rPr>
                <w:t xml:space="preserve">    “tags”: ["tag"]</w:t>
              </w:r>
            </w:ins>
          </w:p>
          <w:p w14:paraId="520A348E" w14:textId="5C3811B8" w:rsidR="00DD0C39" w:rsidRPr="00631DDB" w:rsidRDefault="00041381" w:rsidP="00ED1CD5">
            <w:pPr>
              <w:cnfStyle w:val="000000100000" w:firstRow="0" w:lastRow="0" w:firstColumn="0" w:lastColumn="0" w:oddVBand="0" w:evenVBand="0" w:oddHBand="1" w:evenHBand="0" w:firstRowFirstColumn="0" w:firstRowLastColumn="0" w:lastRowFirstColumn="0" w:lastRowLastColumn="0"/>
            </w:pPr>
            <w:ins w:id="814" w:author="GROSJEAN Kevin" w:date="2023-09-14T14:46:00Z">
              <w:r>
                <w:t>}</w:t>
              </w:r>
            </w:ins>
          </w:p>
        </w:tc>
      </w:tr>
      <w:tr w:rsidR="00DD0C39" w:rsidRPr="00631DDB" w14:paraId="63074884" w14:textId="77777777" w:rsidTr="00054081">
        <w:tc>
          <w:tcPr>
            <w:cnfStyle w:val="001000000000" w:firstRow="0" w:lastRow="0" w:firstColumn="1" w:lastColumn="0" w:oddVBand="0" w:evenVBand="0" w:oddHBand="0" w:evenHBand="0" w:firstRowFirstColumn="0" w:firstRowLastColumn="0" w:lastRowFirstColumn="0" w:lastRowLastColumn="0"/>
            <w:tcW w:w="3226" w:type="dxa"/>
          </w:tcPr>
          <w:p w14:paraId="48931875" w14:textId="03DB5813" w:rsidR="00DD0C39" w:rsidRPr="00631DDB" w:rsidRDefault="00DD0C39" w:rsidP="00ED1CD5">
            <w:commentRangeStart w:id="815"/>
            <w:commentRangeStart w:id="816"/>
            <w:del w:id="817" w:author="GROSJEAN Kevin" w:date="2023-09-14T14:50:00Z">
              <w:r w:rsidDel="00041381">
                <w:lastRenderedPageBreak/>
                <w:delText>processStatus</w:delText>
              </w:r>
              <w:commentRangeEnd w:id="815"/>
              <w:r w:rsidR="004665EE" w:rsidDel="00041381">
                <w:rPr>
                  <w:rStyle w:val="CommentReference"/>
                  <w:b w:val="0"/>
                  <w:bCs w:val="0"/>
                </w:rPr>
                <w:commentReference w:id="815"/>
              </w:r>
              <w:commentRangeEnd w:id="816"/>
              <w:r w:rsidR="000A03FF" w:rsidDel="00041381">
                <w:rPr>
                  <w:rStyle w:val="CommentReference"/>
                  <w:b w:val="0"/>
                  <w:bCs w:val="0"/>
                </w:rPr>
                <w:commentReference w:id="816"/>
              </w:r>
            </w:del>
            <w:ins w:id="818" w:author="GROSJEAN Kevin" w:date="2023-09-14T14:50:00Z">
              <w:r w:rsidR="00041381">
                <w:t>created_at</w:t>
              </w:r>
            </w:ins>
          </w:p>
        </w:tc>
        <w:tc>
          <w:tcPr>
            <w:tcW w:w="2808" w:type="dxa"/>
          </w:tcPr>
          <w:p w14:paraId="4E1E098F" w14:textId="3E744F30" w:rsidR="00DD0C39" w:rsidDel="00041381" w:rsidRDefault="00DD0C39" w:rsidP="00ED1CD5">
            <w:pPr>
              <w:cnfStyle w:val="000000000000" w:firstRow="0" w:lastRow="0" w:firstColumn="0" w:lastColumn="0" w:oddVBand="0" w:evenVBand="0" w:oddHBand="0" w:evenHBand="0" w:firstRowFirstColumn="0" w:firstRowLastColumn="0" w:lastRowFirstColumn="0" w:lastRowLastColumn="0"/>
              <w:rPr>
                <w:del w:id="819" w:author="GROSJEAN Kevin" w:date="2023-09-14T14:50:00Z"/>
              </w:rPr>
            </w:pPr>
            <w:del w:id="820" w:author="GROSJEAN Kevin" w:date="2023-09-14T14:50:00Z">
              <w:r w:rsidDel="00041381">
                <w:delText xml:space="preserve">Statut du processus : </w:delText>
              </w:r>
            </w:del>
          </w:p>
          <w:p w14:paraId="7161909B" w14:textId="4313E210" w:rsidR="00DD0C39" w:rsidDel="00041381" w:rsidRDefault="00DD0C39" w:rsidP="00DD0C3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del w:id="821" w:author="GROSJEAN Kevin" w:date="2023-09-14T14:50:00Z"/>
              </w:rPr>
            </w:pPr>
            <w:del w:id="822" w:author="GROSJEAN Kevin" w:date="2023-09-14T14:50:00Z">
              <w:r w:rsidDel="00041381">
                <w:delText>Pending</w:delText>
              </w:r>
            </w:del>
          </w:p>
          <w:p w14:paraId="46F58C75" w14:textId="266F70A6" w:rsidR="00DD0C39" w:rsidDel="00041381" w:rsidRDefault="00DD0C39" w:rsidP="00DD0C3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del w:id="823" w:author="GROSJEAN Kevin" w:date="2023-09-14T14:50:00Z"/>
              </w:rPr>
            </w:pPr>
            <w:del w:id="824" w:author="GROSJEAN Kevin" w:date="2023-09-14T14:50:00Z">
              <w:r w:rsidDel="00041381">
                <w:delText>Started</w:delText>
              </w:r>
            </w:del>
          </w:p>
          <w:p w14:paraId="551A51F9" w14:textId="10A3CC61" w:rsidR="00DD0C39" w:rsidDel="00041381" w:rsidRDefault="00DD0C39" w:rsidP="00DD0C3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del w:id="825" w:author="GROSJEAN Kevin" w:date="2023-09-14T14:50:00Z"/>
              </w:rPr>
            </w:pPr>
            <w:del w:id="826" w:author="GROSJEAN Kevin" w:date="2023-09-14T14:50:00Z">
              <w:r w:rsidDel="00041381">
                <w:delText>Success</w:delText>
              </w:r>
            </w:del>
          </w:p>
          <w:p w14:paraId="6DC7A5C1" w14:textId="13834109" w:rsidR="00DD0C39" w:rsidRPr="00631DDB" w:rsidRDefault="00DD0C39" w:rsidP="00DD0C39">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del w:id="827" w:author="GROSJEAN Kevin" w:date="2023-09-14T14:50:00Z">
              <w:r w:rsidDel="00041381">
                <w:delText>Error</w:delText>
              </w:r>
            </w:del>
            <w:ins w:id="828" w:author="GROSJEAN Kevin" w:date="2023-09-14T14:50:00Z">
              <w:r w:rsidR="00041381">
                <w:t>Date et heure du lancement</w:t>
              </w:r>
            </w:ins>
            <w:ins w:id="829" w:author="GROSJEAN Kevin" w:date="2023-09-14T14:51:00Z">
              <w:r w:rsidR="00041381">
                <w:t xml:space="preserve"> du traitement</w:t>
              </w:r>
            </w:ins>
          </w:p>
        </w:tc>
        <w:tc>
          <w:tcPr>
            <w:tcW w:w="3737" w:type="dxa"/>
          </w:tcPr>
          <w:p w14:paraId="1F2ED753" w14:textId="1BE86A74" w:rsidR="00DD0C39" w:rsidRPr="00631DDB" w:rsidRDefault="00041381" w:rsidP="00ED1CD5">
            <w:pPr>
              <w:cnfStyle w:val="000000000000" w:firstRow="0" w:lastRow="0" w:firstColumn="0" w:lastColumn="0" w:oddVBand="0" w:evenVBand="0" w:oddHBand="0" w:evenHBand="0" w:firstRowFirstColumn="0" w:firstRowLastColumn="0" w:lastRowFirstColumn="0" w:lastRowLastColumn="0"/>
            </w:pPr>
            <w:ins w:id="830" w:author="GROSJEAN Kevin" w:date="2023-09-14T14:51:00Z">
              <w:r w:rsidRPr="00DF5FF4">
                <w:t>2022-05-18T11:40:22.519222</w:t>
              </w:r>
            </w:ins>
          </w:p>
        </w:tc>
      </w:tr>
      <w:tr w:rsidR="00DD0C39" w:rsidRPr="00631DDB" w14:paraId="608C493C" w14:textId="77777777" w:rsidTr="00054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6" w:type="dxa"/>
          </w:tcPr>
          <w:p w14:paraId="2975E717" w14:textId="0F70A7A3" w:rsidR="00DD0C39" w:rsidRPr="00631DDB" w:rsidRDefault="00F81668" w:rsidP="00ED1CD5">
            <w:commentRangeStart w:id="831"/>
            <w:del w:id="832" w:author="GROSJEAN Kevin" w:date="2023-09-14T14:51:00Z">
              <w:r w:rsidDel="00041381">
                <w:delText>metad</w:delText>
              </w:r>
              <w:commentRangeStart w:id="833"/>
              <w:r w:rsidR="00DD0C39" w:rsidRPr="00631DDB" w:rsidDel="00041381">
                <w:delText>ataStatus</w:delText>
              </w:r>
            </w:del>
            <w:ins w:id="834" w:author="GROSJEAN Kevin" w:date="2023-09-14T14:51:00Z">
              <w:r w:rsidR="00041381">
                <w:t>finished_at</w:t>
              </w:r>
            </w:ins>
          </w:p>
        </w:tc>
        <w:tc>
          <w:tcPr>
            <w:tcW w:w="2808" w:type="dxa"/>
          </w:tcPr>
          <w:p w14:paraId="2B2F2FDA" w14:textId="0174344D" w:rsidR="00DD0C39" w:rsidRPr="00631DDB" w:rsidDel="00041381" w:rsidRDefault="00DD0C39" w:rsidP="00041381">
            <w:pPr>
              <w:cnfStyle w:val="000000100000" w:firstRow="0" w:lastRow="0" w:firstColumn="0" w:lastColumn="0" w:oddVBand="0" w:evenVBand="0" w:oddHBand="1" w:evenHBand="0" w:firstRowFirstColumn="0" w:firstRowLastColumn="0" w:lastRowFirstColumn="0" w:lastRowLastColumn="0"/>
              <w:rPr>
                <w:del w:id="835" w:author="GROSJEAN Kevin" w:date="2023-09-14T14:52:00Z"/>
              </w:rPr>
            </w:pPr>
            <w:del w:id="836" w:author="GROSJEAN Kevin" w:date="2023-09-14T14:52:00Z">
              <w:r w:rsidRPr="00631DDB" w:rsidDel="00041381">
                <w:delText>Liste des états pour chaque métadonnée.</w:delText>
              </w:r>
            </w:del>
          </w:p>
          <w:p w14:paraId="4C4B9782" w14:textId="4869D5A1" w:rsidR="00DD0C39" w:rsidRPr="00631DDB" w:rsidDel="00041381" w:rsidRDefault="00DD0C39" w:rsidP="00041381">
            <w:pPr>
              <w:cnfStyle w:val="000000100000" w:firstRow="0" w:lastRow="0" w:firstColumn="0" w:lastColumn="0" w:oddVBand="0" w:evenVBand="0" w:oddHBand="1" w:evenHBand="0" w:firstRowFirstColumn="0" w:firstRowLastColumn="0" w:lastRowFirstColumn="0" w:lastRowLastColumn="0"/>
              <w:rPr>
                <w:del w:id="837" w:author="GROSJEAN Kevin" w:date="2023-09-14T14:52:00Z"/>
              </w:rPr>
            </w:pPr>
            <w:del w:id="838" w:author="GROSJEAN Kevin" w:date="2023-09-14T14:52:00Z">
              <w:r w:rsidRPr="00631DDB" w:rsidDel="00041381">
                <w:delText xml:space="preserve">Ce champ est un champ complexe contenant pour chaque métadonnée possible (selon la liste définie dans le chapitre 2.3) : </w:delText>
              </w:r>
            </w:del>
          </w:p>
          <w:p w14:paraId="0B0043DA" w14:textId="5CF1F7B4" w:rsidR="00DD0C39" w:rsidRPr="00631DDB" w:rsidDel="00041381" w:rsidRDefault="00DD0C39">
            <w:pPr>
              <w:cnfStyle w:val="000000100000" w:firstRow="0" w:lastRow="0" w:firstColumn="0" w:lastColumn="0" w:oddVBand="0" w:evenVBand="0" w:oddHBand="1" w:evenHBand="0" w:firstRowFirstColumn="0" w:firstRowLastColumn="0" w:lastRowFirstColumn="0" w:lastRowLastColumn="0"/>
              <w:rPr>
                <w:del w:id="839" w:author="GROSJEAN Kevin" w:date="2023-09-14T14:52:00Z"/>
              </w:rPr>
              <w:pPrChange w:id="840" w:author="GROSJEAN Kevin" w:date="2023-09-14T14:52:00Z">
                <w:pPr>
                  <w:pStyle w:val="ListParagraph"/>
                  <w:numPr>
                    <w:numId w:val="18"/>
                  </w:numPr>
                  <w:ind w:hanging="360"/>
                  <w:cnfStyle w:val="000000100000" w:firstRow="0" w:lastRow="0" w:firstColumn="0" w:lastColumn="0" w:oddVBand="0" w:evenVBand="0" w:oddHBand="1" w:evenHBand="0" w:firstRowFirstColumn="0" w:firstRowLastColumn="0" w:lastRowFirstColumn="0" w:lastRowLastColumn="0"/>
                </w:pPr>
              </w:pPrChange>
            </w:pPr>
            <w:del w:id="841" w:author="GROSJEAN Kevin" w:date="2023-09-14T14:52:00Z">
              <w:r w:rsidRPr="00631DDB" w:rsidDel="00041381">
                <w:delText>Si la métadonnée a été récupérée (oui / non)</w:delText>
              </w:r>
            </w:del>
          </w:p>
          <w:p w14:paraId="2437ABB5" w14:textId="4A9C636E" w:rsidR="00DD0C39" w:rsidRPr="00631DDB" w:rsidDel="00041381" w:rsidRDefault="00DD0C39">
            <w:pPr>
              <w:cnfStyle w:val="000000100000" w:firstRow="0" w:lastRow="0" w:firstColumn="0" w:lastColumn="0" w:oddVBand="0" w:evenVBand="0" w:oddHBand="1" w:evenHBand="0" w:firstRowFirstColumn="0" w:firstRowLastColumn="0" w:lastRowFirstColumn="0" w:lastRowLastColumn="0"/>
              <w:rPr>
                <w:del w:id="842" w:author="GROSJEAN Kevin" w:date="2023-09-14T14:52:00Z"/>
              </w:rPr>
              <w:pPrChange w:id="843" w:author="GROSJEAN Kevin" w:date="2023-09-14T14:52:00Z">
                <w:pPr>
                  <w:pStyle w:val="ListParagraph"/>
                  <w:numPr>
                    <w:numId w:val="18"/>
                  </w:numPr>
                  <w:ind w:hanging="360"/>
                  <w:cnfStyle w:val="000000100000" w:firstRow="0" w:lastRow="0" w:firstColumn="0" w:lastColumn="0" w:oddVBand="0" w:evenVBand="0" w:oddHBand="1" w:evenHBand="0" w:firstRowFirstColumn="0" w:firstRowLastColumn="0" w:lastRowFirstColumn="0" w:lastRowLastColumn="0"/>
                </w:pPr>
              </w:pPrChange>
            </w:pPr>
            <w:del w:id="844" w:author="GROSJEAN Kevin" w:date="2023-09-14T14:52:00Z">
              <w:r w:rsidRPr="00631DDB" w:rsidDel="00041381">
                <w:delText>La date de la dernière mise à jour de la métadonnée</w:delText>
              </w:r>
            </w:del>
          </w:p>
          <w:p w14:paraId="06C30A5C" w14:textId="36522625" w:rsidR="00DD0C39" w:rsidDel="00041381" w:rsidRDefault="00DD0C39">
            <w:pPr>
              <w:cnfStyle w:val="000000100000" w:firstRow="0" w:lastRow="0" w:firstColumn="0" w:lastColumn="0" w:oddVBand="0" w:evenVBand="0" w:oddHBand="1" w:evenHBand="0" w:firstRowFirstColumn="0" w:firstRowLastColumn="0" w:lastRowFirstColumn="0" w:lastRowLastColumn="0"/>
              <w:rPr>
                <w:del w:id="845" w:author="GROSJEAN Kevin" w:date="2023-09-14T14:52:00Z"/>
              </w:rPr>
              <w:pPrChange w:id="846" w:author="GROSJEAN Kevin" w:date="2023-09-14T14:52:00Z">
                <w:pPr>
                  <w:pStyle w:val="ListParagraph"/>
                  <w:numPr>
                    <w:numId w:val="18"/>
                  </w:numPr>
                  <w:ind w:hanging="360"/>
                  <w:cnfStyle w:val="000000100000" w:firstRow="0" w:lastRow="0" w:firstColumn="0" w:lastColumn="0" w:oddVBand="0" w:evenVBand="0" w:oddHBand="1" w:evenHBand="0" w:firstRowFirstColumn="0" w:firstRowLastColumn="0" w:lastRowFirstColumn="0" w:lastRowLastColumn="0"/>
                </w:pPr>
              </w:pPrChange>
            </w:pPr>
            <w:del w:id="847" w:author="GROSJEAN Kevin" w:date="2023-09-14T14:52:00Z">
              <w:r w:rsidRPr="00631DDB" w:rsidDel="00041381">
                <w:delText>Le statut du traitement (OK / KO)</w:delText>
              </w:r>
            </w:del>
          </w:p>
          <w:p w14:paraId="03712977" w14:textId="4B5E5603" w:rsidR="00DD0C39" w:rsidRPr="00631DDB" w:rsidRDefault="00DD0C39">
            <w:pPr>
              <w:cnfStyle w:val="000000100000" w:firstRow="0" w:lastRow="0" w:firstColumn="0" w:lastColumn="0" w:oddVBand="0" w:evenVBand="0" w:oddHBand="1" w:evenHBand="0" w:firstRowFirstColumn="0" w:firstRowLastColumn="0" w:lastRowFirstColumn="0" w:lastRowLastColumn="0"/>
              <w:pPrChange w:id="848" w:author="GROSJEAN Kevin" w:date="2023-09-14T14:52:00Z">
                <w:pPr>
                  <w:pStyle w:val="ListParagraph"/>
                  <w:numPr>
                    <w:numId w:val="18"/>
                  </w:numPr>
                  <w:ind w:hanging="360"/>
                  <w:cnfStyle w:val="000000100000" w:firstRow="0" w:lastRow="0" w:firstColumn="0" w:lastColumn="0" w:oddVBand="0" w:evenVBand="0" w:oddHBand="1" w:evenHBand="0" w:firstRowFirstColumn="0" w:firstRowLastColumn="0" w:lastRowFirstColumn="0" w:lastRowLastColumn="0"/>
                </w:pPr>
              </w:pPrChange>
            </w:pPr>
            <w:del w:id="849" w:author="GROSJEAN Kevin" w:date="2023-09-14T14:52:00Z">
              <w:r w:rsidDel="00041381">
                <w:delText>La profondeur sur laquelle la métadonnée a été extraite</w:delText>
              </w:r>
            </w:del>
            <w:ins w:id="850" w:author="GROSJEAN Kevin" w:date="2023-09-14T14:52:00Z">
              <w:r w:rsidR="00041381">
                <w:t>Date et heure de la fin du traitement.</w:t>
              </w:r>
            </w:ins>
          </w:p>
        </w:tc>
        <w:tc>
          <w:tcPr>
            <w:tcW w:w="3737" w:type="dxa"/>
          </w:tcPr>
          <w:p w14:paraId="27507CFE" w14:textId="77777777" w:rsidR="00DD0C39" w:rsidRPr="00096B95" w:rsidDel="00041381" w:rsidRDefault="00DD0C39" w:rsidP="00ED1CD5">
            <w:pPr>
              <w:cnfStyle w:val="000000100000" w:firstRow="0" w:lastRow="0" w:firstColumn="0" w:lastColumn="0" w:oddVBand="0" w:evenVBand="0" w:oddHBand="1" w:evenHBand="0" w:firstRowFirstColumn="0" w:firstRowLastColumn="0" w:lastRowFirstColumn="0" w:lastRowLastColumn="0"/>
              <w:rPr>
                <w:del w:id="851" w:author="GROSJEAN Kevin" w:date="2023-09-14T14:52:00Z"/>
                <w:lang w:val="en-US"/>
              </w:rPr>
            </w:pPr>
            <w:del w:id="852" w:author="GROSJEAN Kevin" w:date="2023-09-14T14:52:00Z">
              <w:r w:rsidRPr="00096B95" w:rsidDel="00041381">
                <w:rPr>
                  <w:lang w:val="en-US"/>
                </w:rPr>
                <w:delText>[</w:delText>
              </w:r>
            </w:del>
          </w:p>
          <w:p w14:paraId="55D7F00B" w14:textId="270DF60B" w:rsidR="00DD0C39" w:rsidRPr="00096B95" w:rsidDel="00041381" w:rsidRDefault="00DD0C39" w:rsidP="00ED1CD5">
            <w:pPr>
              <w:cnfStyle w:val="000000100000" w:firstRow="0" w:lastRow="0" w:firstColumn="0" w:lastColumn="0" w:oddVBand="0" w:evenVBand="0" w:oddHBand="1" w:evenHBand="0" w:firstRowFirstColumn="0" w:firstRowLastColumn="0" w:lastRowFirstColumn="0" w:lastRowLastColumn="0"/>
              <w:rPr>
                <w:del w:id="853" w:author="GROSJEAN Kevin" w:date="2023-09-14T14:52:00Z"/>
                <w:lang w:val="en-US"/>
              </w:rPr>
            </w:pPr>
            <w:del w:id="854" w:author="GROSJEAN Kevin" w:date="2023-09-14T14:52:00Z">
              <w:r w:rsidRPr="00096B95" w:rsidDel="00041381">
                <w:rPr>
                  <w:lang w:val="en-US"/>
                </w:rPr>
                <w:delText xml:space="preserve"> { </w:delText>
              </w:r>
            </w:del>
          </w:p>
          <w:p w14:paraId="5820B2AE" w14:textId="162D4B75" w:rsidR="00DD0C39" w:rsidRPr="005F6A31" w:rsidDel="00041381" w:rsidRDefault="00DD0C39" w:rsidP="00ED1CD5">
            <w:pPr>
              <w:cnfStyle w:val="000000100000" w:firstRow="0" w:lastRow="0" w:firstColumn="0" w:lastColumn="0" w:oddVBand="0" w:evenVBand="0" w:oddHBand="1" w:evenHBand="0" w:firstRowFirstColumn="0" w:firstRowLastColumn="0" w:lastRowFirstColumn="0" w:lastRowLastColumn="0"/>
              <w:rPr>
                <w:del w:id="855" w:author="GROSJEAN Kevin" w:date="2023-09-14T14:52:00Z"/>
                <w:lang w:val="en-US"/>
              </w:rPr>
            </w:pPr>
            <w:del w:id="856" w:author="GROSJEAN Kevin" w:date="2023-09-14T14:52:00Z">
              <w:r w:rsidRPr="005F6A31" w:rsidDel="00041381">
                <w:rPr>
                  <w:lang w:val="en-US"/>
                </w:rPr>
                <w:delText>« rgaa » : « true »,</w:delText>
              </w:r>
            </w:del>
          </w:p>
          <w:p w14:paraId="7973B17F" w14:textId="3F8B901E" w:rsidR="00DD0C39" w:rsidRPr="005F6A31" w:rsidDel="00041381" w:rsidRDefault="00DD0C39" w:rsidP="00ED1CD5">
            <w:pPr>
              <w:cnfStyle w:val="000000100000" w:firstRow="0" w:lastRow="0" w:firstColumn="0" w:lastColumn="0" w:oddVBand="0" w:evenVBand="0" w:oddHBand="1" w:evenHBand="0" w:firstRowFirstColumn="0" w:firstRowLastColumn="0" w:lastRowFirstColumn="0" w:lastRowLastColumn="0"/>
              <w:rPr>
                <w:del w:id="857" w:author="GROSJEAN Kevin" w:date="2023-09-14T14:52:00Z"/>
                <w:lang w:val="en-US"/>
              </w:rPr>
            </w:pPr>
            <w:del w:id="858" w:author="GROSJEAN Kevin" w:date="2023-09-14T14:52:00Z">
              <w:r w:rsidRPr="005F6A31" w:rsidDel="00041381">
                <w:rPr>
                  <w:lang w:val="en-US"/>
                </w:rPr>
                <w:delText xml:space="preserve">« lastUpdated : « 2023-05-06T11:12:23 », </w:delText>
              </w:r>
            </w:del>
          </w:p>
          <w:p w14:paraId="666D51BE" w14:textId="29E46D13" w:rsidR="00DD0C39" w:rsidDel="00041381" w:rsidRDefault="00DD0C39" w:rsidP="00ED1CD5">
            <w:pPr>
              <w:cnfStyle w:val="000000100000" w:firstRow="0" w:lastRow="0" w:firstColumn="0" w:lastColumn="0" w:oddVBand="0" w:evenVBand="0" w:oddHBand="1" w:evenHBand="0" w:firstRowFirstColumn="0" w:firstRowLastColumn="0" w:lastRowFirstColumn="0" w:lastRowLastColumn="0"/>
              <w:rPr>
                <w:del w:id="859" w:author="GROSJEAN Kevin" w:date="2023-09-14T14:52:00Z"/>
                <w:lang w:val="en-US"/>
              </w:rPr>
            </w:pPr>
            <w:del w:id="860" w:author="GROSJEAN Kevin" w:date="2023-09-14T14:52:00Z">
              <w:r w:rsidRPr="005F6A31" w:rsidDel="00041381">
                <w:rPr>
                  <w:lang w:val="en-US"/>
                </w:rPr>
                <w:delText>« status » : « OK »</w:delText>
              </w:r>
              <w:r w:rsidDel="00041381">
                <w:rPr>
                  <w:lang w:val="en-US"/>
                </w:rPr>
                <w:delText>,</w:delText>
              </w:r>
            </w:del>
          </w:p>
          <w:p w14:paraId="0AE5C290" w14:textId="20356889" w:rsidR="00DD0C39" w:rsidRPr="005F6A31" w:rsidDel="00041381" w:rsidRDefault="00DD0C39" w:rsidP="00ED1CD5">
            <w:pPr>
              <w:cnfStyle w:val="000000100000" w:firstRow="0" w:lastRow="0" w:firstColumn="0" w:lastColumn="0" w:oddVBand="0" w:evenVBand="0" w:oddHBand="1" w:evenHBand="0" w:firstRowFirstColumn="0" w:firstRowLastColumn="0" w:lastRowFirstColumn="0" w:lastRowLastColumn="0"/>
              <w:rPr>
                <w:del w:id="861" w:author="GROSJEAN Kevin" w:date="2023-09-14T14:52:00Z"/>
                <w:lang w:val="en-US"/>
              </w:rPr>
            </w:pPr>
            <w:del w:id="862" w:author="GROSJEAN Kevin" w:date="2023-09-14T14:52:00Z">
              <w:r w:rsidDel="00041381">
                <w:rPr>
                  <w:lang w:val="en-US"/>
                </w:rPr>
                <w:delText>“depth”: 0</w:delText>
              </w:r>
            </w:del>
          </w:p>
          <w:p w14:paraId="2B65CE4E" w14:textId="34C0F823" w:rsidR="00DD0C39" w:rsidRPr="00631DDB" w:rsidDel="00041381" w:rsidRDefault="00DD0C39" w:rsidP="00ED1CD5">
            <w:pPr>
              <w:cnfStyle w:val="000000100000" w:firstRow="0" w:lastRow="0" w:firstColumn="0" w:lastColumn="0" w:oddVBand="0" w:evenVBand="0" w:oddHBand="1" w:evenHBand="0" w:firstRowFirstColumn="0" w:firstRowLastColumn="0" w:lastRowFirstColumn="0" w:lastRowLastColumn="0"/>
              <w:rPr>
                <w:del w:id="863" w:author="GROSJEAN Kevin" w:date="2023-09-14T14:52:00Z"/>
              </w:rPr>
            </w:pPr>
            <w:del w:id="864" w:author="GROSJEAN Kevin" w:date="2023-09-14T14:52:00Z">
              <w:r w:rsidRPr="00631DDB" w:rsidDel="00041381">
                <w:delText xml:space="preserve">}, </w:delText>
              </w:r>
            </w:del>
          </w:p>
          <w:p w14:paraId="7BA83E74" w14:textId="09C2F611" w:rsidR="00DD0C39" w:rsidRPr="00631DDB" w:rsidDel="00041381" w:rsidRDefault="00DD0C39" w:rsidP="00ED1CD5">
            <w:pPr>
              <w:cnfStyle w:val="000000100000" w:firstRow="0" w:lastRow="0" w:firstColumn="0" w:lastColumn="0" w:oddVBand="0" w:evenVBand="0" w:oddHBand="1" w:evenHBand="0" w:firstRowFirstColumn="0" w:firstRowLastColumn="0" w:lastRowFirstColumn="0" w:lastRowLastColumn="0"/>
              <w:rPr>
                <w:del w:id="865" w:author="GROSJEAN Kevin" w:date="2023-09-14T14:52:00Z"/>
              </w:rPr>
            </w:pPr>
            <w:del w:id="866" w:author="GROSJEAN Kevin" w:date="2023-09-14T14:52:00Z">
              <w:r w:rsidRPr="00631DDB" w:rsidDel="00041381">
                <w:delText>…</w:delText>
              </w:r>
            </w:del>
          </w:p>
          <w:p w14:paraId="0070EA38" w14:textId="3E7550BA" w:rsidR="00DD0C39" w:rsidRPr="00631DDB" w:rsidDel="00041381" w:rsidRDefault="00DD0C39" w:rsidP="00ED1CD5">
            <w:pPr>
              <w:cnfStyle w:val="000000100000" w:firstRow="0" w:lastRow="0" w:firstColumn="0" w:lastColumn="0" w:oddVBand="0" w:evenVBand="0" w:oddHBand="1" w:evenHBand="0" w:firstRowFirstColumn="0" w:firstRowLastColumn="0" w:lastRowFirstColumn="0" w:lastRowLastColumn="0"/>
              <w:rPr>
                <w:del w:id="867" w:author="GROSJEAN Kevin" w:date="2023-09-14T14:52:00Z"/>
              </w:rPr>
            </w:pPr>
            <w:del w:id="868" w:author="GROSJEAN Kevin" w:date="2023-09-14T14:52:00Z">
              <w:r w:rsidRPr="00631DDB" w:rsidDel="00041381">
                <w:delText>]</w:delText>
              </w:r>
              <w:commentRangeEnd w:id="833"/>
              <w:r w:rsidR="00A64200" w:rsidDel="00041381">
                <w:rPr>
                  <w:rStyle w:val="CommentReference"/>
                </w:rPr>
                <w:commentReference w:id="833"/>
              </w:r>
              <w:r w:rsidR="00F81668" w:rsidDel="00041381">
                <w:rPr>
                  <w:rStyle w:val="CommentReference"/>
                </w:rPr>
                <w:commentReference w:id="831"/>
              </w:r>
            </w:del>
          </w:p>
          <w:p w14:paraId="06D62669" w14:textId="4F42C1C1" w:rsidR="00DD0C39" w:rsidRPr="00631DDB" w:rsidRDefault="00041381" w:rsidP="00041381">
            <w:pPr>
              <w:cnfStyle w:val="000000100000" w:firstRow="0" w:lastRow="0" w:firstColumn="0" w:lastColumn="0" w:oddVBand="0" w:evenVBand="0" w:oddHBand="1" w:evenHBand="0" w:firstRowFirstColumn="0" w:firstRowLastColumn="0" w:lastRowFirstColumn="0" w:lastRowLastColumn="0"/>
            </w:pPr>
            <w:ins w:id="869" w:author="GROSJEAN Kevin" w:date="2023-09-14T14:52:00Z">
              <w:r w:rsidRPr="00DF5FF4">
                <w:t>2022-05-18T11:40:22.519222</w:t>
              </w:r>
            </w:ins>
          </w:p>
        </w:tc>
      </w:tr>
      <w:commentRangeEnd w:id="831"/>
      <w:tr w:rsidR="004A7DCC" w:rsidRPr="00631DDB" w14:paraId="6EFE82FE" w14:textId="77777777" w:rsidTr="00054081">
        <w:tblPrEx>
          <w:tblW w:w="0" w:type="auto"/>
          <w:tblPrExChange w:id="870" w:author="PAN Yilei" w:date="2023-08-28T14:27:00Z">
            <w:tblPrEx>
              <w:tblW w:w="0" w:type="auto"/>
            </w:tblPrEx>
          </w:tblPrExChange>
        </w:tblPrEx>
        <w:trPr>
          <w:ins w:id="871" w:author="PAN Yilei" w:date="2023-08-28T14:26:00Z"/>
          <w:trPrChange w:id="872" w:author="PAN Yilei" w:date="2023-08-28T14:27:00Z">
            <w:trPr>
              <w:gridAfter w:val="0"/>
            </w:trPr>
          </w:trPrChange>
        </w:trPr>
        <w:tc>
          <w:tcPr>
            <w:cnfStyle w:val="001000000000" w:firstRow="0" w:lastRow="0" w:firstColumn="1" w:lastColumn="0" w:oddVBand="0" w:evenVBand="0" w:oddHBand="0" w:evenHBand="0" w:firstRowFirstColumn="0" w:firstRowLastColumn="0" w:lastRowFirstColumn="0" w:lastRowLastColumn="0"/>
            <w:tcW w:w="3226" w:type="dxa"/>
            <w:shd w:val="clear" w:color="auto" w:fill="auto"/>
            <w:tcPrChange w:id="873" w:author="PAN Yilei" w:date="2023-08-28T14:27:00Z">
              <w:tcPr>
                <w:tcW w:w="3257" w:type="dxa"/>
              </w:tcPr>
            </w:tcPrChange>
          </w:tcPr>
          <w:p w14:paraId="7E48FA3E" w14:textId="776DE4B9" w:rsidR="004A7DCC" w:rsidRDefault="007267D8" w:rsidP="00ED1CD5">
            <w:pPr>
              <w:rPr>
                <w:ins w:id="874" w:author="PAN Yilei" w:date="2023-08-28T14:26:00Z"/>
              </w:rPr>
            </w:pPr>
            <w:ins w:id="875" w:author="PAN Yilei" w:date="2023-08-28T14:28:00Z">
              <w:del w:id="876" w:author="GROSJEAN Kevin" w:date="2023-09-14T15:01:00Z">
                <w:r w:rsidDel="00054081">
                  <w:delText>params</w:delText>
                </w:r>
              </w:del>
            </w:ins>
            <w:ins w:id="877" w:author="GROSJEAN Kevin" w:date="2023-09-14T15:01:00Z">
              <w:r w:rsidR="00054081">
                <w:t>status</w:t>
              </w:r>
            </w:ins>
          </w:p>
        </w:tc>
        <w:tc>
          <w:tcPr>
            <w:tcW w:w="2808" w:type="dxa"/>
            <w:shd w:val="clear" w:color="auto" w:fill="auto"/>
            <w:tcPrChange w:id="878" w:author="PAN Yilei" w:date="2023-08-28T14:27:00Z">
              <w:tcPr>
                <w:tcW w:w="3257" w:type="dxa"/>
              </w:tcPr>
            </w:tcPrChange>
          </w:tcPr>
          <w:p w14:paraId="28335DE4" w14:textId="77777777" w:rsidR="004A7DCC" w:rsidRPr="00EA3FE2" w:rsidRDefault="00D43295" w:rsidP="00ED1CD5">
            <w:pPr>
              <w:cnfStyle w:val="000000000000" w:firstRow="0" w:lastRow="0" w:firstColumn="0" w:lastColumn="0" w:oddVBand="0" w:evenVBand="0" w:oddHBand="0" w:evenHBand="0" w:firstRowFirstColumn="0" w:firstRowLastColumn="0" w:lastRowFirstColumn="0" w:lastRowLastColumn="0"/>
              <w:rPr>
                <w:ins w:id="879" w:author="GROSJEAN Kevin" w:date="2023-09-14T15:01:00Z"/>
                <w:lang w:val="en-US"/>
                <w:rPrChange w:id="880" w:author="GROSJEAN Kevin" w:date="2023-09-14T15:58:00Z">
                  <w:rPr>
                    <w:ins w:id="881" w:author="GROSJEAN Kevin" w:date="2023-09-14T15:01:00Z"/>
                  </w:rPr>
                </w:rPrChange>
              </w:rPr>
            </w:pPr>
            <w:ins w:id="882" w:author="PAN Yilei" w:date="2023-08-28T14:28:00Z">
              <w:del w:id="883" w:author="GROSJEAN Kevin" w:date="2023-09-14T15:01:00Z">
                <w:r w:rsidRPr="00EA3FE2" w:rsidDel="00054081">
                  <w:rPr>
                    <w:lang w:val="en-US"/>
                    <w:rPrChange w:id="884" w:author="GROSJEAN Kevin" w:date="2023-09-14T15:58:00Z">
                      <w:rPr/>
                    </w:rPrChange>
                  </w:rPr>
                  <w:delText>La configuration utilisée</w:delText>
                </w:r>
              </w:del>
            </w:ins>
            <w:ins w:id="885" w:author="GROSJEAN Kevin" w:date="2023-09-14T15:01:00Z">
              <w:r w:rsidR="00054081" w:rsidRPr="00EA3FE2">
                <w:rPr>
                  <w:lang w:val="en-US"/>
                  <w:rPrChange w:id="886" w:author="GROSJEAN Kevin" w:date="2023-09-14T15:58:00Z">
                    <w:rPr/>
                  </w:rPrChange>
                </w:rPr>
                <w:t xml:space="preserve">Status du traitement global : </w:t>
              </w:r>
              <w:r w:rsidR="00054081" w:rsidRPr="00EA3FE2">
                <w:rPr>
                  <w:lang w:val="en-US"/>
                  <w:rPrChange w:id="887" w:author="GROSJEAN Kevin" w:date="2023-09-14T15:58:00Z">
                    <w:rPr/>
                  </w:rPrChange>
                </w:rPr>
                <w:br/>
                <w:t>-pending</w:t>
              </w:r>
              <w:r w:rsidR="00054081" w:rsidRPr="00EA3FE2">
                <w:rPr>
                  <w:lang w:val="en-US"/>
                  <w:rPrChange w:id="888" w:author="GROSJEAN Kevin" w:date="2023-09-14T15:58:00Z">
                    <w:rPr/>
                  </w:rPrChange>
                </w:rPr>
                <w:br/>
                <w:t>-started</w:t>
              </w:r>
            </w:ins>
          </w:p>
          <w:p w14:paraId="763F5261" w14:textId="77777777" w:rsidR="00054081" w:rsidRPr="00EA3FE2" w:rsidRDefault="00054081" w:rsidP="00ED1CD5">
            <w:pPr>
              <w:cnfStyle w:val="000000000000" w:firstRow="0" w:lastRow="0" w:firstColumn="0" w:lastColumn="0" w:oddVBand="0" w:evenVBand="0" w:oddHBand="0" w:evenHBand="0" w:firstRowFirstColumn="0" w:firstRowLastColumn="0" w:lastRowFirstColumn="0" w:lastRowLastColumn="0"/>
              <w:rPr>
                <w:ins w:id="889" w:author="GROSJEAN Kevin" w:date="2023-09-14T15:01:00Z"/>
                <w:lang w:val="en-US"/>
                <w:rPrChange w:id="890" w:author="GROSJEAN Kevin" w:date="2023-09-14T15:58:00Z">
                  <w:rPr>
                    <w:ins w:id="891" w:author="GROSJEAN Kevin" w:date="2023-09-14T15:01:00Z"/>
                  </w:rPr>
                </w:rPrChange>
              </w:rPr>
            </w:pPr>
            <w:ins w:id="892" w:author="GROSJEAN Kevin" w:date="2023-09-14T15:01:00Z">
              <w:r w:rsidRPr="00EA3FE2">
                <w:rPr>
                  <w:lang w:val="en-US"/>
                  <w:rPrChange w:id="893" w:author="GROSJEAN Kevin" w:date="2023-09-14T15:58:00Z">
                    <w:rPr/>
                  </w:rPrChange>
                </w:rPr>
                <w:t>-partial_error</w:t>
              </w:r>
            </w:ins>
          </w:p>
          <w:p w14:paraId="6F85E765" w14:textId="77777777" w:rsidR="00054081" w:rsidRPr="00EA3FE2" w:rsidRDefault="00054081" w:rsidP="00ED1CD5">
            <w:pPr>
              <w:cnfStyle w:val="000000000000" w:firstRow="0" w:lastRow="0" w:firstColumn="0" w:lastColumn="0" w:oddVBand="0" w:evenVBand="0" w:oddHBand="0" w:evenHBand="0" w:firstRowFirstColumn="0" w:firstRowLastColumn="0" w:lastRowFirstColumn="0" w:lastRowLastColumn="0"/>
              <w:rPr>
                <w:ins w:id="894" w:author="GROSJEAN Kevin" w:date="2023-09-14T15:01:00Z"/>
                <w:lang w:val="en-US"/>
                <w:rPrChange w:id="895" w:author="GROSJEAN Kevin" w:date="2023-09-14T15:58:00Z">
                  <w:rPr>
                    <w:ins w:id="896" w:author="GROSJEAN Kevin" w:date="2023-09-14T15:01:00Z"/>
                  </w:rPr>
                </w:rPrChange>
              </w:rPr>
            </w:pPr>
            <w:ins w:id="897" w:author="GROSJEAN Kevin" w:date="2023-09-14T15:01:00Z">
              <w:r w:rsidRPr="00EA3FE2">
                <w:rPr>
                  <w:lang w:val="en-US"/>
                  <w:rPrChange w:id="898" w:author="GROSJEAN Kevin" w:date="2023-09-14T15:58:00Z">
                    <w:rPr/>
                  </w:rPrChange>
                </w:rPr>
                <w:t>-error</w:t>
              </w:r>
            </w:ins>
          </w:p>
          <w:p w14:paraId="50B524E4" w14:textId="3ED2F662" w:rsidR="00054081" w:rsidRPr="00EA3FE2" w:rsidRDefault="00054081" w:rsidP="00ED1CD5">
            <w:pPr>
              <w:cnfStyle w:val="000000000000" w:firstRow="0" w:lastRow="0" w:firstColumn="0" w:lastColumn="0" w:oddVBand="0" w:evenVBand="0" w:oddHBand="0" w:evenHBand="0" w:firstRowFirstColumn="0" w:firstRowLastColumn="0" w:lastRowFirstColumn="0" w:lastRowLastColumn="0"/>
              <w:rPr>
                <w:ins w:id="899" w:author="PAN Yilei" w:date="2023-08-28T14:26:00Z"/>
                <w:lang w:val="en-US"/>
                <w:rPrChange w:id="900" w:author="GROSJEAN Kevin" w:date="2023-09-14T15:58:00Z">
                  <w:rPr>
                    <w:ins w:id="901" w:author="PAN Yilei" w:date="2023-08-28T14:26:00Z"/>
                  </w:rPr>
                </w:rPrChange>
              </w:rPr>
            </w:pPr>
            <w:ins w:id="902" w:author="GROSJEAN Kevin" w:date="2023-09-14T15:01:00Z">
              <w:r w:rsidRPr="00EA3FE2">
                <w:rPr>
                  <w:lang w:val="en-US"/>
                  <w:rPrChange w:id="903" w:author="GROSJEAN Kevin" w:date="2023-09-14T15:58:00Z">
                    <w:rPr/>
                  </w:rPrChange>
                </w:rPr>
                <w:t>-success</w:t>
              </w:r>
            </w:ins>
          </w:p>
        </w:tc>
        <w:tc>
          <w:tcPr>
            <w:tcW w:w="3737" w:type="dxa"/>
            <w:shd w:val="clear" w:color="auto" w:fill="auto"/>
            <w:tcPrChange w:id="904" w:author="PAN Yilei" w:date="2023-08-28T14:27:00Z">
              <w:tcPr>
                <w:tcW w:w="3257" w:type="dxa"/>
              </w:tcPr>
            </w:tcPrChange>
          </w:tcPr>
          <w:p w14:paraId="50552F25" w14:textId="679017EF" w:rsidR="004A7DCC" w:rsidRPr="004A7DCC" w:rsidRDefault="00054081" w:rsidP="00ED1CD5">
            <w:pPr>
              <w:cnfStyle w:val="000000000000" w:firstRow="0" w:lastRow="0" w:firstColumn="0" w:lastColumn="0" w:oddVBand="0" w:evenVBand="0" w:oddHBand="0" w:evenHBand="0" w:firstRowFirstColumn="0" w:firstRowLastColumn="0" w:lastRowFirstColumn="0" w:lastRowLastColumn="0"/>
              <w:rPr>
                <w:ins w:id="905" w:author="PAN Yilei" w:date="2023-08-28T14:26:00Z"/>
                <w:rPrChange w:id="906" w:author="PAN Yilei" w:date="2023-08-28T14:26:00Z">
                  <w:rPr>
                    <w:ins w:id="907" w:author="PAN Yilei" w:date="2023-08-28T14:26:00Z"/>
                    <w:lang w:val="en-US"/>
                  </w:rPr>
                </w:rPrChange>
              </w:rPr>
            </w:pPr>
            <w:ins w:id="908" w:author="GROSJEAN Kevin" w:date="2023-09-14T15:01:00Z">
              <w:r>
                <w:t>« </w:t>
              </w:r>
            </w:ins>
            <w:ins w:id="909" w:author="GROSJEAN Kevin" w:date="2023-09-14T15:02:00Z">
              <w:r>
                <w:t>success »</w:t>
              </w:r>
            </w:ins>
          </w:p>
        </w:tc>
      </w:tr>
      <w:tr w:rsidR="002F4EFE" w:rsidRPr="00631DDB" w14:paraId="4A3541E4" w14:textId="77777777" w:rsidTr="00054081">
        <w:trPr>
          <w:cnfStyle w:val="000000100000" w:firstRow="0" w:lastRow="0" w:firstColumn="0" w:lastColumn="0" w:oddVBand="0" w:evenVBand="0" w:oddHBand="1" w:evenHBand="0" w:firstRowFirstColumn="0" w:firstRowLastColumn="0" w:lastRowFirstColumn="0" w:lastRowLastColumn="0"/>
          <w:ins w:id="910" w:author="GROSJEAN Kevin" w:date="2023-09-14T15:02:00Z"/>
        </w:trPr>
        <w:tc>
          <w:tcPr>
            <w:cnfStyle w:val="001000000000" w:firstRow="0" w:lastRow="0" w:firstColumn="1" w:lastColumn="0" w:oddVBand="0" w:evenVBand="0" w:oddHBand="0" w:evenHBand="0" w:firstRowFirstColumn="0" w:firstRowLastColumn="0" w:lastRowFirstColumn="0" w:lastRowLastColumn="0"/>
            <w:tcW w:w="3226" w:type="dxa"/>
            <w:shd w:val="clear" w:color="auto" w:fill="auto"/>
          </w:tcPr>
          <w:p w14:paraId="1667E1E2" w14:textId="20DC4976" w:rsidR="002F4EFE" w:rsidDel="00054081" w:rsidRDefault="002F4EFE" w:rsidP="00ED1CD5">
            <w:pPr>
              <w:rPr>
                <w:ins w:id="911" w:author="GROSJEAN Kevin" w:date="2023-09-14T15:02:00Z"/>
              </w:rPr>
            </w:pPr>
            <w:ins w:id="912" w:author="GROSJEAN Kevin" w:date="2023-09-14T15:02:00Z">
              <w:r>
                <w:t>html_crawl</w:t>
              </w:r>
            </w:ins>
          </w:p>
        </w:tc>
        <w:tc>
          <w:tcPr>
            <w:tcW w:w="2808" w:type="dxa"/>
            <w:vMerge w:val="restart"/>
            <w:shd w:val="clear" w:color="auto" w:fill="auto"/>
          </w:tcPr>
          <w:p w14:paraId="2A5154DF" w14:textId="3063A6C9" w:rsidR="002F4EFE" w:rsidRPr="00D43295" w:rsidDel="00054081" w:rsidRDefault="002F4EFE" w:rsidP="00ED1CD5">
            <w:pPr>
              <w:cnfStyle w:val="000000100000" w:firstRow="0" w:lastRow="0" w:firstColumn="0" w:lastColumn="0" w:oddVBand="0" w:evenVBand="0" w:oddHBand="1" w:evenHBand="0" w:firstRowFirstColumn="0" w:firstRowLastColumn="0" w:lastRowFirstColumn="0" w:lastRowLastColumn="0"/>
              <w:rPr>
                <w:ins w:id="913" w:author="GROSJEAN Kevin" w:date="2023-09-14T15:02:00Z"/>
              </w:rPr>
            </w:pPr>
            <w:ins w:id="914" w:author="GROSJEAN Kevin" w:date="2023-09-14T15:04:00Z">
              <w:r>
                <w:t>Objet complexe représentant l’avancement de la sous tâche. Si la métadonnée n’est pas activée pour ce processus, null remplace l’objet</w:t>
              </w:r>
            </w:ins>
            <w:ins w:id="915" w:author="GROSJEAN Kevin" w:date="2023-09-14T15:05:00Z">
              <w:r>
                <w:t>.</w:t>
              </w:r>
              <w:r>
                <w:br/>
                <w:t xml:space="preserve">L’objet contient </w:t>
              </w:r>
            </w:ins>
            <w:ins w:id="916" w:author="GROSJEAN Kevin" w:date="2023-09-14T15:06:00Z">
              <w:r>
                <w:t>l’id de la tâche celery associée à la sous tâche, la date/heure de début, date/heure de fin et le status d’avancement.</w:t>
              </w:r>
            </w:ins>
          </w:p>
        </w:tc>
        <w:tc>
          <w:tcPr>
            <w:tcW w:w="3737" w:type="dxa"/>
            <w:vMerge w:val="restart"/>
            <w:shd w:val="clear" w:color="auto" w:fill="auto"/>
          </w:tcPr>
          <w:p w14:paraId="0639BBE2" w14:textId="77777777" w:rsidR="002F4EFE" w:rsidRPr="002F4EFE" w:rsidRDefault="002F4EFE" w:rsidP="00ED1CD5">
            <w:pPr>
              <w:cnfStyle w:val="000000100000" w:firstRow="0" w:lastRow="0" w:firstColumn="0" w:lastColumn="0" w:oddVBand="0" w:evenVBand="0" w:oddHBand="1" w:evenHBand="0" w:firstRowFirstColumn="0" w:firstRowLastColumn="0" w:lastRowFirstColumn="0" w:lastRowLastColumn="0"/>
              <w:rPr>
                <w:ins w:id="917" w:author="GROSJEAN Kevin" w:date="2023-09-14T15:05:00Z"/>
                <w:lang w:val="en-US"/>
                <w:rPrChange w:id="918" w:author="GROSJEAN Kevin" w:date="2023-09-14T15:08:00Z">
                  <w:rPr>
                    <w:ins w:id="919" w:author="GROSJEAN Kevin" w:date="2023-09-14T15:05:00Z"/>
                  </w:rPr>
                </w:rPrChange>
              </w:rPr>
            </w:pPr>
            <w:ins w:id="920" w:author="GROSJEAN Kevin" w:date="2023-09-14T15:05:00Z">
              <w:r w:rsidRPr="002F4EFE">
                <w:rPr>
                  <w:lang w:val="en-US"/>
                  <w:rPrChange w:id="921" w:author="GROSJEAN Kevin" w:date="2023-09-14T15:08:00Z">
                    <w:rPr/>
                  </w:rPrChange>
                </w:rPr>
                <w:t>{</w:t>
              </w:r>
            </w:ins>
          </w:p>
          <w:p w14:paraId="20E4CBB0" w14:textId="0AE9ACF9" w:rsidR="002F4EFE" w:rsidRDefault="002F4EFE" w:rsidP="00ED1CD5">
            <w:pPr>
              <w:cnfStyle w:val="000000100000" w:firstRow="0" w:lastRow="0" w:firstColumn="0" w:lastColumn="0" w:oddVBand="0" w:evenVBand="0" w:oddHBand="1" w:evenHBand="0" w:firstRowFirstColumn="0" w:firstRowLastColumn="0" w:lastRowFirstColumn="0" w:lastRowLastColumn="0"/>
              <w:rPr>
                <w:ins w:id="922" w:author="GROSJEAN Kevin" w:date="2023-09-14T15:08:00Z"/>
                <w:rFonts w:ascii="Source Code Pro" w:hAnsi="Source Code Pro"/>
                <w:color w:val="12824D"/>
                <w:sz w:val="18"/>
                <w:szCs w:val="18"/>
                <w:shd w:val="clear" w:color="auto" w:fill="FFFFFF"/>
                <w:lang w:val="en-US"/>
              </w:rPr>
            </w:pPr>
            <w:ins w:id="923" w:author="GROSJEAN Kevin" w:date="2023-09-14T15:05:00Z">
              <w:r w:rsidRPr="002F4EFE">
                <w:rPr>
                  <w:lang w:val="en-US"/>
                  <w:rPrChange w:id="924" w:author="GROSJEAN Kevin" w:date="2023-09-14T15:07:00Z">
                    <w:rPr/>
                  </w:rPrChange>
                </w:rPr>
                <w:t xml:space="preserve">    « task_id » : </w:t>
              </w:r>
            </w:ins>
            <w:ins w:id="925" w:author="GROSJEAN Kevin" w:date="2023-09-14T15:07:00Z">
              <w:r w:rsidRPr="002F4EFE">
                <w:rPr>
                  <w:rFonts w:ascii="Source Code Pro" w:hAnsi="Source Code Pro"/>
                  <w:color w:val="12824D"/>
                  <w:sz w:val="18"/>
                  <w:szCs w:val="18"/>
                  <w:shd w:val="clear" w:color="auto" w:fill="FFFFFF"/>
                  <w:lang w:val="en-US"/>
                  <w:rPrChange w:id="926" w:author="GROSJEAN Kevin" w:date="2023-09-14T15:07:00Z">
                    <w:rPr>
                      <w:rFonts w:ascii="Source Code Pro" w:hAnsi="Source Code Pro"/>
                      <w:color w:val="12824D"/>
                      <w:sz w:val="18"/>
                      <w:szCs w:val="18"/>
                      <w:shd w:val="clear" w:color="auto" w:fill="FFFFFF"/>
                    </w:rPr>
                  </w:rPrChange>
                </w:rPr>
                <w:t>"9a73492f-f684-4229-bcd3-836670261299"</w:t>
              </w:r>
            </w:ins>
            <w:ins w:id="927" w:author="GROSJEAN Kevin" w:date="2023-09-14T15:08:00Z">
              <w:r>
                <w:rPr>
                  <w:rFonts w:ascii="Source Code Pro" w:hAnsi="Source Code Pro"/>
                  <w:color w:val="12824D"/>
                  <w:sz w:val="18"/>
                  <w:szCs w:val="18"/>
                  <w:shd w:val="clear" w:color="auto" w:fill="FFFFFF"/>
                  <w:lang w:val="en-US"/>
                </w:rPr>
                <w:t>,</w:t>
              </w:r>
            </w:ins>
          </w:p>
          <w:p w14:paraId="2AF30DB5" w14:textId="468B488D" w:rsidR="002F4EFE" w:rsidRPr="002F4EFE" w:rsidRDefault="002F4EFE" w:rsidP="00ED1CD5">
            <w:pPr>
              <w:cnfStyle w:val="000000100000" w:firstRow="0" w:lastRow="0" w:firstColumn="0" w:lastColumn="0" w:oddVBand="0" w:evenVBand="0" w:oddHBand="1" w:evenHBand="0" w:firstRowFirstColumn="0" w:firstRowLastColumn="0" w:lastRowFirstColumn="0" w:lastRowLastColumn="0"/>
              <w:rPr>
                <w:ins w:id="928" w:author="GROSJEAN Kevin" w:date="2023-09-14T15:08:00Z"/>
                <w:rFonts w:ascii="Source Code Pro" w:hAnsi="Source Code Pro"/>
                <w:color w:val="016EE9"/>
                <w:sz w:val="18"/>
                <w:szCs w:val="18"/>
                <w:shd w:val="clear" w:color="auto" w:fill="FFFFFF"/>
                <w:lang w:val="en-US"/>
                <w:rPrChange w:id="929" w:author="GROSJEAN Kevin" w:date="2023-09-14T15:08:00Z">
                  <w:rPr>
                    <w:ins w:id="930" w:author="GROSJEAN Kevin" w:date="2023-09-14T15:08:00Z"/>
                    <w:rFonts w:ascii="Source Code Pro" w:hAnsi="Source Code Pro"/>
                    <w:color w:val="016EE9"/>
                    <w:sz w:val="18"/>
                    <w:szCs w:val="18"/>
                    <w:shd w:val="clear" w:color="auto" w:fill="FFFFFF"/>
                  </w:rPr>
                </w:rPrChange>
              </w:rPr>
            </w:pPr>
            <w:ins w:id="931" w:author="GROSJEAN Kevin" w:date="2023-09-14T15:08:00Z">
              <w:r>
                <w:rPr>
                  <w:rFonts w:ascii="Source Code Pro" w:hAnsi="Source Code Pro"/>
                  <w:color w:val="12824D"/>
                  <w:sz w:val="18"/>
                  <w:szCs w:val="18"/>
                  <w:shd w:val="clear" w:color="auto" w:fill="FFFFFF"/>
                  <w:lang w:val="en-US"/>
                </w:rPr>
                <w:t xml:space="preserve">    “created_at: </w:t>
              </w:r>
              <w:r w:rsidRPr="002F4EFE">
                <w:rPr>
                  <w:rFonts w:ascii="Source Code Pro" w:hAnsi="Source Code Pro"/>
                  <w:color w:val="016EE9"/>
                  <w:sz w:val="18"/>
                  <w:szCs w:val="18"/>
                  <w:shd w:val="clear" w:color="auto" w:fill="FFFFFF"/>
                  <w:lang w:val="en-US"/>
                  <w:rPrChange w:id="932" w:author="GROSJEAN Kevin" w:date="2023-09-14T15:08:00Z">
                    <w:rPr>
                      <w:rFonts w:ascii="Source Code Pro" w:hAnsi="Source Code Pro"/>
                      <w:color w:val="016EE9"/>
                      <w:sz w:val="18"/>
                      <w:szCs w:val="18"/>
                      <w:shd w:val="clear" w:color="auto" w:fill="FFFFFF"/>
                    </w:rPr>
                  </w:rPrChange>
                </w:rPr>
                <w:t>2023-09-11T15:31:05.855+00:00,</w:t>
              </w:r>
            </w:ins>
          </w:p>
          <w:p w14:paraId="6B2793D3" w14:textId="32B9FC14" w:rsidR="002F4EFE" w:rsidRPr="002F4EFE" w:rsidRDefault="002F4EFE" w:rsidP="00ED1CD5">
            <w:pPr>
              <w:cnfStyle w:val="000000100000" w:firstRow="0" w:lastRow="0" w:firstColumn="0" w:lastColumn="0" w:oddVBand="0" w:evenVBand="0" w:oddHBand="1" w:evenHBand="0" w:firstRowFirstColumn="0" w:firstRowLastColumn="0" w:lastRowFirstColumn="0" w:lastRowLastColumn="0"/>
              <w:rPr>
                <w:ins w:id="933" w:author="GROSJEAN Kevin" w:date="2023-09-14T15:08:00Z"/>
                <w:rFonts w:ascii="Source Code Pro" w:hAnsi="Source Code Pro"/>
                <w:color w:val="016EE9"/>
                <w:sz w:val="18"/>
                <w:szCs w:val="18"/>
                <w:shd w:val="clear" w:color="auto" w:fill="FFFFFF"/>
                <w:lang w:val="en-US"/>
                <w:rPrChange w:id="934" w:author="GROSJEAN Kevin" w:date="2023-09-14T15:08:00Z">
                  <w:rPr>
                    <w:ins w:id="935" w:author="GROSJEAN Kevin" w:date="2023-09-14T15:08:00Z"/>
                    <w:rFonts w:ascii="Source Code Pro" w:hAnsi="Source Code Pro"/>
                    <w:color w:val="016EE9"/>
                    <w:sz w:val="18"/>
                    <w:szCs w:val="18"/>
                    <w:shd w:val="clear" w:color="auto" w:fill="FFFFFF"/>
                  </w:rPr>
                </w:rPrChange>
              </w:rPr>
            </w:pPr>
            <w:ins w:id="936" w:author="GROSJEAN Kevin" w:date="2023-09-14T15:08:00Z">
              <w:r w:rsidRPr="002F4EFE">
                <w:rPr>
                  <w:color w:val="016EE9"/>
                  <w:lang w:val="en-US"/>
                  <w:rPrChange w:id="937" w:author="GROSJEAN Kevin" w:date="2023-09-14T15:08:00Z">
                    <w:rPr>
                      <w:color w:val="016EE9"/>
                    </w:rPr>
                  </w:rPrChange>
                </w:rPr>
                <w:t xml:space="preserve">    « finished_at » : </w:t>
              </w:r>
              <w:r w:rsidRPr="002F4EFE">
                <w:rPr>
                  <w:rFonts w:ascii="Source Code Pro" w:hAnsi="Source Code Pro"/>
                  <w:color w:val="016EE9"/>
                  <w:sz w:val="18"/>
                  <w:szCs w:val="18"/>
                  <w:shd w:val="clear" w:color="auto" w:fill="FFFFFF"/>
                  <w:lang w:val="en-US"/>
                  <w:rPrChange w:id="938" w:author="GROSJEAN Kevin" w:date="2023-09-14T15:08:00Z">
                    <w:rPr>
                      <w:rFonts w:ascii="Source Code Pro" w:hAnsi="Source Code Pro"/>
                      <w:color w:val="016EE9"/>
                      <w:sz w:val="18"/>
                      <w:szCs w:val="18"/>
                      <w:shd w:val="clear" w:color="auto" w:fill="FFFFFF"/>
                    </w:rPr>
                  </w:rPrChange>
                </w:rPr>
                <w:t>2023-09-11T15:31:05.855+00:00,</w:t>
              </w:r>
            </w:ins>
          </w:p>
          <w:p w14:paraId="753901CC" w14:textId="6BF9248B" w:rsidR="002F4EFE" w:rsidRPr="002F4EFE" w:rsidRDefault="002F4EFE" w:rsidP="00ED1CD5">
            <w:pPr>
              <w:cnfStyle w:val="000000100000" w:firstRow="0" w:lastRow="0" w:firstColumn="0" w:lastColumn="0" w:oddVBand="0" w:evenVBand="0" w:oddHBand="1" w:evenHBand="0" w:firstRowFirstColumn="0" w:firstRowLastColumn="0" w:lastRowFirstColumn="0" w:lastRowLastColumn="0"/>
              <w:rPr>
                <w:ins w:id="939" w:author="GROSJEAN Kevin" w:date="2023-09-14T15:05:00Z"/>
                <w:lang w:val="en-US"/>
                <w:rPrChange w:id="940" w:author="GROSJEAN Kevin" w:date="2023-09-14T15:07:00Z">
                  <w:rPr>
                    <w:ins w:id="941" w:author="GROSJEAN Kevin" w:date="2023-09-14T15:05:00Z"/>
                  </w:rPr>
                </w:rPrChange>
              </w:rPr>
            </w:pPr>
            <w:ins w:id="942" w:author="GROSJEAN Kevin" w:date="2023-09-14T15:08:00Z">
              <w:r w:rsidRPr="002F4EFE">
                <w:rPr>
                  <w:color w:val="016EE9"/>
                  <w:lang w:val="en-US"/>
                  <w:rPrChange w:id="943" w:author="GROSJEAN Kevin" w:date="2023-09-14T15:08:00Z">
                    <w:rPr>
                      <w:color w:val="016EE9"/>
                    </w:rPr>
                  </w:rPrChange>
                </w:rPr>
                <w:t xml:space="preserve">    </w:t>
              </w:r>
              <w:r>
                <w:rPr>
                  <w:color w:val="016EE9"/>
                </w:rPr>
                <w:t>« status » : « success »</w:t>
              </w:r>
            </w:ins>
          </w:p>
          <w:p w14:paraId="0D31CA94" w14:textId="498F7E15" w:rsidR="002F4EFE" w:rsidRDefault="002F4EFE" w:rsidP="00ED1CD5">
            <w:pPr>
              <w:cnfStyle w:val="000000100000" w:firstRow="0" w:lastRow="0" w:firstColumn="0" w:lastColumn="0" w:oddVBand="0" w:evenVBand="0" w:oddHBand="1" w:evenHBand="0" w:firstRowFirstColumn="0" w:firstRowLastColumn="0" w:lastRowFirstColumn="0" w:lastRowLastColumn="0"/>
              <w:rPr>
                <w:ins w:id="944" w:author="GROSJEAN Kevin" w:date="2023-09-14T15:02:00Z"/>
              </w:rPr>
            </w:pPr>
            <w:ins w:id="945" w:author="GROSJEAN Kevin" w:date="2023-09-14T15:05:00Z">
              <w:r>
                <w:t>}</w:t>
              </w:r>
            </w:ins>
          </w:p>
        </w:tc>
      </w:tr>
      <w:tr w:rsidR="002F4EFE" w:rsidRPr="00631DDB" w14:paraId="2AF25A04" w14:textId="77777777" w:rsidTr="00054081">
        <w:trPr>
          <w:ins w:id="946" w:author="GROSJEAN Kevin" w:date="2023-09-14T15:02:00Z"/>
        </w:trPr>
        <w:tc>
          <w:tcPr>
            <w:cnfStyle w:val="001000000000" w:firstRow="0" w:lastRow="0" w:firstColumn="1" w:lastColumn="0" w:oddVBand="0" w:evenVBand="0" w:oddHBand="0" w:evenHBand="0" w:firstRowFirstColumn="0" w:firstRowLastColumn="0" w:lastRowFirstColumn="0" w:lastRowLastColumn="0"/>
            <w:tcW w:w="3226" w:type="dxa"/>
            <w:shd w:val="clear" w:color="auto" w:fill="auto"/>
          </w:tcPr>
          <w:p w14:paraId="4E6948FB" w14:textId="58A7E11E" w:rsidR="002F4EFE" w:rsidRPr="00054081" w:rsidRDefault="002F4EFE" w:rsidP="00054081">
            <w:pPr>
              <w:rPr>
                <w:ins w:id="947" w:author="GROSJEAN Kevin" w:date="2023-09-14T15:02:00Z"/>
                <w:b w:val="0"/>
                <w:bCs w:val="0"/>
                <w:rPrChange w:id="948" w:author="GROSJEAN Kevin" w:date="2023-09-14T15:03:00Z">
                  <w:rPr>
                    <w:ins w:id="949" w:author="GROSJEAN Kevin" w:date="2023-09-14T15:02:00Z"/>
                  </w:rPr>
                </w:rPrChange>
              </w:rPr>
            </w:pPr>
            <w:ins w:id="950" w:author="GROSJEAN Kevin" w:date="2023-09-14T15:03:00Z">
              <w:r>
                <w:t>accessibility</w:t>
              </w:r>
            </w:ins>
          </w:p>
        </w:tc>
        <w:tc>
          <w:tcPr>
            <w:tcW w:w="2808" w:type="dxa"/>
            <w:vMerge/>
            <w:shd w:val="clear" w:color="auto" w:fill="auto"/>
          </w:tcPr>
          <w:p w14:paraId="3821B13B" w14:textId="77777777" w:rsidR="002F4EFE" w:rsidRPr="00D43295" w:rsidDel="00054081" w:rsidRDefault="002F4EFE" w:rsidP="00054081">
            <w:pPr>
              <w:cnfStyle w:val="000000000000" w:firstRow="0" w:lastRow="0" w:firstColumn="0" w:lastColumn="0" w:oddVBand="0" w:evenVBand="0" w:oddHBand="0" w:evenHBand="0" w:firstRowFirstColumn="0" w:firstRowLastColumn="0" w:lastRowFirstColumn="0" w:lastRowLastColumn="0"/>
              <w:rPr>
                <w:ins w:id="951" w:author="GROSJEAN Kevin" w:date="2023-09-14T15:02:00Z"/>
              </w:rPr>
            </w:pPr>
          </w:p>
        </w:tc>
        <w:tc>
          <w:tcPr>
            <w:tcW w:w="3737" w:type="dxa"/>
            <w:vMerge/>
            <w:shd w:val="clear" w:color="auto" w:fill="auto"/>
          </w:tcPr>
          <w:p w14:paraId="7F98FB6C" w14:textId="77777777" w:rsidR="002F4EFE" w:rsidRDefault="002F4EFE" w:rsidP="00054081">
            <w:pPr>
              <w:cnfStyle w:val="000000000000" w:firstRow="0" w:lastRow="0" w:firstColumn="0" w:lastColumn="0" w:oddVBand="0" w:evenVBand="0" w:oddHBand="0" w:evenHBand="0" w:firstRowFirstColumn="0" w:firstRowLastColumn="0" w:lastRowFirstColumn="0" w:lastRowLastColumn="0"/>
              <w:rPr>
                <w:ins w:id="952" w:author="GROSJEAN Kevin" w:date="2023-09-14T15:02:00Z"/>
              </w:rPr>
            </w:pPr>
          </w:p>
        </w:tc>
      </w:tr>
      <w:tr w:rsidR="002F4EFE" w:rsidRPr="00631DDB" w14:paraId="13D70F6A" w14:textId="77777777" w:rsidTr="00054081">
        <w:trPr>
          <w:cnfStyle w:val="000000100000" w:firstRow="0" w:lastRow="0" w:firstColumn="0" w:lastColumn="0" w:oddVBand="0" w:evenVBand="0" w:oddHBand="1" w:evenHBand="0" w:firstRowFirstColumn="0" w:firstRowLastColumn="0" w:lastRowFirstColumn="0" w:lastRowLastColumn="0"/>
          <w:ins w:id="953" w:author="GROSJEAN Kevin" w:date="2023-09-14T15:02:00Z"/>
        </w:trPr>
        <w:tc>
          <w:tcPr>
            <w:cnfStyle w:val="001000000000" w:firstRow="0" w:lastRow="0" w:firstColumn="1" w:lastColumn="0" w:oddVBand="0" w:evenVBand="0" w:oddHBand="0" w:evenHBand="0" w:firstRowFirstColumn="0" w:firstRowLastColumn="0" w:lastRowFirstColumn="0" w:lastRowLastColumn="0"/>
            <w:tcW w:w="3226" w:type="dxa"/>
            <w:shd w:val="clear" w:color="auto" w:fill="auto"/>
          </w:tcPr>
          <w:p w14:paraId="4314DEDD" w14:textId="3B74289F" w:rsidR="002F4EFE" w:rsidRDefault="002F4EFE" w:rsidP="00054081">
            <w:pPr>
              <w:rPr>
                <w:ins w:id="954" w:author="GROSJEAN Kevin" w:date="2023-09-14T15:02:00Z"/>
              </w:rPr>
            </w:pPr>
            <w:ins w:id="955" w:author="GROSJEAN Kevin" w:date="2023-09-14T15:03:00Z">
              <w:r>
                <w:t>technologies_and_trackers</w:t>
              </w:r>
            </w:ins>
          </w:p>
        </w:tc>
        <w:tc>
          <w:tcPr>
            <w:tcW w:w="2808" w:type="dxa"/>
            <w:vMerge/>
            <w:shd w:val="clear" w:color="auto" w:fill="auto"/>
          </w:tcPr>
          <w:p w14:paraId="12B689F9" w14:textId="77777777" w:rsidR="002F4EFE" w:rsidRPr="00D43295" w:rsidDel="00054081" w:rsidRDefault="002F4EFE" w:rsidP="00054081">
            <w:pPr>
              <w:cnfStyle w:val="000000100000" w:firstRow="0" w:lastRow="0" w:firstColumn="0" w:lastColumn="0" w:oddVBand="0" w:evenVBand="0" w:oddHBand="1" w:evenHBand="0" w:firstRowFirstColumn="0" w:firstRowLastColumn="0" w:lastRowFirstColumn="0" w:lastRowLastColumn="0"/>
              <w:rPr>
                <w:ins w:id="956" w:author="GROSJEAN Kevin" w:date="2023-09-14T15:02:00Z"/>
              </w:rPr>
            </w:pPr>
          </w:p>
        </w:tc>
        <w:tc>
          <w:tcPr>
            <w:tcW w:w="3737" w:type="dxa"/>
            <w:vMerge/>
            <w:shd w:val="clear" w:color="auto" w:fill="auto"/>
          </w:tcPr>
          <w:p w14:paraId="7FD7C615" w14:textId="77777777" w:rsidR="002F4EFE" w:rsidRDefault="002F4EFE" w:rsidP="00054081">
            <w:pPr>
              <w:cnfStyle w:val="000000100000" w:firstRow="0" w:lastRow="0" w:firstColumn="0" w:lastColumn="0" w:oddVBand="0" w:evenVBand="0" w:oddHBand="1" w:evenHBand="0" w:firstRowFirstColumn="0" w:firstRowLastColumn="0" w:lastRowFirstColumn="0" w:lastRowLastColumn="0"/>
              <w:rPr>
                <w:ins w:id="957" w:author="GROSJEAN Kevin" w:date="2023-09-14T15:02:00Z"/>
              </w:rPr>
            </w:pPr>
          </w:p>
        </w:tc>
      </w:tr>
      <w:tr w:rsidR="002F4EFE" w:rsidRPr="00631DDB" w14:paraId="0FD34D5F" w14:textId="77777777" w:rsidTr="00054081">
        <w:trPr>
          <w:ins w:id="958" w:author="GROSJEAN Kevin" w:date="2023-09-14T15:02:00Z"/>
        </w:trPr>
        <w:tc>
          <w:tcPr>
            <w:cnfStyle w:val="001000000000" w:firstRow="0" w:lastRow="0" w:firstColumn="1" w:lastColumn="0" w:oddVBand="0" w:evenVBand="0" w:oddHBand="0" w:evenHBand="0" w:firstRowFirstColumn="0" w:firstRowLastColumn="0" w:lastRowFirstColumn="0" w:lastRowLastColumn="0"/>
            <w:tcW w:w="3226" w:type="dxa"/>
            <w:shd w:val="clear" w:color="auto" w:fill="auto"/>
          </w:tcPr>
          <w:p w14:paraId="3FF461AB" w14:textId="724724BD" w:rsidR="002F4EFE" w:rsidRDefault="002F4EFE" w:rsidP="00054081">
            <w:pPr>
              <w:rPr>
                <w:ins w:id="959" w:author="GROSJEAN Kevin" w:date="2023-09-14T15:02:00Z"/>
              </w:rPr>
            </w:pPr>
            <w:ins w:id="960" w:author="GROSJEAN Kevin" w:date="2023-09-14T15:03:00Z">
              <w:r>
                <w:t>responsiveness</w:t>
              </w:r>
            </w:ins>
          </w:p>
        </w:tc>
        <w:tc>
          <w:tcPr>
            <w:tcW w:w="2808" w:type="dxa"/>
            <w:vMerge/>
            <w:shd w:val="clear" w:color="auto" w:fill="auto"/>
          </w:tcPr>
          <w:p w14:paraId="1D53B76A" w14:textId="77777777" w:rsidR="002F4EFE" w:rsidRPr="00D43295" w:rsidDel="00054081" w:rsidRDefault="002F4EFE" w:rsidP="00054081">
            <w:pPr>
              <w:cnfStyle w:val="000000000000" w:firstRow="0" w:lastRow="0" w:firstColumn="0" w:lastColumn="0" w:oddVBand="0" w:evenVBand="0" w:oddHBand="0" w:evenHBand="0" w:firstRowFirstColumn="0" w:firstRowLastColumn="0" w:lastRowFirstColumn="0" w:lastRowLastColumn="0"/>
              <w:rPr>
                <w:ins w:id="961" w:author="GROSJEAN Kevin" w:date="2023-09-14T15:02:00Z"/>
              </w:rPr>
            </w:pPr>
          </w:p>
        </w:tc>
        <w:tc>
          <w:tcPr>
            <w:tcW w:w="3737" w:type="dxa"/>
            <w:vMerge/>
            <w:shd w:val="clear" w:color="auto" w:fill="auto"/>
          </w:tcPr>
          <w:p w14:paraId="2FB00C44" w14:textId="77777777" w:rsidR="002F4EFE" w:rsidRDefault="002F4EFE" w:rsidP="00054081">
            <w:pPr>
              <w:cnfStyle w:val="000000000000" w:firstRow="0" w:lastRow="0" w:firstColumn="0" w:lastColumn="0" w:oddVBand="0" w:evenVBand="0" w:oddHBand="0" w:evenHBand="0" w:firstRowFirstColumn="0" w:firstRowLastColumn="0" w:lastRowFirstColumn="0" w:lastRowLastColumn="0"/>
              <w:rPr>
                <w:ins w:id="962" w:author="GROSJEAN Kevin" w:date="2023-09-14T15:02:00Z"/>
              </w:rPr>
            </w:pPr>
          </w:p>
        </w:tc>
      </w:tr>
      <w:tr w:rsidR="002F4EFE" w:rsidRPr="00631DDB" w14:paraId="48263E59" w14:textId="77777777" w:rsidTr="00054081">
        <w:trPr>
          <w:cnfStyle w:val="000000100000" w:firstRow="0" w:lastRow="0" w:firstColumn="0" w:lastColumn="0" w:oddVBand="0" w:evenVBand="0" w:oddHBand="1" w:evenHBand="0" w:firstRowFirstColumn="0" w:firstRowLastColumn="0" w:lastRowFirstColumn="0" w:lastRowLastColumn="0"/>
          <w:ins w:id="963" w:author="GROSJEAN Kevin" w:date="2023-09-14T15:02:00Z"/>
        </w:trPr>
        <w:tc>
          <w:tcPr>
            <w:cnfStyle w:val="001000000000" w:firstRow="0" w:lastRow="0" w:firstColumn="1" w:lastColumn="0" w:oddVBand="0" w:evenVBand="0" w:oddHBand="0" w:evenHBand="0" w:firstRowFirstColumn="0" w:firstRowLastColumn="0" w:lastRowFirstColumn="0" w:lastRowLastColumn="0"/>
            <w:tcW w:w="3226" w:type="dxa"/>
            <w:shd w:val="clear" w:color="auto" w:fill="auto"/>
          </w:tcPr>
          <w:p w14:paraId="308B1E21" w14:textId="2E5963B8" w:rsidR="002F4EFE" w:rsidRDefault="002F4EFE" w:rsidP="00054081">
            <w:pPr>
              <w:rPr>
                <w:ins w:id="964" w:author="GROSJEAN Kevin" w:date="2023-09-14T15:02:00Z"/>
              </w:rPr>
            </w:pPr>
            <w:ins w:id="965" w:author="GROSJEAN Kevin" w:date="2023-09-14T15:03:00Z">
              <w:r>
                <w:t>good_practices</w:t>
              </w:r>
            </w:ins>
          </w:p>
        </w:tc>
        <w:tc>
          <w:tcPr>
            <w:tcW w:w="2808" w:type="dxa"/>
            <w:vMerge/>
            <w:shd w:val="clear" w:color="auto" w:fill="auto"/>
          </w:tcPr>
          <w:p w14:paraId="640F9FFE" w14:textId="77777777" w:rsidR="002F4EFE" w:rsidRPr="00D43295" w:rsidDel="00054081" w:rsidRDefault="002F4EFE" w:rsidP="00054081">
            <w:pPr>
              <w:cnfStyle w:val="000000100000" w:firstRow="0" w:lastRow="0" w:firstColumn="0" w:lastColumn="0" w:oddVBand="0" w:evenVBand="0" w:oddHBand="1" w:evenHBand="0" w:firstRowFirstColumn="0" w:firstRowLastColumn="0" w:lastRowFirstColumn="0" w:lastRowLastColumn="0"/>
              <w:rPr>
                <w:ins w:id="966" w:author="GROSJEAN Kevin" w:date="2023-09-14T15:02:00Z"/>
              </w:rPr>
            </w:pPr>
          </w:p>
        </w:tc>
        <w:tc>
          <w:tcPr>
            <w:tcW w:w="3737" w:type="dxa"/>
            <w:vMerge/>
            <w:shd w:val="clear" w:color="auto" w:fill="auto"/>
          </w:tcPr>
          <w:p w14:paraId="4679C278" w14:textId="77777777" w:rsidR="002F4EFE" w:rsidRDefault="002F4EFE" w:rsidP="00054081">
            <w:pPr>
              <w:cnfStyle w:val="000000100000" w:firstRow="0" w:lastRow="0" w:firstColumn="0" w:lastColumn="0" w:oddVBand="0" w:evenVBand="0" w:oddHBand="1" w:evenHBand="0" w:firstRowFirstColumn="0" w:firstRowLastColumn="0" w:lastRowFirstColumn="0" w:lastRowLastColumn="0"/>
              <w:rPr>
                <w:ins w:id="967" w:author="GROSJEAN Kevin" w:date="2023-09-14T15:02:00Z"/>
              </w:rPr>
            </w:pPr>
          </w:p>
        </w:tc>
      </w:tr>
      <w:tr w:rsidR="002F4EFE" w:rsidRPr="00631DDB" w14:paraId="7427EF06" w14:textId="77777777" w:rsidTr="00054081">
        <w:trPr>
          <w:ins w:id="968" w:author="GROSJEAN Kevin" w:date="2023-09-14T15:02:00Z"/>
        </w:trPr>
        <w:tc>
          <w:tcPr>
            <w:cnfStyle w:val="001000000000" w:firstRow="0" w:lastRow="0" w:firstColumn="1" w:lastColumn="0" w:oddVBand="0" w:evenVBand="0" w:oddHBand="0" w:evenHBand="0" w:firstRowFirstColumn="0" w:firstRowLastColumn="0" w:lastRowFirstColumn="0" w:lastRowLastColumn="0"/>
            <w:tcW w:w="3226" w:type="dxa"/>
            <w:shd w:val="clear" w:color="auto" w:fill="auto"/>
          </w:tcPr>
          <w:p w14:paraId="7F4E10E2" w14:textId="36534377" w:rsidR="002F4EFE" w:rsidRDefault="002F4EFE" w:rsidP="00054081">
            <w:pPr>
              <w:rPr>
                <w:ins w:id="969" w:author="GROSJEAN Kevin" w:date="2023-09-14T15:02:00Z"/>
              </w:rPr>
            </w:pPr>
            <w:ins w:id="970" w:author="GROSJEAN Kevin" w:date="2023-09-14T15:03:00Z">
              <w:r>
                <w:t>carbon_footprint</w:t>
              </w:r>
            </w:ins>
          </w:p>
        </w:tc>
        <w:tc>
          <w:tcPr>
            <w:tcW w:w="2808" w:type="dxa"/>
            <w:vMerge/>
            <w:shd w:val="clear" w:color="auto" w:fill="auto"/>
          </w:tcPr>
          <w:p w14:paraId="70EABA11" w14:textId="77777777" w:rsidR="002F4EFE" w:rsidRPr="00D43295" w:rsidDel="00054081" w:rsidRDefault="002F4EFE" w:rsidP="00054081">
            <w:pPr>
              <w:cnfStyle w:val="000000000000" w:firstRow="0" w:lastRow="0" w:firstColumn="0" w:lastColumn="0" w:oddVBand="0" w:evenVBand="0" w:oddHBand="0" w:evenHBand="0" w:firstRowFirstColumn="0" w:firstRowLastColumn="0" w:lastRowFirstColumn="0" w:lastRowLastColumn="0"/>
              <w:rPr>
                <w:ins w:id="971" w:author="GROSJEAN Kevin" w:date="2023-09-14T15:02:00Z"/>
              </w:rPr>
            </w:pPr>
          </w:p>
        </w:tc>
        <w:tc>
          <w:tcPr>
            <w:tcW w:w="3737" w:type="dxa"/>
            <w:vMerge/>
            <w:shd w:val="clear" w:color="auto" w:fill="auto"/>
          </w:tcPr>
          <w:p w14:paraId="77F103B3" w14:textId="77777777" w:rsidR="002F4EFE" w:rsidRDefault="002F4EFE" w:rsidP="00054081">
            <w:pPr>
              <w:cnfStyle w:val="000000000000" w:firstRow="0" w:lastRow="0" w:firstColumn="0" w:lastColumn="0" w:oddVBand="0" w:evenVBand="0" w:oddHBand="0" w:evenHBand="0" w:firstRowFirstColumn="0" w:firstRowLastColumn="0" w:lastRowFirstColumn="0" w:lastRowLastColumn="0"/>
              <w:rPr>
                <w:ins w:id="972" w:author="GROSJEAN Kevin" w:date="2023-09-14T15:02:00Z"/>
              </w:rPr>
            </w:pPr>
          </w:p>
        </w:tc>
      </w:tr>
      <w:tr w:rsidR="002F4EFE" w:rsidRPr="00631DDB" w14:paraId="70972C27" w14:textId="77777777" w:rsidTr="00054081">
        <w:trPr>
          <w:cnfStyle w:val="000000100000" w:firstRow="0" w:lastRow="0" w:firstColumn="0" w:lastColumn="0" w:oddVBand="0" w:evenVBand="0" w:oddHBand="1" w:evenHBand="0" w:firstRowFirstColumn="0" w:firstRowLastColumn="0" w:lastRowFirstColumn="0" w:lastRowLastColumn="0"/>
          <w:ins w:id="973" w:author="GROSJEAN Kevin" w:date="2023-09-14T15:02:00Z"/>
        </w:trPr>
        <w:tc>
          <w:tcPr>
            <w:cnfStyle w:val="001000000000" w:firstRow="0" w:lastRow="0" w:firstColumn="1" w:lastColumn="0" w:oddVBand="0" w:evenVBand="0" w:oddHBand="0" w:evenHBand="0" w:firstRowFirstColumn="0" w:firstRowLastColumn="0" w:lastRowFirstColumn="0" w:lastRowLastColumn="0"/>
            <w:tcW w:w="3226" w:type="dxa"/>
            <w:shd w:val="clear" w:color="auto" w:fill="auto"/>
          </w:tcPr>
          <w:p w14:paraId="4912B488" w14:textId="7816565A" w:rsidR="002F4EFE" w:rsidRDefault="002F4EFE" w:rsidP="00054081">
            <w:pPr>
              <w:rPr>
                <w:ins w:id="974" w:author="GROSJEAN Kevin" w:date="2023-09-14T15:02:00Z"/>
              </w:rPr>
            </w:pPr>
            <w:ins w:id="975" w:author="GROSJEAN Kevin" w:date="2023-09-14T15:03:00Z">
              <w:r>
                <w:t>uploads</w:t>
              </w:r>
            </w:ins>
          </w:p>
        </w:tc>
        <w:tc>
          <w:tcPr>
            <w:tcW w:w="2808" w:type="dxa"/>
            <w:vMerge/>
            <w:shd w:val="clear" w:color="auto" w:fill="auto"/>
          </w:tcPr>
          <w:p w14:paraId="6DA4ABC1" w14:textId="77777777" w:rsidR="002F4EFE" w:rsidRPr="00D43295" w:rsidDel="00054081" w:rsidRDefault="002F4EFE" w:rsidP="00054081">
            <w:pPr>
              <w:cnfStyle w:val="000000100000" w:firstRow="0" w:lastRow="0" w:firstColumn="0" w:lastColumn="0" w:oddVBand="0" w:evenVBand="0" w:oddHBand="1" w:evenHBand="0" w:firstRowFirstColumn="0" w:firstRowLastColumn="0" w:lastRowFirstColumn="0" w:lastRowLastColumn="0"/>
              <w:rPr>
                <w:ins w:id="976" w:author="GROSJEAN Kevin" w:date="2023-09-14T15:02:00Z"/>
              </w:rPr>
            </w:pPr>
          </w:p>
        </w:tc>
        <w:tc>
          <w:tcPr>
            <w:tcW w:w="3737" w:type="dxa"/>
            <w:vMerge/>
            <w:shd w:val="clear" w:color="auto" w:fill="auto"/>
          </w:tcPr>
          <w:p w14:paraId="615E0FF6" w14:textId="77777777" w:rsidR="002F4EFE" w:rsidRDefault="002F4EFE" w:rsidP="00054081">
            <w:pPr>
              <w:cnfStyle w:val="000000100000" w:firstRow="0" w:lastRow="0" w:firstColumn="0" w:lastColumn="0" w:oddVBand="0" w:evenVBand="0" w:oddHBand="1" w:evenHBand="0" w:firstRowFirstColumn="0" w:firstRowLastColumn="0" w:lastRowFirstColumn="0" w:lastRowLastColumn="0"/>
              <w:rPr>
                <w:ins w:id="977" w:author="GROSJEAN Kevin" w:date="2023-09-14T15:02:00Z"/>
              </w:rPr>
            </w:pPr>
          </w:p>
        </w:tc>
      </w:tr>
    </w:tbl>
    <w:bookmarkEnd w:id="622"/>
    <w:p w14:paraId="00E265E5" w14:textId="156360FF" w:rsidR="00DD0C39" w:rsidDel="00E87FCF" w:rsidRDefault="00DD0C39" w:rsidP="00E87FCF">
      <w:pPr>
        <w:pStyle w:val="ListParagraph"/>
        <w:numPr>
          <w:ilvl w:val="0"/>
          <w:numId w:val="18"/>
        </w:numPr>
        <w:rPr>
          <w:del w:id="978" w:author="GROSJEAN Kevin" w:date="2023-09-14T11:11:00Z"/>
        </w:rPr>
      </w:pPr>
      <w:del w:id="979" w:author="GROSJEAN Kevin" w:date="2023-09-14T11:05:00Z">
        <w:r w:rsidRPr="00487234" w:rsidDel="00E87FCF">
          <w:delText>website_crawl_</w:delText>
        </w:r>
      </w:del>
      <w:ins w:id="980" w:author="GROSJEAN Kevin" w:date="2023-09-14T11:11:00Z">
        <w:r w:rsidR="00E87FCF" w:rsidDel="00E87FCF">
          <w:t xml:space="preserve"> </w:t>
        </w:r>
      </w:ins>
      <w:del w:id="981" w:author="GROSJEAN Kevin" w:date="2023-09-14T11:05:00Z">
        <w:r w:rsidDel="00E87FCF">
          <w:delText>params</w:delText>
        </w:r>
      </w:del>
      <w:del w:id="982" w:author="GROSJEAN Kevin" w:date="2023-09-14T11:11:00Z">
        <w:r w:rsidDel="00E87FCF">
          <w:delText xml:space="preserve"> : Collection permettant de stocker </w:delText>
        </w:r>
      </w:del>
      <w:del w:id="983" w:author="GROSJEAN Kevin" w:date="2023-09-14T11:05:00Z">
        <w:r w:rsidDel="00E87FCF">
          <w:delText>les paramètres utilisés pour une URL</w:delText>
        </w:r>
      </w:del>
    </w:p>
    <w:p w14:paraId="086BAAF5" w14:textId="04CE52B2" w:rsidR="00DD0C39" w:rsidRPr="00487234" w:rsidDel="00E87FCF" w:rsidRDefault="00DD0C39">
      <w:pPr>
        <w:pStyle w:val="ListParagraph"/>
        <w:numPr>
          <w:ilvl w:val="0"/>
          <w:numId w:val="18"/>
        </w:numPr>
        <w:rPr>
          <w:del w:id="984" w:author="GROSJEAN Kevin" w:date="2023-09-14T11:11:00Z"/>
        </w:rPr>
        <w:pPrChange w:id="985" w:author="GROSJEAN Kevin" w:date="2023-09-14T11:11:00Z">
          <w:pPr>
            <w:ind w:left="360"/>
          </w:pPr>
        </w:pPrChange>
      </w:pPr>
      <w:del w:id="986" w:author="GROSJEAN Kevin" w:date="2023-09-14T11:11:00Z">
        <w:r w:rsidDel="00E87FCF">
          <w:lastRenderedPageBreak/>
          <w:delText xml:space="preserve"> </w:delText>
        </w:r>
      </w:del>
    </w:p>
    <w:tbl>
      <w:tblPr>
        <w:tblStyle w:val="GridTable4-Accent1"/>
        <w:tblW w:w="0" w:type="auto"/>
        <w:tblLook w:val="04A0" w:firstRow="1" w:lastRow="0" w:firstColumn="1" w:lastColumn="0" w:noHBand="0" w:noVBand="1"/>
      </w:tblPr>
      <w:tblGrid>
        <w:gridCol w:w="3083"/>
        <w:gridCol w:w="3138"/>
        <w:gridCol w:w="3175"/>
      </w:tblGrid>
      <w:tr w:rsidR="00DD0C39" w:rsidRPr="009B1A0C" w:rsidDel="00E87FCF" w14:paraId="549B9CCA" w14:textId="1219D019" w:rsidTr="00ED1CD5">
        <w:trPr>
          <w:cnfStyle w:val="100000000000" w:firstRow="1" w:lastRow="0" w:firstColumn="0" w:lastColumn="0" w:oddVBand="0" w:evenVBand="0" w:oddHBand="0" w:evenHBand="0" w:firstRowFirstColumn="0" w:firstRowLastColumn="0" w:lastRowFirstColumn="0" w:lastRowLastColumn="0"/>
          <w:del w:id="987" w:author="GROSJEAN Kevin" w:date="2023-09-14T11:11:00Z"/>
        </w:trPr>
        <w:tc>
          <w:tcPr>
            <w:cnfStyle w:val="001000000000" w:firstRow="0" w:lastRow="0" w:firstColumn="1" w:lastColumn="0" w:oddVBand="0" w:evenVBand="0" w:oddHBand="0" w:evenHBand="0" w:firstRowFirstColumn="0" w:firstRowLastColumn="0" w:lastRowFirstColumn="0" w:lastRowLastColumn="0"/>
            <w:tcW w:w="3083" w:type="dxa"/>
          </w:tcPr>
          <w:p w14:paraId="258A254A" w14:textId="18CC25DF" w:rsidR="00DD0C39" w:rsidRPr="009B1A0C" w:rsidDel="00E87FCF" w:rsidRDefault="00DD0C39">
            <w:pPr>
              <w:pStyle w:val="ListParagraph"/>
              <w:numPr>
                <w:ilvl w:val="0"/>
                <w:numId w:val="18"/>
              </w:numPr>
              <w:rPr>
                <w:del w:id="988" w:author="GROSJEAN Kevin" w:date="2023-09-14T11:11:00Z"/>
                <w:color w:val="FFFFFF" w:themeColor="background1"/>
              </w:rPr>
              <w:pPrChange w:id="989" w:author="GROSJEAN Kevin" w:date="2023-09-14T11:11:00Z">
                <w:pPr/>
              </w:pPrChange>
            </w:pPr>
            <w:del w:id="990" w:author="GROSJEAN Kevin" w:date="2023-09-14T11:11:00Z">
              <w:r w:rsidRPr="009B1A0C" w:rsidDel="00E87FCF">
                <w:rPr>
                  <w:color w:val="FFFFFF" w:themeColor="background1"/>
                </w:rPr>
                <w:delText>Nom du champ</w:delText>
              </w:r>
            </w:del>
          </w:p>
        </w:tc>
        <w:tc>
          <w:tcPr>
            <w:tcW w:w="3138" w:type="dxa"/>
          </w:tcPr>
          <w:p w14:paraId="3FC55446" w14:textId="1FAEEBE9" w:rsidR="00DD0C39" w:rsidRPr="009B1A0C" w:rsidDel="00E87FCF" w:rsidRDefault="00DD0C39">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del w:id="991" w:author="GROSJEAN Kevin" w:date="2023-09-14T11:11:00Z"/>
                <w:color w:val="FFFFFF" w:themeColor="background1"/>
              </w:rPr>
              <w:pPrChange w:id="992" w:author="GROSJEAN Kevin" w:date="2023-09-14T11:11:00Z">
                <w:pPr>
                  <w:cnfStyle w:val="100000000000" w:firstRow="1" w:lastRow="0" w:firstColumn="0" w:lastColumn="0" w:oddVBand="0" w:evenVBand="0" w:oddHBand="0" w:evenHBand="0" w:firstRowFirstColumn="0" w:firstRowLastColumn="0" w:lastRowFirstColumn="0" w:lastRowLastColumn="0"/>
                </w:pPr>
              </w:pPrChange>
            </w:pPr>
            <w:del w:id="993" w:author="GROSJEAN Kevin" w:date="2023-09-14T11:11:00Z">
              <w:r w:rsidRPr="009B1A0C" w:rsidDel="00E87FCF">
                <w:rPr>
                  <w:color w:val="FFFFFF" w:themeColor="background1"/>
                </w:rPr>
                <w:delText>Type et description</w:delText>
              </w:r>
            </w:del>
          </w:p>
        </w:tc>
        <w:tc>
          <w:tcPr>
            <w:tcW w:w="3175" w:type="dxa"/>
          </w:tcPr>
          <w:p w14:paraId="103ECF19" w14:textId="6700506A" w:rsidR="00DD0C39" w:rsidRPr="009B1A0C" w:rsidDel="00E87FCF" w:rsidRDefault="00DD0C39">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del w:id="994" w:author="GROSJEAN Kevin" w:date="2023-09-14T11:11:00Z"/>
                <w:color w:val="FFFFFF" w:themeColor="background1"/>
              </w:rPr>
              <w:pPrChange w:id="995" w:author="GROSJEAN Kevin" w:date="2023-09-14T11:11:00Z">
                <w:pPr>
                  <w:cnfStyle w:val="100000000000" w:firstRow="1" w:lastRow="0" w:firstColumn="0" w:lastColumn="0" w:oddVBand="0" w:evenVBand="0" w:oddHBand="0" w:evenHBand="0" w:firstRowFirstColumn="0" w:firstRowLastColumn="0" w:lastRowFirstColumn="0" w:lastRowLastColumn="0"/>
                </w:pPr>
              </w:pPrChange>
            </w:pPr>
            <w:del w:id="996" w:author="GROSJEAN Kevin" w:date="2023-09-14T11:11:00Z">
              <w:r w:rsidRPr="009B1A0C" w:rsidDel="00E87FCF">
                <w:rPr>
                  <w:color w:val="FFFFFF" w:themeColor="background1"/>
                </w:rPr>
                <w:delText>Exemple</w:delText>
              </w:r>
            </w:del>
          </w:p>
        </w:tc>
      </w:tr>
      <w:tr w:rsidR="00DD0C39" w:rsidRPr="00631DDB" w:rsidDel="00E87FCF" w14:paraId="2CE09346" w14:textId="57315C1C" w:rsidTr="00ED1CD5">
        <w:trPr>
          <w:cnfStyle w:val="000000100000" w:firstRow="0" w:lastRow="0" w:firstColumn="0" w:lastColumn="0" w:oddVBand="0" w:evenVBand="0" w:oddHBand="1" w:evenHBand="0" w:firstRowFirstColumn="0" w:firstRowLastColumn="0" w:lastRowFirstColumn="0" w:lastRowLastColumn="0"/>
          <w:del w:id="997" w:author="GROSJEAN Kevin" w:date="2023-09-14T11:11:00Z"/>
        </w:trPr>
        <w:tc>
          <w:tcPr>
            <w:cnfStyle w:val="001000000000" w:firstRow="0" w:lastRow="0" w:firstColumn="1" w:lastColumn="0" w:oddVBand="0" w:evenVBand="0" w:oddHBand="0" w:evenHBand="0" w:firstRowFirstColumn="0" w:firstRowLastColumn="0" w:lastRowFirstColumn="0" w:lastRowLastColumn="0"/>
            <w:tcW w:w="3083" w:type="dxa"/>
          </w:tcPr>
          <w:p w14:paraId="70DADFC0" w14:textId="551B6249" w:rsidR="00DD0C39" w:rsidRPr="00631DDB" w:rsidDel="00E87FCF" w:rsidRDefault="00DD0C39">
            <w:pPr>
              <w:pStyle w:val="ListParagraph"/>
              <w:numPr>
                <w:ilvl w:val="0"/>
                <w:numId w:val="18"/>
              </w:numPr>
              <w:rPr>
                <w:del w:id="998" w:author="GROSJEAN Kevin" w:date="2023-09-14T11:11:00Z"/>
              </w:rPr>
              <w:pPrChange w:id="999" w:author="GROSJEAN Kevin" w:date="2023-09-14T11:11:00Z">
                <w:pPr/>
              </w:pPrChange>
            </w:pPr>
            <w:del w:id="1000" w:author="GROSJEAN Kevin" w:date="2023-09-14T11:11:00Z">
              <w:r w:rsidRPr="00631DDB" w:rsidDel="00E87FCF">
                <w:delText>id</w:delText>
              </w:r>
            </w:del>
          </w:p>
        </w:tc>
        <w:tc>
          <w:tcPr>
            <w:tcW w:w="3138" w:type="dxa"/>
          </w:tcPr>
          <w:p w14:paraId="17C6B7F2" w14:textId="23A619D0" w:rsidR="00DD0C39" w:rsidRPr="00631DDB" w:rsidDel="00E87FCF" w:rsidRDefault="00DD0C3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del w:id="1001" w:author="GROSJEAN Kevin" w:date="2023-09-14T11:11:00Z"/>
              </w:rPr>
              <w:pPrChange w:id="1002" w:author="GROSJEAN Kevin" w:date="2023-09-14T11:11:00Z">
                <w:pPr>
                  <w:cnfStyle w:val="000000100000" w:firstRow="0" w:lastRow="0" w:firstColumn="0" w:lastColumn="0" w:oddVBand="0" w:evenVBand="0" w:oddHBand="1" w:evenHBand="0" w:firstRowFirstColumn="0" w:firstRowLastColumn="0" w:lastRowFirstColumn="0" w:lastRowLastColumn="0"/>
                </w:pPr>
              </w:pPrChange>
            </w:pPr>
            <w:del w:id="1003" w:author="GROSJEAN Kevin" w:date="2023-09-14T11:11:00Z">
              <w:r w:rsidRPr="00631DDB" w:rsidDel="00E87FCF">
                <w:delText xml:space="preserve">Identifiant, c’est-à-dire l’URL du site </w:delText>
              </w:r>
            </w:del>
          </w:p>
        </w:tc>
        <w:tc>
          <w:tcPr>
            <w:tcW w:w="3175" w:type="dxa"/>
          </w:tcPr>
          <w:p w14:paraId="3D8B87AB" w14:textId="451BD118" w:rsidR="00DD0C39" w:rsidRPr="00631DDB" w:rsidDel="00E87FCF" w:rsidRDefault="00DD0C39">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del w:id="1004" w:author="GROSJEAN Kevin" w:date="2023-09-14T11:11:00Z"/>
              </w:rPr>
              <w:pPrChange w:id="1005" w:author="GROSJEAN Kevin" w:date="2023-09-14T11:11:00Z">
                <w:pPr>
                  <w:cnfStyle w:val="000000100000" w:firstRow="0" w:lastRow="0" w:firstColumn="0" w:lastColumn="0" w:oddVBand="0" w:evenVBand="0" w:oddHBand="1" w:evenHBand="0" w:firstRowFirstColumn="0" w:firstRowLastColumn="0" w:lastRowFirstColumn="0" w:lastRowLastColumn="0"/>
                </w:pPr>
              </w:pPrChange>
            </w:pPr>
            <w:del w:id="1006" w:author="GROSJEAN Kevin" w:date="2023-09-14T11:11:00Z">
              <w:r w:rsidRPr="00631DDB" w:rsidDel="00E87FCF">
                <w:delText>« https://www.unistra.fr »</w:delText>
              </w:r>
            </w:del>
          </w:p>
        </w:tc>
      </w:tr>
      <w:tr w:rsidR="00DD0C39" w:rsidRPr="00631DDB" w:rsidDel="00E87FCF" w14:paraId="34E08503" w14:textId="190A8ADD" w:rsidTr="00ED1CD5">
        <w:trPr>
          <w:del w:id="1007" w:author="GROSJEAN Kevin" w:date="2023-09-14T11:11:00Z"/>
        </w:trPr>
        <w:tc>
          <w:tcPr>
            <w:cnfStyle w:val="001000000000" w:firstRow="0" w:lastRow="0" w:firstColumn="1" w:lastColumn="0" w:oddVBand="0" w:evenVBand="0" w:oddHBand="0" w:evenHBand="0" w:firstRowFirstColumn="0" w:firstRowLastColumn="0" w:lastRowFirstColumn="0" w:lastRowLastColumn="0"/>
            <w:tcW w:w="3083" w:type="dxa"/>
          </w:tcPr>
          <w:p w14:paraId="3E7EAA57" w14:textId="052F202F" w:rsidR="00DD0C39" w:rsidDel="00E87FCF" w:rsidRDefault="00DD0C39">
            <w:pPr>
              <w:pStyle w:val="ListParagraph"/>
              <w:numPr>
                <w:ilvl w:val="0"/>
                <w:numId w:val="18"/>
              </w:numPr>
              <w:rPr>
                <w:del w:id="1008" w:author="GROSJEAN Kevin" w:date="2023-09-14T11:11:00Z"/>
              </w:rPr>
              <w:pPrChange w:id="1009" w:author="GROSJEAN Kevin" w:date="2023-09-14T11:11:00Z">
                <w:pPr/>
              </w:pPrChange>
            </w:pPr>
            <w:del w:id="1010" w:author="GROSJEAN Kevin" w:date="2023-09-14T11:11:00Z">
              <w:r w:rsidDel="00E87FCF">
                <w:delText>params</w:delText>
              </w:r>
            </w:del>
          </w:p>
        </w:tc>
        <w:tc>
          <w:tcPr>
            <w:tcW w:w="3138" w:type="dxa"/>
          </w:tcPr>
          <w:p w14:paraId="1C599124" w14:textId="1D8F2879" w:rsidR="00DD0C39" w:rsidDel="00E87FCF" w:rsidRDefault="00DD0C3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del w:id="1011" w:author="GROSJEAN Kevin" w:date="2023-09-14T11:11:00Z"/>
              </w:rPr>
              <w:pPrChange w:id="1012" w:author="GROSJEAN Kevin" w:date="2023-09-14T11:11:00Z">
                <w:pPr>
                  <w:cnfStyle w:val="000000000000" w:firstRow="0" w:lastRow="0" w:firstColumn="0" w:lastColumn="0" w:oddVBand="0" w:evenVBand="0" w:oddHBand="0" w:evenHBand="0" w:firstRowFirstColumn="0" w:firstRowLastColumn="0" w:lastRowFirstColumn="0" w:lastRowLastColumn="0"/>
                </w:pPr>
              </w:pPrChange>
            </w:pPr>
            <w:del w:id="1013" w:author="GROSJEAN Kevin" w:date="2023-09-14T11:11:00Z">
              <w:r w:rsidDel="00E87FCF">
                <w:delText>Paramètres utilisés pour le déclenchement du crawl</w:delText>
              </w:r>
            </w:del>
          </w:p>
        </w:tc>
        <w:tc>
          <w:tcPr>
            <w:tcW w:w="3175" w:type="dxa"/>
          </w:tcPr>
          <w:p w14:paraId="3321DB22" w14:textId="5D6F7C90" w:rsidR="00DD0C39" w:rsidRPr="00631DDB" w:rsidDel="00E87FCF" w:rsidRDefault="00DD0C39">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del w:id="1014" w:author="GROSJEAN Kevin" w:date="2023-09-14T11:11:00Z"/>
              </w:rPr>
              <w:pPrChange w:id="1015" w:author="GROSJEAN Kevin" w:date="2023-09-14T11:11:00Z">
                <w:pPr>
                  <w:cnfStyle w:val="000000000000" w:firstRow="0" w:lastRow="0" w:firstColumn="0" w:lastColumn="0" w:oddVBand="0" w:evenVBand="0" w:oddHBand="0" w:evenHBand="0" w:firstRowFirstColumn="0" w:firstRowLastColumn="0" w:lastRowFirstColumn="0" w:lastRowLastColumn="0"/>
                </w:pPr>
              </w:pPrChange>
            </w:pPr>
            <w:del w:id="1016" w:author="GROSJEAN Kevin" w:date="2023-09-14T11:11:00Z">
              <w:r w:rsidDel="00E87FCF">
                <w:delText>Objet JSON des paramètres récupérés depuis le endpoint de déclenchement du crawl</w:delText>
              </w:r>
            </w:del>
          </w:p>
        </w:tc>
      </w:tr>
      <w:tr w:rsidR="00575C7E" w:rsidRPr="00631DDB" w:rsidDel="00E87FCF" w14:paraId="190F9F1C" w14:textId="126A5C4B" w:rsidTr="00ED1CD5">
        <w:trPr>
          <w:cnfStyle w:val="000000100000" w:firstRow="0" w:lastRow="0" w:firstColumn="0" w:lastColumn="0" w:oddVBand="0" w:evenVBand="0" w:oddHBand="1" w:evenHBand="0" w:firstRowFirstColumn="0" w:firstRowLastColumn="0" w:lastRowFirstColumn="0" w:lastRowLastColumn="0"/>
          <w:ins w:id="1017" w:author="PAN Yilei" w:date="2023-08-28T14:31:00Z"/>
          <w:del w:id="1018" w:author="GROSJEAN Kevin" w:date="2023-09-14T11:11:00Z"/>
        </w:trPr>
        <w:tc>
          <w:tcPr>
            <w:cnfStyle w:val="001000000000" w:firstRow="0" w:lastRow="0" w:firstColumn="1" w:lastColumn="0" w:oddVBand="0" w:evenVBand="0" w:oddHBand="0" w:evenHBand="0" w:firstRowFirstColumn="0" w:firstRowLastColumn="0" w:lastRowFirstColumn="0" w:lastRowLastColumn="0"/>
            <w:tcW w:w="3083" w:type="dxa"/>
          </w:tcPr>
          <w:p w14:paraId="73E5A526" w14:textId="30AC7E1D" w:rsidR="00575C7E" w:rsidDel="00E87FCF" w:rsidRDefault="00575C7E">
            <w:pPr>
              <w:pStyle w:val="ListParagraph"/>
              <w:numPr>
                <w:ilvl w:val="0"/>
                <w:numId w:val="18"/>
              </w:numPr>
              <w:rPr>
                <w:ins w:id="1019" w:author="PAN Yilei" w:date="2023-08-28T14:31:00Z"/>
                <w:del w:id="1020" w:author="GROSJEAN Kevin" w:date="2023-09-14T11:11:00Z"/>
              </w:rPr>
              <w:pPrChange w:id="1021" w:author="GROSJEAN Kevin" w:date="2023-09-14T11:11:00Z">
                <w:pPr/>
              </w:pPrChange>
            </w:pPr>
            <w:ins w:id="1022" w:author="PAN Yilei" w:date="2023-08-28T14:31:00Z">
              <w:del w:id="1023" w:author="GROSJEAN Kevin" w:date="2023-09-14T11:11:00Z">
                <w:r w:rsidDel="00E87FCF">
                  <w:delText>next_crawl</w:delText>
                </w:r>
              </w:del>
            </w:ins>
          </w:p>
        </w:tc>
        <w:tc>
          <w:tcPr>
            <w:tcW w:w="3138" w:type="dxa"/>
          </w:tcPr>
          <w:p w14:paraId="35C5D0DB" w14:textId="58A5DD75" w:rsidR="00575C7E" w:rsidDel="00E87FCF" w:rsidRDefault="00575C7E">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ins w:id="1024" w:author="PAN Yilei" w:date="2023-08-28T14:32:00Z"/>
                <w:del w:id="1025" w:author="GROSJEAN Kevin" w:date="2023-09-14T11:11:00Z"/>
              </w:rPr>
              <w:pPrChange w:id="1026" w:author="GROSJEAN Kevin" w:date="2023-09-14T11:11:00Z">
                <w:pPr>
                  <w:cnfStyle w:val="000000100000" w:firstRow="0" w:lastRow="0" w:firstColumn="0" w:lastColumn="0" w:oddVBand="0" w:evenVBand="0" w:oddHBand="1" w:evenHBand="0" w:firstRowFirstColumn="0" w:firstRowLastColumn="0" w:lastRowFirstColumn="0" w:lastRowLastColumn="0"/>
                </w:pPr>
              </w:pPrChange>
            </w:pPr>
            <w:ins w:id="1027" w:author="PAN Yilei" w:date="2023-08-28T14:31:00Z">
              <w:del w:id="1028" w:author="GROSJEAN Kevin" w:date="2023-09-14T11:11:00Z">
                <w:r w:rsidDel="00E87FCF">
                  <w:delText>Date</w:delText>
                </w:r>
              </w:del>
            </w:ins>
            <w:ins w:id="1029" w:author="PAN Yilei" w:date="2023-08-28T14:33:00Z">
              <w:del w:id="1030" w:author="GROSJEAN Kevin" w:date="2023-09-14T11:11:00Z">
                <w:r w:rsidR="00E96A21" w:rsidDel="00E87FCF">
                  <w:delText xml:space="preserve"> (ISO)</w:delText>
                </w:r>
              </w:del>
            </w:ins>
            <w:ins w:id="1031" w:author="PAN Yilei" w:date="2023-08-28T14:31:00Z">
              <w:del w:id="1032" w:author="GROSJEAN Kevin" w:date="2023-09-14T11:11:00Z">
                <w:r w:rsidDel="00E87FCF">
                  <w:delText xml:space="preserve"> calculé</w:delText>
                </w:r>
              </w:del>
            </w:ins>
            <w:ins w:id="1033" w:author="PAN Yilei" w:date="2023-08-28T14:32:00Z">
              <w:del w:id="1034" w:author="GROSJEAN Kevin" w:date="2023-09-14T11:11:00Z">
                <w:r w:rsidDel="00E87FCF">
                  <w:delText>e à partir du paramètre ‘run_every’</w:delText>
                </w:r>
              </w:del>
            </w:ins>
          </w:p>
          <w:p w14:paraId="4BFDA46E" w14:textId="1B8F659D" w:rsidR="00575C7E" w:rsidDel="00E87FCF" w:rsidRDefault="00575C7E">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ins w:id="1035" w:author="PAN Yilei" w:date="2023-08-28T14:31:00Z"/>
                <w:del w:id="1036" w:author="GROSJEAN Kevin" w:date="2023-09-14T11:11:00Z"/>
              </w:rPr>
              <w:pPrChange w:id="1037" w:author="GROSJEAN Kevin" w:date="2023-09-14T11:11:00Z">
                <w:pPr>
                  <w:cnfStyle w:val="000000100000" w:firstRow="0" w:lastRow="0" w:firstColumn="0" w:lastColumn="0" w:oddVBand="0" w:evenVBand="0" w:oddHBand="1" w:evenHBand="0" w:firstRowFirstColumn="0" w:firstRowLastColumn="0" w:lastRowFirstColumn="0" w:lastRowLastColumn="0"/>
                </w:pPr>
              </w:pPrChange>
            </w:pPr>
            <w:ins w:id="1038" w:author="PAN Yilei" w:date="2023-08-28T14:32:00Z">
              <w:del w:id="1039" w:author="GROSJEAN Kevin" w:date="2023-09-14T11:11:00Z">
                <w:r w:rsidDel="00E87FCF">
                  <w:delText>(</w:delText>
                </w:r>
              </w:del>
            </w:ins>
            <w:ins w:id="1040" w:author="PAN Yilei" w:date="2023-08-28T14:33:00Z">
              <w:del w:id="1041" w:author="GROSJEAN Kevin" w:date="2023-09-14T11:11:00Z">
                <w:r w:rsidR="00E96A21" w:rsidDel="00E87FCF">
                  <w:delText>yyyy-MM-dd</w:delText>
                </w:r>
              </w:del>
            </w:ins>
            <w:ins w:id="1042" w:author="PAN Yilei" w:date="2023-08-28T14:32:00Z">
              <w:del w:id="1043" w:author="GROSJEAN Kevin" w:date="2023-09-14T11:11:00Z">
                <w:r w:rsidDel="00E87FCF">
                  <w:delText>)</w:delText>
                </w:r>
              </w:del>
            </w:ins>
          </w:p>
        </w:tc>
        <w:tc>
          <w:tcPr>
            <w:tcW w:w="3175" w:type="dxa"/>
          </w:tcPr>
          <w:p w14:paraId="5C99F317" w14:textId="33605A06" w:rsidR="00575C7E" w:rsidDel="00E87FCF" w:rsidRDefault="00941C0F">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ins w:id="1044" w:author="PAN Yilei" w:date="2023-08-28T14:31:00Z"/>
                <w:del w:id="1045" w:author="GROSJEAN Kevin" w:date="2023-09-14T11:11:00Z"/>
              </w:rPr>
              <w:pPrChange w:id="1046" w:author="GROSJEAN Kevin" w:date="2023-09-14T11:11:00Z">
                <w:pPr>
                  <w:cnfStyle w:val="000000100000" w:firstRow="0" w:lastRow="0" w:firstColumn="0" w:lastColumn="0" w:oddVBand="0" w:evenVBand="0" w:oddHBand="1" w:evenHBand="0" w:firstRowFirstColumn="0" w:firstRowLastColumn="0" w:lastRowFirstColumn="0" w:lastRowLastColumn="0"/>
                </w:pPr>
              </w:pPrChange>
            </w:pPr>
            <w:ins w:id="1047" w:author="PAN Yilei" w:date="2023-08-28T14:33:00Z">
              <w:del w:id="1048" w:author="GROSJEAN Kevin" w:date="2023-09-14T11:11:00Z">
                <w:r w:rsidDel="00E87FCF">
                  <w:delText>2023-08-28</w:delText>
                </w:r>
              </w:del>
            </w:ins>
          </w:p>
        </w:tc>
      </w:tr>
    </w:tbl>
    <w:p w14:paraId="35670A98" w14:textId="7CA73C27" w:rsidR="000646AA" w:rsidRDefault="000646AA">
      <w:pPr>
        <w:pStyle w:val="ListParagraph"/>
        <w:numPr>
          <w:ilvl w:val="0"/>
          <w:numId w:val="18"/>
        </w:numPr>
        <w:pPrChange w:id="1049" w:author="GROSJEAN Kevin" w:date="2023-09-14T11:11:00Z">
          <w:pPr/>
        </w:pPrChange>
      </w:pPr>
    </w:p>
    <w:p w14:paraId="08486E10" w14:textId="0D04D003" w:rsidR="00EE79AE" w:rsidRDefault="00EE79AE" w:rsidP="00EE79AE">
      <w:pPr>
        <w:pStyle w:val="Heading2"/>
      </w:pPr>
      <w:bookmarkStart w:id="1050" w:name="_Toc145599566"/>
      <w:r>
        <w:t>Evolutions de l’application ScanR pour bascule sur le nouveau crawler</w:t>
      </w:r>
      <w:bookmarkEnd w:id="1050"/>
    </w:p>
    <w:p w14:paraId="738DC194" w14:textId="77777777" w:rsidR="00251C28" w:rsidRDefault="00251C28" w:rsidP="00251C28">
      <w:r>
        <w:t xml:space="preserve">Trois modifications sont identifiées : </w:t>
      </w:r>
    </w:p>
    <w:p w14:paraId="20483BFC" w14:textId="77777777" w:rsidR="00251C28" w:rsidRDefault="00251C28" w:rsidP="00251C28">
      <w:pPr>
        <w:pStyle w:val="ListPuces"/>
      </w:pPr>
      <w:r>
        <w:t>Mise à jour du processus d’import des structures</w:t>
      </w:r>
    </w:p>
    <w:p w14:paraId="0E31F7B6" w14:textId="77777777" w:rsidR="00251C28" w:rsidRDefault="00251C28" w:rsidP="00251C28">
      <w:pPr>
        <w:pStyle w:val="ListParagraph"/>
        <w:numPr>
          <w:ilvl w:val="1"/>
          <w:numId w:val="19"/>
        </w:numPr>
      </w:pPr>
      <w:r>
        <w:t>Lors de l’import d’une structure, l’application interrogera le crawler pour savoir si l’url de la structure a été crawlée</w:t>
      </w:r>
    </w:p>
    <w:p w14:paraId="2DF8A755" w14:textId="77777777" w:rsidR="00251C28" w:rsidRDefault="00251C28" w:rsidP="00251C28">
      <w:pPr>
        <w:pStyle w:val="ListParagraph"/>
        <w:numPr>
          <w:ilvl w:val="1"/>
          <w:numId w:val="19"/>
        </w:numPr>
      </w:pPr>
      <w:r>
        <w:t>Si c’est le cas, elle ne fait rien de plus</w:t>
      </w:r>
    </w:p>
    <w:p w14:paraId="373833C8" w14:textId="77777777" w:rsidR="00251C28" w:rsidRDefault="00251C28" w:rsidP="00251C28">
      <w:pPr>
        <w:pStyle w:val="ListParagraph"/>
        <w:numPr>
          <w:ilvl w:val="1"/>
          <w:numId w:val="19"/>
        </w:numPr>
      </w:pPr>
      <w:r>
        <w:t>Si ce n’est pas le cas, elle appellera la méthode pour demander le crawl de l’URL avec les options prédéfinies</w:t>
      </w:r>
    </w:p>
    <w:p w14:paraId="02275993" w14:textId="77777777" w:rsidR="00251C28" w:rsidRDefault="00251C28" w:rsidP="00251C28">
      <w:pPr>
        <w:pStyle w:val="ListParagraph"/>
        <w:numPr>
          <w:ilvl w:val="2"/>
          <w:numId w:val="19"/>
        </w:numPr>
      </w:pPr>
      <w:r>
        <w:t>La règle du crawler existant sera reprise, à savoir la définition de l’URL sur le site racine ou sur une sous-page. Appliquer des paramètres différents suivant le cas.</w:t>
      </w:r>
    </w:p>
    <w:p w14:paraId="3AA40EAE" w14:textId="77777777" w:rsidR="00251C28" w:rsidRDefault="00251C28" w:rsidP="00251C28">
      <w:pPr>
        <w:pStyle w:val="ListParagraph"/>
        <w:numPr>
          <w:ilvl w:val="0"/>
          <w:numId w:val="20"/>
        </w:numPr>
      </w:pPr>
      <w:r>
        <w:t>Actuellement le service ajoute un message dans une queue RabbitMQ. Et un plugin python consomme les messages présents dans cette queue</w:t>
      </w:r>
    </w:p>
    <w:p w14:paraId="42D3FE7B" w14:textId="77777777" w:rsidR="00251C28" w:rsidRDefault="00251C28" w:rsidP="00251C28">
      <w:pPr>
        <w:pStyle w:val="ListParagraph"/>
        <w:numPr>
          <w:ilvl w:val="1"/>
          <w:numId w:val="20"/>
        </w:numPr>
      </w:pPr>
      <w:r>
        <w:t>MenesrImportService:152</w:t>
      </w:r>
    </w:p>
    <w:p w14:paraId="59D69A49" w14:textId="77777777" w:rsidR="00251C28" w:rsidRDefault="00251C28" w:rsidP="00251C28">
      <w:pPr>
        <w:pStyle w:val="ListParagraph"/>
        <w:numPr>
          <w:ilvl w:val="1"/>
          <w:numId w:val="20"/>
        </w:numPr>
      </w:pPr>
      <w:r>
        <w:t>WebsiteAnalysisService:52</w:t>
      </w:r>
    </w:p>
    <w:p w14:paraId="18E9C80D" w14:textId="77777777" w:rsidR="00251C28" w:rsidRDefault="00251C28" w:rsidP="00251C28">
      <w:pPr>
        <w:pStyle w:val="ListParagraph"/>
        <w:numPr>
          <w:ilvl w:val="1"/>
          <w:numId w:val="20"/>
        </w:numPr>
      </w:pPr>
      <w:r>
        <w:t>CrawlerPlugin:34</w:t>
      </w:r>
    </w:p>
    <w:p w14:paraId="5BAC52EB" w14:textId="77777777" w:rsidR="00251C28" w:rsidRDefault="00251C28" w:rsidP="00251C28">
      <w:pPr>
        <w:pStyle w:val="ListParagraph"/>
        <w:numPr>
          <w:ilvl w:val="1"/>
          <w:numId w:val="20"/>
        </w:numPr>
        <w:rPr>
          <w:lang w:val="en-US"/>
        </w:rPr>
      </w:pPr>
      <w:r>
        <w:rPr>
          <w:lang w:val="en-US"/>
        </w:rPr>
        <w:t>python\comp_companycrawler-1.51\comp_companycrawler\main.py</w:t>
      </w:r>
    </w:p>
    <w:p w14:paraId="7CF5E40C" w14:textId="77777777" w:rsidR="00251C28" w:rsidRDefault="00251C28" w:rsidP="00251C28">
      <w:pPr>
        <w:pStyle w:val="ListParagraph"/>
        <w:numPr>
          <w:ilvl w:val="0"/>
          <w:numId w:val="20"/>
        </w:numPr>
      </w:pPr>
      <w:r>
        <w:t>Faire un appel en direct à l’API de statut des traitements pour savoir si l’URL a déjà été traitée</w:t>
      </w:r>
    </w:p>
    <w:p w14:paraId="003AA908" w14:textId="77777777" w:rsidR="00251C28" w:rsidRDefault="00251C28" w:rsidP="00251C28">
      <w:pPr>
        <w:pStyle w:val="ListParagraph"/>
        <w:numPr>
          <w:ilvl w:val="0"/>
          <w:numId w:val="20"/>
        </w:numPr>
      </w:pPr>
      <w:r>
        <w:t>Si besoin, faire un appel en direct à l’API du crawl sur l’URL du website, sans attendre la réponse ?</w:t>
      </w:r>
    </w:p>
    <w:p w14:paraId="6573575E" w14:textId="77777777" w:rsidR="00251C28" w:rsidRDefault="00251C28" w:rsidP="00251C28"/>
    <w:p w14:paraId="14EBAB96" w14:textId="77777777" w:rsidR="00251C28" w:rsidRDefault="00251C28" w:rsidP="00251C28">
      <w:pPr>
        <w:pStyle w:val="ListPuces"/>
      </w:pPr>
      <w:r>
        <w:t>Mise à jour du processus d’indexation des structures</w:t>
      </w:r>
    </w:p>
    <w:p w14:paraId="302253B6" w14:textId="77777777" w:rsidR="00251C28" w:rsidRDefault="00251C28" w:rsidP="00251C28">
      <w:pPr>
        <w:pStyle w:val="ListParagraph"/>
        <w:numPr>
          <w:ilvl w:val="1"/>
          <w:numId w:val="19"/>
        </w:numPr>
      </w:pPr>
      <w:r>
        <w:t>Lors de l’indexation d’une structure, l’application interrogera le crawler pour savoir si l’url de la structure a été crawlée</w:t>
      </w:r>
    </w:p>
    <w:p w14:paraId="2FF24C21" w14:textId="77777777" w:rsidR="00251C28" w:rsidRDefault="00251C28" w:rsidP="00251C28">
      <w:pPr>
        <w:pStyle w:val="ListParagraph"/>
        <w:numPr>
          <w:ilvl w:val="1"/>
          <w:numId w:val="19"/>
        </w:numPr>
      </w:pPr>
      <w:r>
        <w:t>Si c’est le cas, elle récupèrera les données brutes du crawl et les indexera telles quelles comme actuellement (voir documentation générale pour plus de détails)</w:t>
      </w:r>
    </w:p>
    <w:p w14:paraId="7D5F4DC0" w14:textId="77777777" w:rsidR="00251C28" w:rsidRDefault="00251C28" w:rsidP="00251C28">
      <w:pPr>
        <w:pStyle w:val="ListParagraph"/>
        <w:numPr>
          <w:ilvl w:val="1"/>
          <w:numId w:val="19"/>
        </w:numPr>
      </w:pPr>
      <w:r>
        <w:t>Si elle n’existe pas, elle n’indexe pas les données</w:t>
      </w:r>
    </w:p>
    <w:p w14:paraId="4C36AEB1" w14:textId="77777777" w:rsidR="00251C28" w:rsidRDefault="00251C28" w:rsidP="00251C28">
      <w:pPr>
        <w:pStyle w:val="ListParagraph"/>
        <w:numPr>
          <w:ilvl w:val="0"/>
          <w:numId w:val="20"/>
        </w:numPr>
      </w:pPr>
      <w:r>
        <w:t>Faire un appel en direct à l’API de statut des traitements pour savoir si l’URL a déjà été traitée</w:t>
      </w:r>
    </w:p>
    <w:p w14:paraId="68D8A486" w14:textId="77777777" w:rsidR="00251C28" w:rsidRDefault="00251C28" w:rsidP="00251C28">
      <w:pPr>
        <w:pStyle w:val="ListParagraph"/>
        <w:numPr>
          <w:ilvl w:val="0"/>
          <w:numId w:val="20"/>
        </w:numPr>
      </w:pPr>
      <w:r>
        <w:t>Si c’est le cas, récupération des données HTML brutes et branchement sur les mêmes traitements qu’actuellement</w:t>
      </w:r>
    </w:p>
    <w:p w14:paraId="5A2C9BEB" w14:textId="77777777" w:rsidR="00251C28" w:rsidRDefault="00251C28" w:rsidP="00251C28"/>
    <w:p w14:paraId="7C666E25" w14:textId="77777777" w:rsidR="00251C28" w:rsidRDefault="00251C28" w:rsidP="00251C28">
      <w:pPr>
        <w:pStyle w:val="ListPuces"/>
      </w:pPr>
      <w:r>
        <w:t xml:space="preserve">Ajout d’un nouveau processus de mise à jour des données des sites web </w:t>
      </w:r>
    </w:p>
    <w:p w14:paraId="009C713D" w14:textId="37AA239B" w:rsidR="00251C28" w:rsidRDefault="00251C28" w:rsidP="00251C28">
      <w:pPr>
        <w:pStyle w:val="ListParagraph"/>
        <w:numPr>
          <w:ilvl w:val="1"/>
          <w:numId w:val="19"/>
        </w:numPr>
      </w:pPr>
      <w:r>
        <w:lastRenderedPageBreak/>
        <w:t xml:space="preserve">Afin de rafraichir les données indexées sur les sites web (intégrées dans les structures), l’application interrogera </w:t>
      </w:r>
      <w:del w:id="1051" w:author="PAN Yilei" w:date="2023-08-28T14:29:00Z">
        <w:r w:rsidDel="000A3370">
          <w:delText xml:space="preserve">tous les </w:delText>
        </w:r>
        <w:commentRangeStart w:id="1052"/>
        <w:r w:rsidDel="000A3370">
          <w:rPr>
            <w:highlight w:val="yellow"/>
          </w:rPr>
          <w:delText>xx temps</w:delText>
        </w:r>
      </w:del>
      <w:ins w:id="1053" w:author="PAN Yilei" w:date="2023-08-28T14:29:00Z">
        <w:r w:rsidR="000A3370">
          <w:t>tous les jours</w:t>
        </w:r>
        <w:r w:rsidR="000E2197">
          <w:t xml:space="preserve"> </w:t>
        </w:r>
      </w:ins>
      <w:del w:id="1054" w:author="PAN Yilei" w:date="2023-08-28T14:29:00Z">
        <w:r w:rsidDel="000E2197">
          <w:delText xml:space="preserve"> </w:delText>
        </w:r>
      </w:del>
      <w:commentRangeEnd w:id="1052"/>
      <w:r w:rsidR="00FD7B4B">
        <w:rPr>
          <w:rStyle w:val="CommentReference"/>
        </w:rPr>
        <w:commentReference w:id="1052"/>
      </w:r>
      <w:r>
        <w:t xml:space="preserve">le crawler, pour demander les sites web </w:t>
      </w:r>
      <w:del w:id="1055" w:author="PAN Yilei" w:date="2023-08-28T14:30:00Z">
        <w:r w:rsidDel="00B61AFD">
          <w:delText>ayant été mis à jour depuis une certaine date</w:delText>
        </w:r>
      </w:del>
      <w:ins w:id="1056" w:author="PAN Yilei" w:date="2023-08-28T14:30:00Z">
        <w:r w:rsidR="00B61AFD">
          <w:t>à indexer ce jour-ci</w:t>
        </w:r>
      </w:ins>
      <w:r>
        <w:t xml:space="preserve"> afin de réindexer cette donnée rafraichie</w:t>
      </w:r>
      <w:ins w:id="1057" w:author="PAN Yilei" w:date="2023-08-28T14:34:00Z">
        <w:r w:rsidR="00C8197C">
          <w:t xml:space="preserve"> et de mettre à jour la date du prochain crawl</w:t>
        </w:r>
        <w:r w:rsidR="00775FCA">
          <w:t xml:space="preserve"> dans la collection </w:t>
        </w:r>
      </w:ins>
      <w:ins w:id="1058" w:author="PAN Yilei" w:date="2023-08-28T14:35:00Z">
        <w:r w:rsidR="00775FCA">
          <w:t>‘</w:t>
        </w:r>
        <w:r w:rsidR="00775FCA" w:rsidRPr="00487234">
          <w:t>website_crawl_</w:t>
        </w:r>
        <w:r w:rsidR="00775FCA">
          <w:t>params’</w:t>
        </w:r>
      </w:ins>
    </w:p>
    <w:p w14:paraId="0CB0E4F0" w14:textId="77777777" w:rsidR="00251C28" w:rsidRDefault="00251C28" w:rsidP="00251C28">
      <w:pPr>
        <w:pStyle w:val="ListParagraph"/>
        <w:numPr>
          <w:ilvl w:val="0"/>
          <w:numId w:val="20"/>
        </w:numPr>
      </w:pPr>
      <w:r>
        <w:t>Mettre à jour le endpoint existant (/recrawl dans WebsiteAnalysisApi)</w:t>
      </w:r>
    </w:p>
    <w:p w14:paraId="794B925E" w14:textId="77777777" w:rsidR="00251C28" w:rsidRDefault="00251C28" w:rsidP="00251C28">
      <w:pPr>
        <w:pStyle w:val="ListParagraph"/>
        <w:numPr>
          <w:ilvl w:val="1"/>
          <w:numId w:val="20"/>
        </w:numPr>
      </w:pPr>
      <w:r>
        <w:t>Il est branché sur le CrawlerPlugin utilisé lors de l’import, donc une fois cette partie faite, cela devrait fonctionner « tout seul »</w:t>
      </w:r>
    </w:p>
    <w:p w14:paraId="56F360B8" w14:textId="77777777" w:rsidR="00EE79AE" w:rsidRPr="00EE79AE" w:rsidRDefault="00EE79AE" w:rsidP="00EE79AE"/>
    <w:p w14:paraId="7D58CF3D" w14:textId="0F438C41" w:rsidR="00EE79AE" w:rsidRPr="00EE79AE" w:rsidRDefault="00EE79AE" w:rsidP="00EE79AE"/>
    <w:sectPr w:rsidR="00EE79AE" w:rsidRPr="00EE79AE" w:rsidSect="00B06C1F">
      <w:headerReference w:type="even" r:id="rId29"/>
      <w:headerReference w:type="default" r:id="rId30"/>
      <w:footerReference w:type="even" r:id="rId31"/>
      <w:footerReference w:type="default" r:id="rId32"/>
      <w:headerReference w:type="first" r:id="rId33"/>
      <w:footerReference w:type="first" r:id="rId34"/>
      <w:pgSz w:w="11906" w:h="16838" w:code="9"/>
      <w:pgMar w:top="1701" w:right="707" w:bottom="1531" w:left="1418" w:header="431" w:footer="37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3" w:author="INDRECAN Carmen" w:date="2023-07-20T13:55:00Z" w:initials="IC">
    <w:p w14:paraId="35C30017" w14:textId="77777777" w:rsidR="00997A43" w:rsidRDefault="00EA2030" w:rsidP="001A0297">
      <w:pPr>
        <w:pStyle w:val="CommentText"/>
        <w:jc w:val="left"/>
      </w:pPr>
      <w:r>
        <w:rPr>
          <w:rStyle w:val="CommentReference"/>
        </w:rPr>
        <w:annotationRef/>
      </w:r>
      <w:r w:rsidR="00997A43">
        <w:rPr>
          <w:color w:val="293241"/>
        </w:rPr>
        <w:t>Point à faire avec Frederic à la rentrée. Eric nous indique qu'un lien vers une page spécifique peut être passée en entrée.</w:t>
      </w:r>
    </w:p>
  </w:comment>
  <w:comment w:id="398" w:author="INDRECAN Carmen" w:date="2023-07-20T14:55:00Z" w:initials="IC">
    <w:p w14:paraId="3425CC71" w14:textId="77777777" w:rsidR="00A257DD" w:rsidRDefault="007D35CF">
      <w:pPr>
        <w:pStyle w:val="CommentText"/>
        <w:jc w:val="left"/>
      </w:pPr>
      <w:r>
        <w:rPr>
          <w:rStyle w:val="CommentReference"/>
        </w:rPr>
        <w:annotationRef/>
      </w:r>
      <w:r w:rsidR="00A257DD">
        <w:rPr>
          <w:color w:val="293241"/>
        </w:rPr>
        <w:t xml:space="preserve">Solution1 retenue par le client. </w:t>
      </w:r>
    </w:p>
    <w:p w14:paraId="2920E019" w14:textId="77777777" w:rsidR="00A257DD" w:rsidRDefault="00A257DD">
      <w:pPr>
        <w:pStyle w:val="CommentText"/>
        <w:jc w:val="left"/>
      </w:pPr>
      <w:r>
        <w:rPr>
          <w:color w:val="293241"/>
        </w:rPr>
        <w:t xml:space="preserve">Retirer les / en général et les remplacer par autre chose. </w:t>
      </w:r>
    </w:p>
    <w:p w14:paraId="7CC8A318" w14:textId="77777777" w:rsidR="00A257DD" w:rsidRDefault="00A257DD" w:rsidP="003405BB">
      <w:pPr>
        <w:pStyle w:val="CommentText"/>
        <w:jc w:val="left"/>
      </w:pPr>
      <w:r>
        <w:rPr>
          <w:color w:val="293241"/>
        </w:rPr>
        <w:t xml:space="preserve">Si l'on passe en paramètre </w:t>
      </w:r>
      <w:hyperlink r:id="rId1" w:history="1">
        <w:r w:rsidRPr="003405BB">
          <w:rPr>
            <w:rStyle w:val="Hyperlink"/>
            <w:bCs/>
          </w:rPr>
          <w:t>www.site.fr/labo/fr</w:t>
        </w:r>
      </w:hyperlink>
      <w:r>
        <w:rPr>
          <w:color w:val="293241"/>
        </w:rPr>
        <w:t xml:space="preserve"> ceci sera le nom du dossier en entrée. A échanger avec Frederic à la rentrée sur ces points</w:t>
      </w:r>
    </w:p>
  </w:comment>
  <w:comment w:id="399" w:author="INDRECAN Carmen" w:date="2023-07-20T14:58:00Z" w:initials="IC">
    <w:p w14:paraId="747A50D4" w14:textId="77777777" w:rsidR="00A257DD" w:rsidRDefault="007D35CF" w:rsidP="00944292">
      <w:pPr>
        <w:pStyle w:val="CommentText"/>
        <w:jc w:val="left"/>
      </w:pPr>
      <w:r>
        <w:rPr>
          <w:rStyle w:val="CommentReference"/>
        </w:rPr>
        <w:annotationRef/>
      </w:r>
      <w:r w:rsidR="00A257DD">
        <w:rPr>
          <w:color w:val="293241"/>
        </w:rPr>
        <w:t>Eric valide l'arborescence des métadonnées</w:t>
      </w:r>
    </w:p>
  </w:comment>
  <w:comment w:id="620" w:author="PAN Yilei" w:date="2023-07-18T10:43:00Z" w:initials="PY">
    <w:p w14:paraId="29AA3505" w14:textId="56FE50B0" w:rsidR="00DD0C39" w:rsidRDefault="00DD0C39" w:rsidP="004A3E82">
      <w:pPr>
        <w:pStyle w:val="CommentText"/>
        <w:jc w:val="left"/>
      </w:pPr>
      <w:r>
        <w:rPr>
          <w:rStyle w:val="CommentReference"/>
        </w:rPr>
        <w:annotationRef/>
      </w:r>
      <w:r>
        <w:t xml:space="preserve">Suite à la dernière réunion avec le client, nous allons garder seulement 2 collections </w:t>
      </w:r>
    </w:p>
  </w:comment>
  <w:comment w:id="767" w:author="PAN Yilei" w:date="2023-07-18T10:45:00Z" w:initials="PY">
    <w:p w14:paraId="30A20D1F" w14:textId="77777777" w:rsidR="00F93252" w:rsidRDefault="00F93252" w:rsidP="001156DB">
      <w:pPr>
        <w:pStyle w:val="CommentText"/>
        <w:jc w:val="left"/>
      </w:pPr>
      <w:r>
        <w:rPr>
          <w:rStyle w:val="CommentReference"/>
        </w:rPr>
        <w:annotationRef/>
      </w:r>
      <w:r>
        <w:t>Nous pouvons potentiellement avoir un champ 'date' et un champ 'heure' pour faciliter le relancement par date</w:t>
      </w:r>
    </w:p>
  </w:comment>
  <w:comment w:id="815" w:author="PAN Yilei" w:date="2023-07-18T11:29:00Z" w:initials="PY">
    <w:p w14:paraId="345649A8" w14:textId="77777777" w:rsidR="004665EE" w:rsidRDefault="004665EE" w:rsidP="00DC7550">
      <w:pPr>
        <w:pStyle w:val="CommentText"/>
        <w:jc w:val="left"/>
      </w:pPr>
      <w:r>
        <w:rPr>
          <w:rStyle w:val="CommentReference"/>
        </w:rPr>
        <w:annotationRef/>
      </w:r>
      <w:r>
        <w:t>Qu'est-ce que l'on met si seulement 1-2 pages pages sont en échec ?</w:t>
      </w:r>
    </w:p>
  </w:comment>
  <w:comment w:id="816" w:author="INDRECAN Carmen" w:date="2023-07-21T16:07:00Z" w:initials="IC">
    <w:p w14:paraId="068E8FD3" w14:textId="77777777" w:rsidR="000A03FF" w:rsidRDefault="000A03FF" w:rsidP="001363D9">
      <w:pPr>
        <w:pStyle w:val="CommentText"/>
        <w:jc w:val="left"/>
      </w:pPr>
      <w:r>
        <w:rPr>
          <w:rStyle w:val="CommentReference"/>
        </w:rPr>
        <w:annotationRef/>
      </w:r>
      <w:r>
        <w:t>Echec (erreur bloquante) que l'url passée en entrée, erreur partielle (erreur non bloquante) sur les niveaux inférieurs</w:t>
      </w:r>
    </w:p>
  </w:comment>
  <w:comment w:id="833" w:author="PAN Yilei" w:date="2023-07-18T11:18:00Z" w:initials="PY">
    <w:p w14:paraId="341AC328" w14:textId="16AC181A" w:rsidR="00A64200" w:rsidRDefault="00A64200" w:rsidP="000C6FFB">
      <w:pPr>
        <w:pStyle w:val="CommentText"/>
        <w:jc w:val="left"/>
      </w:pPr>
      <w:r>
        <w:rPr>
          <w:rStyle w:val="CommentReference"/>
        </w:rPr>
        <w:annotationRef/>
      </w:r>
      <w:r>
        <w:rPr>
          <w:color w:val="293241"/>
        </w:rPr>
        <w:t>DataStatus à revoir avec le client.</w:t>
      </w:r>
      <w:r>
        <w:rPr>
          <w:color w:val="293241"/>
        </w:rPr>
        <w:br/>
        <w:t>Il est difficile de bien afficher les états de toutes les métadonnées de tous les niveaux</w:t>
      </w:r>
      <w:r>
        <w:rPr>
          <w:color w:val="293241"/>
        </w:rPr>
        <w:br/>
        <w:t xml:space="preserve">Le champ "depth" n'est pas bon car on peut avoir plusieurs occurrences de métadonnée pour un même niveau </w:t>
      </w:r>
    </w:p>
  </w:comment>
  <w:comment w:id="831" w:author="PAN Yilei" w:date="2023-07-18T14:44:00Z" w:initials="PY">
    <w:p w14:paraId="37F3732A" w14:textId="77777777" w:rsidR="00F81668" w:rsidRDefault="00F81668" w:rsidP="00376E7E">
      <w:pPr>
        <w:pStyle w:val="CommentText"/>
        <w:jc w:val="left"/>
      </w:pPr>
      <w:r>
        <w:rPr>
          <w:rStyle w:val="CommentReference"/>
        </w:rPr>
        <w:annotationRef/>
      </w:r>
      <w:r>
        <w:t>On stocke seulement la requête, pas besoin d'avoir le détail de toutes les occurrences de metadonnées</w:t>
      </w:r>
    </w:p>
  </w:comment>
  <w:comment w:id="1052" w:author="INDRECAN Carmen" w:date="2023-07-21T16:34:00Z" w:initials="IC">
    <w:p w14:paraId="67E87811" w14:textId="77777777" w:rsidR="00FD7B4B" w:rsidRDefault="00FD7B4B" w:rsidP="00E016B2">
      <w:pPr>
        <w:pStyle w:val="CommentText"/>
        <w:jc w:val="left"/>
      </w:pPr>
      <w:r>
        <w:rPr>
          <w:rStyle w:val="CommentReference"/>
        </w:rPr>
        <w:annotationRef/>
      </w:r>
      <w:r>
        <w:t>A définir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C30017" w15:done="0"/>
  <w15:commentEx w15:paraId="7CC8A318" w15:done="0"/>
  <w15:commentEx w15:paraId="747A50D4" w15:done="0"/>
  <w15:commentEx w15:paraId="29AA3505" w15:done="0"/>
  <w15:commentEx w15:paraId="30A20D1F" w15:done="0"/>
  <w15:commentEx w15:paraId="345649A8" w15:done="0"/>
  <w15:commentEx w15:paraId="068E8FD3" w15:paraIdParent="345649A8" w15:done="0"/>
  <w15:commentEx w15:paraId="341AC328" w15:done="0"/>
  <w15:commentEx w15:paraId="37F3732A" w15:paraIdParent="341AC328" w15:done="0"/>
  <w15:commentEx w15:paraId="67E8781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3BB61" w16cex:dateUtc="2023-07-20T11:55:00Z"/>
  <w16cex:commentExtensible w16cex:durableId="2863C948" w16cex:dateUtc="2023-07-20T12:55:00Z"/>
  <w16cex:commentExtensible w16cex:durableId="2863CA2B" w16cex:dateUtc="2023-07-20T12:58:00Z"/>
  <w16cex:commentExtensible w16cex:durableId="2860EB4E" w16cex:dateUtc="2023-07-18T08:43:00Z"/>
  <w16cex:commentExtensible w16cex:durableId="2860EBDF" w16cex:dateUtc="2023-07-18T08:45:00Z"/>
  <w16cex:commentExtensible w16cex:durableId="2860F600" w16cex:dateUtc="2023-07-18T09:29:00Z"/>
  <w16cex:commentExtensible w16cex:durableId="28652BDC" w16cex:dateUtc="2023-07-21T14:07:00Z"/>
  <w16cex:commentExtensible w16cex:durableId="2860F38F" w16cex:dateUtc="2023-07-18T09:18:00Z"/>
  <w16cex:commentExtensible w16cex:durableId="286123C1" w16cex:dateUtc="2023-07-18T12:44:00Z"/>
  <w16cex:commentExtensible w16cex:durableId="286531FC" w16cex:dateUtc="2023-07-21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C30017" w16cid:durableId="2863BB61"/>
  <w16cid:commentId w16cid:paraId="7CC8A318" w16cid:durableId="2863C948"/>
  <w16cid:commentId w16cid:paraId="747A50D4" w16cid:durableId="2863CA2B"/>
  <w16cid:commentId w16cid:paraId="29AA3505" w16cid:durableId="2860EB4E"/>
  <w16cid:commentId w16cid:paraId="30A20D1F" w16cid:durableId="2860EBDF"/>
  <w16cid:commentId w16cid:paraId="345649A8" w16cid:durableId="2860F600"/>
  <w16cid:commentId w16cid:paraId="068E8FD3" w16cid:durableId="28652BDC"/>
  <w16cid:commentId w16cid:paraId="341AC328" w16cid:durableId="2860F38F"/>
  <w16cid:commentId w16cid:paraId="37F3732A" w16cid:durableId="286123C1"/>
  <w16cid:commentId w16cid:paraId="67E87811" w16cid:durableId="286531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365B4" w14:textId="77777777" w:rsidR="0024555E" w:rsidRDefault="0024555E">
      <w:r>
        <w:separator/>
      </w:r>
    </w:p>
  </w:endnote>
  <w:endnote w:type="continuationSeparator" w:id="0">
    <w:p w14:paraId="5944B1DA" w14:textId="77777777" w:rsidR="0024555E" w:rsidRDefault="00245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Source Code Pro">
    <w:charset w:val="00"/>
    <w:family w:val="modern"/>
    <w:pitch w:val="fixed"/>
    <w:sig w:usb0="200002F7" w:usb1="02003803"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9CAF0" w14:textId="77777777" w:rsidR="00E65B2F" w:rsidRDefault="00E65B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F9EFF" w14:textId="77777777" w:rsidR="00ED30F4" w:rsidRPr="00447F4F" w:rsidRDefault="00ED30F4" w:rsidP="00ED30F4">
    <w:pPr>
      <w:pStyle w:val="Footer"/>
    </w:pPr>
    <w:r w:rsidRPr="00447F4F">
      <w:t xml:space="preserve">Page </w:t>
    </w:r>
    <w:r w:rsidRPr="00447F4F">
      <w:fldChar w:fldCharType="begin"/>
    </w:r>
    <w:r w:rsidRPr="00447F4F">
      <w:instrText xml:space="preserve"> PAGE </w:instrText>
    </w:r>
    <w:r w:rsidRPr="00447F4F">
      <w:fldChar w:fldCharType="separate"/>
    </w:r>
    <w:r w:rsidR="00DE6B57">
      <w:t>5</w:t>
    </w:r>
    <w:r w:rsidRPr="00447F4F">
      <w:fldChar w:fldCharType="end"/>
    </w:r>
    <w:r w:rsidRPr="00447F4F">
      <w:t xml:space="preserve"> / </w:t>
    </w:r>
    <w:fldSimple w:instr=" NUMPAGES  \* MERGEFORMAT ">
      <w:r w:rsidR="00DE6B57">
        <w:t>5</w:t>
      </w:r>
    </w:fldSimple>
    <w:r w:rsidRPr="00447F4F">
      <w:drawing>
        <wp:anchor distT="0" distB="0" distL="114300" distR="114300" simplePos="0" relativeHeight="251675136" behindDoc="0" locked="0" layoutInCell="1" allowOverlap="1" wp14:anchorId="2ACBBD2B" wp14:editId="6524F043">
          <wp:simplePos x="0" y="0"/>
          <wp:positionH relativeFrom="column">
            <wp:posOffset>4680585</wp:posOffset>
          </wp:positionH>
          <wp:positionV relativeFrom="paragraph">
            <wp:posOffset>0</wp:posOffset>
          </wp:positionV>
          <wp:extent cx="1753200" cy="439200"/>
          <wp:effectExtent l="0" t="0" r="0" b="0"/>
          <wp:wrapSquare wrapText="bothSides"/>
          <wp:docPr id="5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3200" cy="43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D37A13" w14:textId="77777777" w:rsidR="002C1B76" w:rsidRDefault="002C1B7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2E4E7" w14:textId="77777777" w:rsidR="00E65B2F" w:rsidRDefault="00E65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95A71" w14:textId="77777777" w:rsidR="0024555E" w:rsidRDefault="0024555E">
      <w:r>
        <w:separator/>
      </w:r>
    </w:p>
  </w:footnote>
  <w:footnote w:type="continuationSeparator" w:id="0">
    <w:p w14:paraId="7CB1B509" w14:textId="77777777" w:rsidR="0024555E" w:rsidRDefault="002455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36F14" w14:textId="77777777" w:rsidR="00E65B2F" w:rsidRDefault="00E65B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E3C98" w14:textId="02E78CA8" w:rsidR="00F35DDB" w:rsidRPr="002D50AC" w:rsidRDefault="00AC03C2" w:rsidP="002D50AC">
    <w:pPr>
      <w:pStyle w:val="Header"/>
    </w:pPr>
    <w:fldSimple w:instr=" REF  DateRéférence  \* MERGEFORMAT ">
      <w:ins w:id="1059" w:author="INDRECAN Carmen" w:date="2023-09-15T09:40:00Z">
        <w:r>
          <w:t>15/09/2023</w:t>
        </w:r>
      </w:ins>
      <w:ins w:id="1060" w:author="PAN Yilei" w:date="2023-08-28T13:48:00Z">
        <w:del w:id="1061" w:author="INDRECAN Carmen" w:date="2023-09-15T09:40:00Z">
          <w:r w:rsidR="00E65B2F" w:rsidDel="00AC03C2">
            <w:delText>28/08/2023</w:delText>
          </w:r>
        </w:del>
      </w:ins>
      <w:del w:id="1062" w:author="INDRECAN Carmen" w:date="2023-09-15T09:40:00Z">
        <w:r w:rsidR="00695C0D" w:rsidDel="00AC03C2">
          <w:delText>25/07/2023</w:delText>
        </w:r>
      </w:del>
    </w:fldSimple>
    <w:r w:rsidR="002D50AC" w:rsidRPr="00CA5B59">
      <w:tab/>
    </w:r>
    <w:fldSimple w:instr=" REF  TitreDocument  \* MERGEFORMAT ">
      <w:r>
        <w:t>Document de conception - Évolution 2023 - Crawler</w:t>
      </w:r>
    </w:fldSimple>
    <w:r w:rsidR="002D50AC" w:rsidRPr="00CA5B59">
      <w:tab/>
    </w:r>
    <w:fldSimple w:instr=" REF  Client  \* MERGEFORMAT ">
      <w:r>
        <w:t>MESRI</w:t>
      </w:r>
    </w:fldSimple>
  </w:p>
  <w:p w14:paraId="3A375169" w14:textId="77777777" w:rsidR="002C1B76" w:rsidRDefault="002C1B7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7F6B" w14:textId="77777777" w:rsidR="00C96E56" w:rsidRDefault="00C96E56" w:rsidP="00C96E56">
    <w:r w:rsidRPr="00D47B66">
      <w:rPr>
        <w:noProof/>
      </w:rPr>
      <mc:AlternateContent>
        <mc:Choice Requires="wps">
          <w:drawing>
            <wp:anchor distT="0" distB="0" distL="114300" distR="114300" simplePos="0" relativeHeight="251671040" behindDoc="0" locked="0" layoutInCell="1" allowOverlap="1" wp14:anchorId="55222BC8" wp14:editId="1AF671A6">
              <wp:simplePos x="0" y="0"/>
              <wp:positionH relativeFrom="page">
                <wp:align>center</wp:align>
              </wp:positionH>
              <wp:positionV relativeFrom="paragraph">
                <wp:posOffset>-680484</wp:posOffset>
              </wp:positionV>
              <wp:extent cx="8086298" cy="11925300"/>
              <wp:effectExtent l="0" t="0" r="0" b="0"/>
              <wp:wrapNone/>
              <wp:docPr id="965" name="Rectangle 965"/>
              <wp:cNvGraphicFramePr/>
              <a:graphic xmlns:a="http://schemas.openxmlformats.org/drawingml/2006/main">
                <a:graphicData uri="http://schemas.microsoft.com/office/word/2010/wordprocessingShape">
                  <wps:wsp>
                    <wps:cNvSpPr/>
                    <wps:spPr>
                      <a:xfrm>
                        <a:off x="0" y="0"/>
                        <a:ext cx="8086298" cy="119253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4DB3D03" id="Rectangle 965" o:spid="_x0000_s1026" style="position:absolute;margin-left:0;margin-top:-53.6pt;width:636.7pt;height:939pt;z-index:2516710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" fillcolor="#118ab2 [3204]" stroked="f" strokeweight="1pt">
              <w10:wrap anchorx="page"/>
            </v:rect>
          </w:pict>
        </mc:Fallback>
      </mc:AlternateContent>
    </w:r>
    <w:r>
      <w:rPr>
        <w:noProof/>
        <w:szCs w:val="52"/>
      </w:rPr>
      <mc:AlternateContent>
        <mc:Choice Requires="wps">
          <w:drawing>
            <wp:anchor distT="0" distB="0" distL="114300" distR="114300" simplePos="0" relativeHeight="251670016" behindDoc="1" locked="0" layoutInCell="1" allowOverlap="1" wp14:anchorId="7B72A68C" wp14:editId="786C405E">
              <wp:simplePos x="0" y="0"/>
              <wp:positionH relativeFrom="page">
                <wp:align>right</wp:align>
              </wp:positionH>
              <wp:positionV relativeFrom="paragraph">
                <wp:posOffset>-277546</wp:posOffset>
              </wp:positionV>
              <wp:extent cx="115849" cy="10680192"/>
              <wp:effectExtent l="0" t="0" r="0" b="6985"/>
              <wp:wrapNone/>
              <wp:docPr id="2" name="Rectangle 2"/>
              <wp:cNvGraphicFramePr/>
              <a:graphic xmlns:a="http://schemas.openxmlformats.org/drawingml/2006/main">
                <a:graphicData uri="http://schemas.microsoft.com/office/word/2010/wordprocessingShape">
                  <wps:wsp>
                    <wps:cNvSpPr/>
                    <wps:spPr>
                      <a:xfrm>
                        <a:off x="0" y="0"/>
                        <a:ext cx="115849" cy="1068019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40143BA" id="Rectangle 2" o:spid="_x0000_s1026" style="position:absolute;margin-left:-42.1pt;margin-top:-21.85pt;width:9.1pt;height:840.95pt;z-index:-2516464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" fillcolor="#118ab2 [3204]" stroked="f" strokeweight="1pt">
              <w10:wrap anchorx="page"/>
            </v:rect>
          </w:pict>
        </mc:Fallback>
      </mc:AlternateContent>
    </w:r>
  </w:p>
  <w:p w14:paraId="17BAE5CB" w14:textId="77777777" w:rsidR="00C96E56" w:rsidRDefault="00C96E56" w:rsidP="00C96E56"/>
  <w:p w14:paraId="780E5FE1" w14:textId="77777777" w:rsidR="00C96E56" w:rsidRDefault="00C96E56" w:rsidP="00C96E56">
    <w:r w:rsidRPr="00323771">
      <w:rPr>
        <w:b/>
        <w:noProof/>
      </w:rPr>
      <w:drawing>
        <wp:anchor distT="0" distB="0" distL="114300" distR="114300" simplePos="0" relativeHeight="251673088" behindDoc="0" locked="0" layoutInCell="1" allowOverlap="1" wp14:anchorId="6BEE4B8F" wp14:editId="2FD59F11">
          <wp:simplePos x="0" y="0"/>
          <wp:positionH relativeFrom="margin">
            <wp:posOffset>0</wp:posOffset>
          </wp:positionH>
          <wp:positionV relativeFrom="paragraph">
            <wp:posOffset>93980</wp:posOffset>
          </wp:positionV>
          <wp:extent cx="2819400" cy="704850"/>
          <wp:effectExtent l="0" t="0" r="0" b="0"/>
          <wp:wrapNone/>
          <wp:docPr id="5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1940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813159" w14:textId="77777777" w:rsidR="00C96E56" w:rsidRDefault="00C96E56" w:rsidP="00C96E56"/>
  <w:p w14:paraId="294F11DA" w14:textId="77777777" w:rsidR="00C96E56" w:rsidRDefault="00C96E56" w:rsidP="00C96E56"/>
  <w:p w14:paraId="596CAEF6" w14:textId="77777777" w:rsidR="00C96E56" w:rsidRDefault="00C96E56" w:rsidP="00C96E56"/>
  <w:p w14:paraId="3980FA3F" w14:textId="77777777" w:rsidR="00C96E56" w:rsidRDefault="00C96E56" w:rsidP="00C96E56">
    <w:r w:rsidRPr="00D47B66">
      <w:rPr>
        <w:noProof/>
      </w:rPr>
      <w:drawing>
        <wp:anchor distT="0" distB="0" distL="114300" distR="114300" simplePos="0" relativeHeight="251672064" behindDoc="0" locked="0" layoutInCell="1" allowOverlap="1" wp14:anchorId="31441B3B" wp14:editId="1CD567EC">
          <wp:simplePos x="0" y="0"/>
          <wp:positionH relativeFrom="column">
            <wp:posOffset>-2834335</wp:posOffset>
          </wp:positionH>
          <wp:positionV relativeFrom="paragraph">
            <wp:posOffset>2235176</wp:posOffset>
          </wp:positionV>
          <wp:extent cx="10112400" cy="8229600"/>
          <wp:effectExtent l="0" t="0" r="3175" b="0"/>
          <wp:wrapNone/>
          <wp:docPr id="5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Forme.png"/>
                  <pic:cNvPicPr/>
                </pic:nvPicPr>
                <pic:blipFill>
                  <a:blip r:embed="rId2">
                    <a:extLst>
                      <a:ext uri="{28A0092B-C50C-407E-A947-70E740481C1C}">
                        <a14:useLocalDpi xmlns:a14="http://schemas.microsoft.com/office/drawing/2010/main" val="0"/>
                      </a:ext>
                    </a:extLst>
                  </a:blip>
                  <a:stretch>
                    <a:fillRect/>
                  </a:stretch>
                </pic:blipFill>
                <pic:spPr>
                  <a:xfrm>
                    <a:off x="0" y="0"/>
                    <a:ext cx="10112400" cy="8229600"/>
                  </a:xfrm>
                  <a:prstGeom prst="rect">
                    <a:avLst/>
                  </a:prstGeom>
                </pic:spPr>
              </pic:pic>
            </a:graphicData>
          </a:graphic>
          <wp14:sizeRelH relativeFrom="margin">
            <wp14:pctWidth>0</wp14:pctWidth>
          </wp14:sizeRelH>
          <wp14:sizeRelV relativeFrom="margin">
            <wp14:pctHeight>0</wp14:pctHeight>
          </wp14:sizeRelV>
        </wp:anchor>
      </w:drawing>
    </w:r>
  </w:p>
  <w:p w14:paraId="240D056D" w14:textId="77777777" w:rsidR="00C96E56" w:rsidRPr="006728D4" w:rsidRDefault="00C96E56" w:rsidP="00C96E56">
    <w:pPr>
      <w:pStyle w:val="Header"/>
    </w:pPr>
  </w:p>
  <w:p w14:paraId="2295E577" w14:textId="77777777" w:rsidR="00C96E56" w:rsidRPr="00EC4614" w:rsidRDefault="00C96E56" w:rsidP="00C96E56">
    <w:pPr>
      <w:pStyle w:val="Header"/>
    </w:pPr>
  </w:p>
  <w:p w14:paraId="6B90C8EA" w14:textId="77777777" w:rsidR="00F35DDB" w:rsidRPr="00C96E56" w:rsidRDefault="00F35DDB" w:rsidP="00C96E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62.75pt;height:1062.75pt" o:bullet="t">
        <v:imagedata r:id="rId1" o:title="O_Synoya"/>
      </v:shape>
    </w:pict>
  </w:numPicBullet>
  <w:abstractNum w:abstractNumId="0" w15:restartNumberingAfterBreak="0">
    <w:nsid w:val="FFFFFF88"/>
    <w:multiLevelType w:val="singleLevel"/>
    <w:tmpl w:val="0AEECD30"/>
    <w:lvl w:ilvl="0">
      <w:start w:val="1"/>
      <w:numFmt w:val="decimal"/>
      <w:lvlText w:val="%1."/>
      <w:lvlJc w:val="left"/>
      <w:pPr>
        <w:tabs>
          <w:tab w:val="num" w:pos="360"/>
        </w:tabs>
        <w:ind w:left="360" w:hanging="360"/>
      </w:pPr>
    </w:lvl>
  </w:abstractNum>
  <w:abstractNum w:abstractNumId="1" w15:restartNumberingAfterBreak="0">
    <w:nsid w:val="03AD24EB"/>
    <w:multiLevelType w:val="hybridMultilevel"/>
    <w:tmpl w:val="C274647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1646C6"/>
    <w:multiLevelType w:val="hybridMultilevel"/>
    <w:tmpl w:val="FDA083BA"/>
    <w:lvl w:ilvl="0" w:tplc="A328B152">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E1B02"/>
    <w:multiLevelType w:val="multilevel"/>
    <w:tmpl w:val="F04C3A6A"/>
    <w:lvl w:ilvl="0">
      <w:start w:val="1"/>
      <w:numFmt w:val="bullet"/>
      <w:pStyle w:val="ListPuces"/>
      <w:lvlText w:val=""/>
      <w:lvlPicBulletId w:val="0"/>
      <w:lvlJc w:val="left"/>
      <w:pPr>
        <w:ind w:left="510" w:hanging="283"/>
      </w:pPr>
      <w:rPr>
        <w:rFonts w:ascii="Symbol" w:hAnsi="Symbol" w:hint="default"/>
        <w:color w:val="auto"/>
        <w:sz w:val="24"/>
      </w:rPr>
    </w:lvl>
    <w:lvl w:ilvl="1">
      <w:start w:val="1"/>
      <w:numFmt w:val="bullet"/>
      <w:lvlText w:val=""/>
      <w:lvlJc w:val="left"/>
      <w:pPr>
        <w:ind w:left="1021" w:hanging="227"/>
      </w:pPr>
      <w:rPr>
        <w:rFonts w:ascii="Symbol" w:hAnsi="Symbol" w:hint="default"/>
        <w:color w:val="118AB2" w:themeColor="accent1"/>
        <w:sz w:val="28"/>
      </w:rPr>
    </w:lvl>
    <w:lvl w:ilvl="2">
      <w:start w:val="1"/>
      <w:numFmt w:val="bullet"/>
      <w:lvlText w:val=""/>
      <w:lvlJc w:val="left"/>
      <w:pPr>
        <w:ind w:left="1531" w:hanging="284"/>
      </w:pPr>
      <w:rPr>
        <w:rFonts w:ascii="Symbol" w:hAnsi="Symbol" w:hint="default"/>
        <w:color w:val="33C1B1" w:themeColor="accent5"/>
        <w:sz w:val="24"/>
      </w:rPr>
    </w:lvl>
    <w:lvl w:ilvl="3">
      <w:start w:val="1"/>
      <w:numFmt w:val="bullet"/>
      <w:lvlText w:val=""/>
      <w:lvlJc w:val="left"/>
      <w:pPr>
        <w:ind w:left="2041" w:hanging="283"/>
      </w:pPr>
      <w:rPr>
        <w:rFonts w:ascii="Symbol" w:hAnsi="Symbol" w:hint="default"/>
        <w:color w:val="293241" w:themeColor="text1"/>
        <w:sz w:val="22"/>
      </w:rPr>
    </w:lvl>
    <w:lvl w:ilvl="4">
      <w:start w:val="1"/>
      <w:numFmt w:val="bullet"/>
      <w:lvlText w:val=""/>
      <w:lvlJc w:val="left"/>
      <w:pPr>
        <w:ind w:left="2552" w:hanging="284"/>
      </w:pPr>
      <w:rPr>
        <w:rFonts w:ascii="Symbol" w:hAnsi="Symbol" w:hint="default"/>
        <w:color w:val="293241" w:themeColor="text1"/>
        <w:sz w:val="20"/>
      </w:rPr>
    </w:lvl>
    <w:lvl w:ilvl="5">
      <w:start w:val="1"/>
      <w:numFmt w:val="bullet"/>
      <w:lvlText w:val=""/>
      <w:lvlJc w:val="left"/>
      <w:pPr>
        <w:ind w:left="3062" w:hanging="284"/>
      </w:pPr>
      <w:rPr>
        <w:rFonts w:ascii="Symbol" w:hAnsi="Symbol" w:hint="default"/>
        <w:color w:val="293241" w:themeColor="text1"/>
      </w:rPr>
    </w:lvl>
    <w:lvl w:ilvl="6">
      <w:start w:val="1"/>
      <w:numFmt w:val="bullet"/>
      <w:lvlText w:val=""/>
      <w:lvlJc w:val="left"/>
      <w:pPr>
        <w:ind w:left="3572" w:hanging="283"/>
      </w:pPr>
      <w:rPr>
        <w:rFonts w:ascii="Symbol" w:hAnsi="Symbol" w:hint="default"/>
      </w:rPr>
    </w:lvl>
    <w:lvl w:ilvl="7">
      <w:start w:val="1"/>
      <w:numFmt w:val="bullet"/>
      <w:lvlText w:val=""/>
      <w:lvlJc w:val="left"/>
      <w:pPr>
        <w:ind w:left="4082" w:hanging="283"/>
      </w:pPr>
      <w:rPr>
        <w:rFonts w:ascii="Symbol" w:hAnsi="Symbol" w:hint="default"/>
        <w:color w:val="293241" w:themeColor="text1"/>
      </w:rPr>
    </w:lvl>
    <w:lvl w:ilvl="8">
      <w:start w:val="1"/>
      <w:numFmt w:val="bullet"/>
      <w:lvlText w:val=""/>
      <w:lvlJc w:val="left"/>
      <w:pPr>
        <w:ind w:left="4593" w:hanging="284"/>
      </w:pPr>
      <w:rPr>
        <w:rFonts w:ascii="Symbol" w:hAnsi="Symbol" w:hint="default"/>
        <w:color w:val="293241" w:themeColor="text1"/>
      </w:rPr>
    </w:lvl>
  </w:abstractNum>
  <w:abstractNum w:abstractNumId="4" w15:restartNumberingAfterBreak="0">
    <w:nsid w:val="212F35C7"/>
    <w:multiLevelType w:val="multilevel"/>
    <w:tmpl w:val="6EE4A9F2"/>
    <w:lvl w:ilvl="0">
      <w:start w:val="1"/>
      <w:numFmt w:val="decimal"/>
      <w:pStyle w:val="Heading1"/>
      <w:suff w:val="space"/>
      <w:lvlText w:val="%1"/>
      <w:lvlJc w:val="left"/>
      <w:pPr>
        <w:ind w:left="360" w:hanging="360"/>
      </w:pPr>
      <w:rPr>
        <w:rFonts w:ascii="Arial" w:hAnsi="Arial" w:hint="default"/>
        <w:b/>
        <w:i w:val="0"/>
        <w:color w:val="045588"/>
        <w:sz w:val="32"/>
      </w:rPr>
    </w:lvl>
    <w:lvl w:ilvl="1">
      <w:start w:val="1"/>
      <w:numFmt w:val="decimal"/>
      <w:pStyle w:val="Heading2"/>
      <w:suff w:val="space"/>
      <w:lvlText w:val="%1.%2"/>
      <w:lvlJc w:val="left"/>
      <w:pPr>
        <w:ind w:left="792" w:hanging="432"/>
      </w:pPr>
      <w:rPr>
        <w:rFonts w:ascii="Arial" w:hAnsi="Arial" w:hint="default"/>
        <w:b/>
        <w:i w:val="0"/>
        <w:color w:val="595A5B"/>
        <w:sz w:val="24"/>
      </w:rPr>
    </w:lvl>
    <w:lvl w:ilvl="2">
      <w:start w:val="1"/>
      <w:numFmt w:val="decimal"/>
      <w:pStyle w:val="Heading3"/>
      <w:suff w:val="space"/>
      <w:lvlText w:val="%1.%2.%3"/>
      <w:lvlJc w:val="left"/>
      <w:pPr>
        <w:ind w:left="1224" w:hanging="504"/>
      </w:pPr>
      <w:rPr>
        <w:rFonts w:ascii="Arial" w:hAnsi="Arial" w:hint="default"/>
        <w:b/>
        <w:i w:val="0"/>
        <w:color w:val="595A5B"/>
        <w:sz w:val="22"/>
      </w:rPr>
    </w:lvl>
    <w:lvl w:ilvl="3">
      <w:start w:val="1"/>
      <w:numFmt w:val="decimal"/>
      <w:pStyle w:val="Heading4"/>
      <w:suff w:val="space"/>
      <w:lvlText w:val="%1.%2.%3.%4"/>
      <w:lvlJc w:val="left"/>
      <w:pPr>
        <w:ind w:left="1728" w:hanging="648"/>
      </w:pPr>
      <w:rPr>
        <w:rFonts w:ascii="Arial" w:hAnsi="Arial" w:hint="default"/>
        <w:b w:val="0"/>
        <w:i w:val="0"/>
        <w:color w:val="595A5B"/>
        <w:sz w:val="20"/>
      </w:rPr>
    </w:lvl>
    <w:lvl w:ilvl="4">
      <w:start w:val="1"/>
      <w:numFmt w:val="decimal"/>
      <w:pStyle w:val="Heading5"/>
      <w:suff w:val="space"/>
      <w:lvlText w:val="(%5)"/>
      <w:lvlJc w:val="left"/>
      <w:pPr>
        <w:ind w:left="2232" w:hanging="792"/>
      </w:pPr>
      <w:rPr>
        <w:rFonts w:hint="default"/>
      </w:rPr>
    </w:lvl>
    <w:lvl w:ilvl="5">
      <w:start w:val="1"/>
      <w:numFmt w:val="lowerLetter"/>
      <w:pStyle w:val="Heading6"/>
      <w:suff w:val="space"/>
      <w:lvlText w:val="(%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5" w15:restartNumberingAfterBreak="0">
    <w:nsid w:val="316B2509"/>
    <w:multiLevelType w:val="hybridMultilevel"/>
    <w:tmpl w:val="FD067D36"/>
    <w:lvl w:ilvl="0" w:tplc="040C0001">
      <w:start w:val="1"/>
      <w:numFmt w:val="bullet"/>
      <w:lvlText w:val=""/>
      <w:lvlJc w:val="left"/>
      <w:pPr>
        <w:ind w:left="720" w:hanging="360"/>
      </w:pPr>
      <w:rPr>
        <w:rFonts w:ascii="Symbol" w:hAnsi="Symbol" w:hint="default"/>
      </w:rPr>
    </w:lvl>
    <w:lvl w:ilvl="1" w:tplc="FFFFFFFF">
      <w:start w:val="4"/>
      <w:numFmt w:val="bullet"/>
      <w:lvlText w:val="-"/>
      <w:lvlJc w:val="left"/>
      <w:pPr>
        <w:ind w:left="1440" w:hanging="360"/>
      </w:pPr>
      <w:rPr>
        <w:rFonts w:ascii="Segoe UI" w:eastAsiaTheme="minorHAnsi" w:hAnsi="Segoe UI" w:cs="Segoe UI" w:hint="default"/>
      </w:rPr>
    </w:lvl>
    <w:lvl w:ilvl="2" w:tplc="FFFFFFFF">
      <w:start w:val="4"/>
      <w:numFmt w:val="bullet"/>
      <w:lvlText w:val="-"/>
      <w:lvlJc w:val="left"/>
      <w:pPr>
        <w:ind w:left="2160" w:hanging="360"/>
      </w:pPr>
      <w:rPr>
        <w:rFonts w:ascii="Segoe UI" w:eastAsiaTheme="minorHAnsi" w:hAnsi="Segoe UI" w:cs="Segoe UI" w:hint="default"/>
      </w:rPr>
    </w:lvl>
    <w:lvl w:ilvl="3" w:tplc="FFFFFFFF">
      <w:start w:val="4"/>
      <w:numFmt w:val="bullet"/>
      <w:lvlText w:val="-"/>
      <w:lvlJc w:val="left"/>
      <w:pPr>
        <w:ind w:left="2880" w:hanging="360"/>
      </w:pPr>
      <w:rPr>
        <w:rFonts w:ascii="Segoe UI" w:eastAsiaTheme="minorHAnsi" w:hAnsi="Segoe UI" w:cs="Segoe UI" w:hint="default"/>
      </w:rPr>
    </w:lvl>
    <w:lvl w:ilvl="4" w:tplc="FFFFFFFF">
      <w:start w:val="4"/>
      <w:numFmt w:val="bullet"/>
      <w:lvlText w:val="-"/>
      <w:lvlJc w:val="left"/>
      <w:pPr>
        <w:ind w:left="3600" w:hanging="360"/>
      </w:pPr>
      <w:rPr>
        <w:rFonts w:ascii="Segoe UI" w:eastAsiaTheme="minorHAnsi" w:hAnsi="Segoe UI" w:cs="Segoe UI"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FB1828"/>
    <w:multiLevelType w:val="hybridMultilevel"/>
    <w:tmpl w:val="1A2424CE"/>
    <w:lvl w:ilvl="0" w:tplc="2D4AEF8C">
      <w:start w:val="1"/>
      <w:numFmt w:val="bullet"/>
      <w:lvlText w:val="-"/>
      <w:lvlJc w:val="left"/>
      <w:pPr>
        <w:ind w:left="720" w:hanging="360"/>
      </w:pPr>
      <w:rPr>
        <w:rFonts w:ascii="Segoe UI" w:eastAsiaTheme="minorHAnsi" w:hAnsi="Segoe UI" w:cs="Segoe UI" w:hint="default"/>
      </w:rPr>
    </w:lvl>
    <w:lvl w:ilvl="1" w:tplc="8A94B406">
      <w:start w:val="4"/>
      <w:numFmt w:val="bullet"/>
      <w:lvlText w:val="-"/>
      <w:lvlJc w:val="left"/>
      <w:pPr>
        <w:ind w:left="1440" w:hanging="360"/>
      </w:pPr>
      <w:rPr>
        <w:rFonts w:ascii="Segoe UI" w:eastAsiaTheme="minorHAnsi" w:hAnsi="Segoe UI" w:cs="Segoe UI" w:hint="default"/>
      </w:rPr>
    </w:lvl>
    <w:lvl w:ilvl="2" w:tplc="8A94B406">
      <w:start w:val="4"/>
      <w:numFmt w:val="bullet"/>
      <w:lvlText w:val="-"/>
      <w:lvlJc w:val="left"/>
      <w:pPr>
        <w:ind w:left="2160" w:hanging="360"/>
      </w:pPr>
      <w:rPr>
        <w:rFonts w:ascii="Segoe UI" w:eastAsiaTheme="minorHAnsi" w:hAnsi="Segoe UI" w:cs="Segoe UI" w:hint="default"/>
      </w:rPr>
    </w:lvl>
    <w:lvl w:ilvl="3" w:tplc="8A94B406">
      <w:start w:val="4"/>
      <w:numFmt w:val="bullet"/>
      <w:lvlText w:val="-"/>
      <w:lvlJc w:val="left"/>
      <w:pPr>
        <w:ind w:left="2880" w:hanging="360"/>
      </w:pPr>
      <w:rPr>
        <w:rFonts w:ascii="Segoe UI" w:eastAsiaTheme="minorHAnsi" w:hAnsi="Segoe UI" w:cs="Segoe UI" w:hint="default"/>
      </w:rPr>
    </w:lvl>
    <w:lvl w:ilvl="4" w:tplc="8A94B406">
      <w:start w:val="4"/>
      <w:numFmt w:val="bullet"/>
      <w:lvlText w:val="-"/>
      <w:lvlJc w:val="left"/>
      <w:pPr>
        <w:ind w:left="3600" w:hanging="360"/>
      </w:pPr>
      <w:rPr>
        <w:rFonts w:ascii="Segoe UI" w:eastAsiaTheme="minorHAnsi" w:hAnsi="Segoe UI" w:cs="Segoe UI" w:hint="default"/>
      </w:rPr>
    </w:lvl>
    <w:lvl w:ilvl="5" w:tplc="8A94B406">
      <w:start w:val="4"/>
      <w:numFmt w:val="bullet"/>
      <w:lvlText w:val="-"/>
      <w:lvlJc w:val="left"/>
      <w:pPr>
        <w:ind w:left="4320" w:hanging="360"/>
      </w:pPr>
      <w:rPr>
        <w:rFonts w:ascii="Segoe UI" w:eastAsiaTheme="minorHAnsi" w:hAnsi="Segoe UI" w:cs="Segoe UI"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0C4991"/>
    <w:multiLevelType w:val="hybridMultilevel"/>
    <w:tmpl w:val="13561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0CB6DDD"/>
    <w:multiLevelType w:val="hybridMultilevel"/>
    <w:tmpl w:val="4F1EA3D2"/>
    <w:lvl w:ilvl="0" w:tplc="F7565564">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44732323"/>
    <w:multiLevelType w:val="multilevel"/>
    <w:tmpl w:val="AF504684"/>
    <w:lvl w:ilvl="0">
      <w:start w:val="1"/>
      <w:numFmt w:val="upperLetter"/>
      <w:pStyle w:val="Appendix1"/>
      <w:lvlText w:val="Appendix %1"/>
      <w:lvlJc w:val="left"/>
      <w:pPr>
        <w:tabs>
          <w:tab w:val="num" w:pos="1593"/>
        </w:tabs>
        <w:ind w:left="0" w:hanging="567"/>
      </w:pPr>
      <w:rPr>
        <w:rFonts w:ascii="Arial" w:hAnsi="Arial" w:hint="default"/>
        <w:b/>
        <w:i w:val="0"/>
        <w:color w:val="4D4D4D"/>
        <w:kern w:val="28"/>
        <w:sz w:val="36"/>
      </w:rPr>
    </w:lvl>
    <w:lvl w:ilvl="1">
      <w:start w:val="1"/>
      <w:numFmt w:val="decimal"/>
      <w:pStyle w:val="Appendix2"/>
      <w:lvlText w:val="%1.%2"/>
      <w:lvlJc w:val="left"/>
      <w:pPr>
        <w:tabs>
          <w:tab w:val="num" w:pos="0"/>
        </w:tabs>
        <w:ind w:left="0" w:hanging="567"/>
      </w:pPr>
      <w:rPr>
        <w:rFonts w:ascii="Arial" w:hAnsi="Arial" w:hint="default"/>
        <w:b/>
        <w:i w:val="0"/>
        <w:color w:val="016CA7"/>
        <w:sz w:val="24"/>
        <w:szCs w:val="24"/>
      </w:rPr>
    </w:lvl>
    <w:lvl w:ilvl="2">
      <w:start w:val="1"/>
      <w:numFmt w:val="decimal"/>
      <w:lvlText w:val="%1.%2.%3"/>
      <w:lvlJc w:val="left"/>
      <w:pPr>
        <w:tabs>
          <w:tab w:val="num" w:pos="0"/>
        </w:tabs>
        <w:ind w:left="0" w:hanging="567"/>
      </w:pPr>
      <w:rPr>
        <w:rFonts w:ascii="Arial" w:hAnsi="Arial" w:hint="default"/>
        <w:b/>
        <w:i w:val="0"/>
        <w:color w:val="016CA7"/>
        <w:sz w:val="22"/>
        <w:szCs w:val="22"/>
      </w:rPr>
    </w:lvl>
    <w:lvl w:ilvl="3">
      <w:start w:val="1"/>
      <w:numFmt w:val="decimal"/>
      <w:lvlText w:val="%1.%2.%3.%4"/>
      <w:lvlJc w:val="left"/>
      <w:pPr>
        <w:tabs>
          <w:tab w:val="num" w:pos="-837"/>
        </w:tabs>
        <w:ind w:left="-837" w:hanging="864"/>
      </w:pPr>
      <w:rPr>
        <w:rFonts w:hint="default"/>
      </w:rPr>
    </w:lvl>
    <w:lvl w:ilvl="4">
      <w:start w:val="1"/>
      <w:numFmt w:val="decimal"/>
      <w:lvlText w:val="A%5"/>
      <w:lvlJc w:val="left"/>
      <w:pPr>
        <w:tabs>
          <w:tab w:val="num" w:pos="-1134"/>
        </w:tabs>
        <w:ind w:left="-1134" w:hanging="567"/>
      </w:pPr>
      <w:rPr>
        <w:rFonts w:ascii="Arial" w:hAnsi="Arial" w:hint="default"/>
        <w:b/>
        <w:i w:val="0"/>
        <w:color w:val="0033CC"/>
        <w:sz w:val="22"/>
      </w:rPr>
    </w:lvl>
    <w:lvl w:ilvl="5">
      <w:start w:val="1"/>
      <w:numFmt w:val="decimal"/>
      <w:lvlText w:val="B%6"/>
      <w:lvlJc w:val="left"/>
      <w:pPr>
        <w:tabs>
          <w:tab w:val="num" w:pos="-1134"/>
        </w:tabs>
        <w:ind w:left="-1134" w:hanging="567"/>
      </w:pPr>
      <w:rPr>
        <w:rFonts w:ascii="Arial" w:hAnsi="Arial" w:hint="default"/>
        <w:b/>
        <w:i w:val="0"/>
        <w:color w:val="0033CC"/>
        <w:sz w:val="22"/>
      </w:rPr>
    </w:lvl>
    <w:lvl w:ilvl="6">
      <w:start w:val="1"/>
      <w:numFmt w:val="decimal"/>
      <w:lvlText w:val="C%7"/>
      <w:lvlJc w:val="left"/>
      <w:pPr>
        <w:tabs>
          <w:tab w:val="num" w:pos="-1134"/>
        </w:tabs>
        <w:ind w:left="-1134" w:hanging="567"/>
      </w:pPr>
      <w:rPr>
        <w:rFonts w:ascii="Arial" w:hAnsi="Arial" w:hint="default"/>
        <w:b/>
        <w:i w:val="0"/>
        <w:color w:val="0033CC"/>
        <w:sz w:val="22"/>
      </w:rPr>
    </w:lvl>
    <w:lvl w:ilvl="7">
      <w:start w:val="1"/>
      <w:numFmt w:val="decimal"/>
      <w:lvlText w:val="D%8"/>
      <w:lvlJc w:val="left"/>
      <w:pPr>
        <w:tabs>
          <w:tab w:val="num" w:pos="-1134"/>
        </w:tabs>
        <w:ind w:left="-1134" w:hanging="567"/>
      </w:pPr>
      <w:rPr>
        <w:rFonts w:ascii="Arial" w:hAnsi="Arial" w:hint="default"/>
        <w:b/>
        <w:i w:val="0"/>
        <w:color w:val="0033CC"/>
        <w:sz w:val="22"/>
      </w:rPr>
    </w:lvl>
    <w:lvl w:ilvl="8">
      <w:start w:val="1"/>
      <w:numFmt w:val="decimal"/>
      <w:lvlText w:val="%1.%2.%3.%4.%5.%6.%7.%8.%9"/>
      <w:lvlJc w:val="left"/>
      <w:pPr>
        <w:tabs>
          <w:tab w:val="num" w:pos="-117"/>
        </w:tabs>
        <w:ind w:left="-117" w:hanging="1584"/>
      </w:pPr>
      <w:rPr>
        <w:rFonts w:hint="default"/>
      </w:rPr>
    </w:lvl>
  </w:abstractNum>
  <w:abstractNum w:abstractNumId="10" w15:restartNumberingAfterBreak="0">
    <w:nsid w:val="4BFE175F"/>
    <w:multiLevelType w:val="hybridMultilevel"/>
    <w:tmpl w:val="A704CD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C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A33E7F"/>
    <w:multiLevelType w:val="hybridMultilevel"/>
    <w:tmpl w:val="A2CAD1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B3E3049"/>
    <w:multiLevelType w:val="multilevel"/>
    <w:tmpl w:val="C8F04664"/>
    <w:lvl w:ilvl="0">
      <w:start w:val="1"/>
      <w:numFmt w:val="bullet"/>
      <w:pStyle w:val="TableauListPuces"/>
      <w:lvlText w:val=""/>
      <w:lvlPicBulletId w:val="0"/>
      <w:lvlJc w:val="left"/>
      <w:pPr>
        <w:ind w:left="340" w:hanging="227"/>
      </w:pPr>
      <w:rPr>
        <w:rFonts w:ascii="Symbol" w:hAnsi="Symbol" w:hint="default"/>
        <w:color w:val="auto"/>
        <w:sz w:val="24"/>
      </w:rPr>
    </w:lvl>
    <w:lvl w:ilvl="1">
      <w:start w:val="1"/>
      <w:numFmt w:val="bullet"/>
      <w:lvlText w:val=""/>
      <w:lvlJc w:val="left"/>
      <w:pPr>
        <w:ind w:left="624" w:hanging="227"/>
      </w:pPr>
      <w:rPr>
        <w:rFonts w:ascii="Symbol" w:hAnsi="Symbol" w:hint="default"/>
        <w:color w:val="118AB2" w:themeColor="accent1"/>
        <w:sz w:val="28"/>
      </w:rPr>
    </w:lvl>
    <w:lvl w:ilvl="2">
      <w:start w:val="1"/>
      <w:numFmt w:val="bullet"/>
      <w:lvlText w:val=""/>
      <w:lvlJc w:val="left"/>
      <w:pPr>
        <w:ind w:left="908" w:hanging="227"/>
      </w:pPr>
      <w:rPr>
        <w:rFonts w:ascii="Symbol" w:hAnsi="Symbol" w:hint="default"/>
        <w:color w:val="33C1B1" w:themeColor="accent5"/>
        <w:sz w:val="24"/>
      </w:rPr>
    </w:lvl>
    <w:lvl w:ilvl="3">
      <w:start w:val="1"/>
      <w:numFmt w:val="bullet"/>
      <w:lvlText w:val=""/>
      <w:lvlJc w:val="left"/>
      <w:pPr>
        <w:ind w:left="1192" w:hanging="227"/>
      </w:pPr>
      <w:rPr>
        <w:rFonts w:ascii="Symbol" w:hAnsi="Symbol" w:hint="default"/>
        <w:color w:val="293241" w:themeColor="text1"/>
        <w:sz w:val="22"/>
      </w:rPr>
    </w:lvl>
    <w:lvl w:ilvl="4">
      <w:start w:val="1"/>
      <w:numFmt w:val="bullet"/>
      <w:lvlText w:val=""/>
      <w:lvlJc w:val="left"/>
      <w:pPr>
        <w:ind w:left="1476" w:hanging="227"/>
      </w:pPr>
      <w:rPr>
        <w:rFonts w:ascii="Symbol" w:hAnsi="Symbol" w:hint="default"/>
        <w:color w:val="293241" w:themeColor="text1"/>
        <w:sz w:val="20"/>
      </w:rPr>
    </w:lvl>
    <w:lvl w:ilvl="5">
      <w:start w:val="1"/>
      <w:numFmt w:val="bullet"/>
      <w:lvlText w:val=""/>
      <w:lvlJc w:val="left"/>
      <w:pPr>
        <w:ind w:left="1760" w:hanging="227"/>
      </w:pPr>
      <w:rPr>
        <w:rFonts w:ascii="Symbol" w:hAnsi="Symbol" w:hint="default"/>
        <w:color w:val="293241" w:themeColor="text1"/>
      </w:rPr>
    </w:lvl>
    <w:lvl w:ilvl="6">
      <w:start w:val="1"/>
      <w:numFmt w:val="bullet"/>
      <w:lvlText w:val=""/>
      <w:lvlJc w:val="left"/>
      <w:pPr>
        <w:ind w:left="2044" w:hanging="227"/>
      </w:pPr>
      <w:rPr>
        <w:rFonts w:ascii="Symbol" w:hAnsi="Symbol" w:hint="default"/>
      </w:rPr>
    </w:lvl>
    <w:lvl w:ilvl="7">
      <w:start w:val="1"/>
      <w:numFmt w:val="bullet"/>
      <w:lvlText w:val=""/>
      <w:lvlJc w:val="left"/>
      <w:pPr>
        <w:ind w:left="2328" w:hanging="227"/>
      </w:pPr>
      <w:rPr>
        <w:rFonts w:ascii="Symbol" w:hAnsi="Symbol" w:hint="default"/>
        <w:color w:val="293241" w:themeColor="text1"/>
      </w:rPr>
    </w:lvl>
    <w:lvl w:ilvl="8">
      <w:start w:val="1"/>
      <w:numFmt w:val="bullet"/>
      <w:lvlText w:val=""/>
      <w:lvlJc w:val="left"/>
      <w:pPr>
        <w:ind w:left="2612" w:hanging="227"/>
      </w:pPr>
      <w:rPr>
        <w:rFonts w:ascii="Symbol" w:hAnsi="Symbol" w:hint="default"/>
        <w:color w:val="293241" w:themeColor="text1"/>
      </w:rPr>
    </w:lvl>
  </w:abstractNum>
  <w:abstractNum w:abstractNumId="13" w15:restartNumberingAfterBreak="0">
    <w:nsid w:val="6AD540D8"/>
    <w:multiLevelType w:val="hybridMultilevel"/>
    <w:tmpl w:val="DE1E9E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17734C7"/>
    <w:multiLevelType w:val="multilevel"/>
    <w:tmpl w:val="66AC5250"/>
    <w:lvl w:ilvl="0">
      <w:start w:val="1"/>
      <w:numFmt w:val="decimal"/>
      <w:pStyle w:val="ListNumber"/>
      <w:lvlText w:val="%1."/>
      <w:lvlJc w:val="left"/>
      <w:pPr>
        <w:ind w:left="624" w:hanging="340"/>
      </w:pPr>
      <w:rPr>
        <w:rFonts w:hint="default"/>
        <w:color w:val="118AB2" w:themeColor="accent1"/>
      </w:rPr>
    </w:lvl>
    <w:lvl w:ilvl="1">
      <w:start w:val="1"/>
      <w:numFmt w:val="lowerLetter"/>
      <w:lvlText w:val="%2."/>
      <w:lvlJc w:val="left"/>
      <w:pPr>
        <w:ind w:left="1247" w:hanging="396"/>
      </w:pPr>
      <w:rPr>
        <w:rFonts w:hint="default"/>
        <w:color w:val="118AB2" w:themeColor="accent1"/>
      </w:rPr>
    </w:lvl>
    <w:lvl w:ilvl="2">
      <w:start w:val="1"/>
      <w:numFmt w:val="lowerRoman"/>
      <w:lvlText w:val="%3."/>
      <w:lvlJc w:val="right"/>
      <w:pPr>
        <w:ind w:left="1871" w:hanging="227"/>
      </w:pPr>
      <w:rPr>
        <w:rFonts w:hint="default"/>
        <w:color w:val="118AB2" w:themeColor="accent1"/>
      </w:rPr>
    </w:lvl>
    <w:lvl w:ilvl="3">
      <w:start w:val="1"/>
      <w:numFmt w:val="decimal"/>
      <w:lvlText w:val="%4."/>
      <w:lvlJc w:val="left"/>
      <w:pPr>
        <w:ind w:left="2438" w:hanging="340"/>
      </w:pPr>
      <w:rPr>
        <w:rFonts w:hint="default"/>
        <w:color w:val="166879" w:themeColor="accent2"/>
      </w:rPr>
    </w:lvl>
    <w:lvl w:ilvl="4">
      <w:start w:val="1"/>
      <w:numFmt w:val="lowerLetter"/>
      <w:lvlText w:val="%5."/>
      <w:lvlJc w:val="left"/>
      <w:pPr>
        <w:ind w:left="3062" w:hanging="340"/>
      </w:pPr>
      <w:rPr>
        <w:rFonts w:hint="default"/>
        <w:color w:val="166879" w:themeColor="accent2"/>
      </w:rPr>
    </w:lvl>
    <w:lvl w:ilvl="5">
      <w:start w:val="1"/>
      <w:numFmt w:val="lowerRoman"/>
      <w:lvlText w:val="%6."/>
      <w:lvlJc w:val="right"/>
      <w:pPr>
        <w:ind w:left="3686" w:hanging="227"/>
      </w:pPr>
      <w:rPr>
        <w:rFonts w:hint="default"/>
        <w:color w:val="166879" w:themeColor="accent2"/>
      </w:rPr>
    </w:lvl>
    <w:lvl w:ilvl="6">
      <w:start w:val="1"/>
      <w:numFmt w:val="decimal"/>
      <w:lvlText w:val="%7."/>
      <w:lvlJc w:val="left"/>
      <w:pPr>
        <w:ind w:left="4253" w:hanging="341"/>
      </w:pPr>
      <w:rPr>
        <w:rFonts w:hint="default"/>
        <w:color w:val="33C1B1" w:themeColor="accent5"/>
      </w:rPr>
    </w:lvl>
    <w:lvl w:ilvl="7">
      <w:start w:val="1"/>
      <w:numFmt w:val="lowerLetter"/>
      <w:lvlText w:val="%8."/>
      <w:lvlJc w:val="left"/>
      <w:pPr>
        <w:ind w:left="4820" w:hanging="284"/>
      </w:pPr>
      <w:rPr>
        <w:rFonts w:hint="default"/>
        <w:color w:val="33C1B1" w:themeColor="accent5"/>
      </w:rPr>
    </w:lvl>
    <w:lvl w:ilvl="8">
      <w:start w:val="1"/>
      <w:numFmt w:val="lowerRoman"/>
      <w:lvlText w:val="%9."/>
      <w:lvlJc w:val="right"/>
      <w:pPr>
        <w:ind w:left="5500" w:hanging="170"/>
      </w:pPr>
      <w:rPr>
        <w:rFonts w:hint="default"/>
        <w:color w:val="33C1B1" w:themeColor="accent5"/>
      </w:rPr>
    </w:lvl>
  </w:abstractNum>
  <w:abstractNum w:abstractNumId="15" w15:restartNumberingAfterBreak="0">
    <w:nsid w:val="7CCF7553"/>
    <w:multiLevelType w:val="multilevel"/>
    <w:tmpl w:val="EA0A209A"/>
    <w:lvl w:ilvl="0">
      <w:start w:val="1"/>
      <w:numFmt w:val="decimal"/>
      <w:lvlText w:val="%1."/>
      <w:lvlJc w:val="left"/>
      <w:pPr>
        <w:ind w:left="340" w:hanging="340"/>
      </w:pPr>
      <w:rPr>
        <w:rFonts w:hint="default"/>
        <w:color w:val="118AB2" w:themeColor="accent1"/>
      </w:rPr>
    </w:lvl>
    <w:lvl w:ilvl="1">
      <w:start w:val="1"/>
      <w:numFmt w:val="lowerLetter"/>
      <w:lvlText w:val="%2."/>
      <w:lvlJc w:val="left"/>
      <w:pPr>
        <w:ind w:left="963" w:hanging="396"/>
      </w:pPr>
      <w:rPr>
        <w:rFonts w:hint="default"/>
        <w:color w:val="118AB2" w:themeColor="accent1"/>
      </w:rPr>
    </w:lvl>
    <w:lvl w:ilvl="2">
      <w:start w:val="1"/>
      <w:numFmt w:val="lowerRoman"/>
      <w:lvlText w:val="%3."/>
      <w:lvlJc w:val="right"/>
      <w:pPr>
        <w:ind w:left="1587" w:hanging="227"/>
      </w:pPr>
      <w:rPr>
        <w:rFonts w:hint="default"/>
        <w:color w:val="118AB2" w:themeColor="accent1"/>
      </w:rPr>
    </w:lvl>
    <w:lvl w:ilvl="3">
      <w:start w:val="1"/>
      <w:numFmt w:val="decimal"/>
      <w:lvlText w:val="%4."/>
      <w:lvlJc w:val="left"/>
      <w:pPr>
        <w:ind w:left="2154" w:hanging="340"/>
      </w:pPr>
      <w:rPr>
        <w:rFonts w:hint="default"/>
        <w:color w:val="166879" w:themeColor="accent2"/>
      </w:rPr>
    </w:lvl>
    <w:lvl w:ilvl="4">
      <w:start w:val="1"/>
      <w:numFmt w:val="lowerLetter"/>
      <w:lvlText w:val="%5."/>
      <w:lvlJc w:val="left"/>
      <w:pPr>
        <w:ind w:left="2778" w:hanging="340"/>
      </w:pPr>
      <w:rPr>
        <w:rFonts w:hint="default"/>
        <w:color w:val="166879" w:themeColor="accent2"/>
      </w:rPr>
    </w:lvl>
    <w:lvl w:ilvl="5">
      <w:start w:val="1"/>
      <w:numFmt w:val="lowerRoman"/>
      <w:lvlText w:val="%6."/>
      <w:lvlJc w:val="right"/>
      <w:pPr>
        <w:ind w:left="3402" w:hanging="227"/>
      </w:pPr>
      <w:rPr>
        <w:rFonts w:hint="default"/>
        <w:color w:val="166879" w:themeColor="accent2"/>
      </w:rPr>
    </w:lvl>
    <w:lvl w:ilvl="6">
      <w:start w:val="1"/>
      <w:numFmt w:val="decimal"/>
      <w:lvlText w:val="%7."/>
      <w:lvlJc w:val="left"/>
      <w:pPr>
        <w:ind w:left="3969" w:hanging="341"/>
      </w:pPr>
      <w:rPr>
        <w:rFonts w:hint="default"/>
        <w:color w:val="33C1B1" w:themeColor="accent5"/>
      </w:rPr>
    </w:lvl>
    <w:lvl w:ilvl="7">
      <w:start w:val="1"/>
      <w:numFmt w:val="lowerLetter"/>
      <w:lvlText w:val="%8."/>
      <w:lvlJc w:val="left"/>
      <w:pPr>
        <w:ind w:left="4536" w:hanging="284"/>
      </w:pPr>
      <w:rPr>
        <w:rFonts w:hint="default"/>
        <w:color w:val="33C1B1" w:themeColor="accent5"/>
      </w:rPr>
    </w:lvl>
    <w:lvl w:ilvl="8">
      <w:start w:val="1"/>
      <w:numFmt w:val="lowerRoman"/>
      <w:lvlText w:val="%9."/>
      <w:lvlJc w:val="right"/>
      <w:pPr>
        <w:ind w:left="5216" w:hanging="170"/>
      </w:pPr>
      <w:rPr>
        <w:rFonts w:hint="default"/>
        <w:color w:val="33C1B1" w:themeColor="accent5"/>
      </w:rPr>
    </w:lvl>
  </w:abstractNum>
  <w:num w:numId="1" w16cid:durableId="2083596107">
    <w:abstractNumId w:val="9"/>
  </w:num>
  <w:num w:numId="2" w16cid:durableId="111096192">
    <w:abstractNumId w:val="4"/>
    <w:lvlOverride w:ilvl="0">
      <w:lvl w:ilvl="0">
        <w:start w:val="1"/>
        <w:numFmt w:val="decimal"/>
        <w:pStyle w:val="Heading1"/>
        <w:suff w:val="space"/>
        <w:lvlText w:val="%1"/>
        <w:lvlJc w:val="left"/>
        <w:pPr>
          <w:ind w:left="360" w:hanging="360"/>
        </w:pPr>
        <w:rPr>
          <w:rFonts w:ascii="Arial" w:hAnsi="Arial" w:hint="default"/>
          <w:b/>
          <w:i w:val="0"/>
          <w:color w:val="118AB2" w:themeColor="accent1"/>
          <w:sz w:val="32"/>
        </w:rPr>
      </w:lvl>
    </w:lvlOverride>
    <w:lvlOverride w:ilvl="1">
      <w:lvl w:ilvl="1">
        <w:start w:val="1"/>
        <w:numFmt w:val="decimal"/>
        <w:pStyle w:val="Heading2"/>
        <w:suff w:val="space"/>
        <w:lvlText w:val="%1.%2"/>
        <w:lvlJc w:val="left"/>
        <w:pPr>
          <w:ind w:left="4401" w:hanging="432"/>
        </w:pPr>
        <w:rPr>
          <w:rFonts w:ascii="Arial" w:hAnsi="Arial" w:hint="default"/>
          <w:b/>
          <w:i w:val="0"/>
          <w:color w:val="118AB2" w:themeColor="accent1"/>
          <w:sz w:val="28"/>
        </w:rPr>
      </w:lvl>
    </w:lvlOverride>
    <w:lvlOverride w:ilvl="2">
      <w:lvl w:ilvl="2">
        <w:start w:val="1"/>
        <w:numFmt w:val="decimal"/>
        <w:pStyle w:val="Heading3"/>
        <w:suff w:val="space"/>
        <w:lvlText w:val="%1.%2.%3"/>
        <w:lvlJc w:val="left"/>
        <w:pPr>
          <w:ind w:left="1224" w:hanging="504"/>
        </w:pPr>
        <w:rPr>
          <w:rFonts w:ascii="Arial" w:hAnsi="Arial" w:hint="default"/>
          <w:b/>
          <w:i w:val="0"/>
          <w:color w:val="166879" w:themeColor="accent2"/>
          <w:sz w:val="24"/>
        </w:rPr>
      </w:lvl>
    </w:lvlOverride>
    <w:lvlOverride w:ilvl="3">
      <w:lvl w:ilvl="3">
        <w:start w:val="1"/>
        <w:numFmt w:val="decimal"/>
        <w:pStyle w:val="Heading4"/>
        <w:suff w:val="space"/>
        <w:lvlText w:val="%1.%2.%3.%4"/>
        <w:lvlJc w:val="left"/>
        <w:pPr>
          <w:ind w:left="1728" w:hanging="648"/>
        </w:pPr>
        <w:rPr>
          <w:rFonts w:ascii="Arial" w:hAnsi="Arial" w:hint="default"/>
          <w:b w:val="0"/>
          <w:i w:val="0"/>
          <w:color w:val="166879" w:themeColor="accent2"/>
          <w:sz w:val="22"/>
        </w:rPr>
      </w:lvl>
    </w:lvlOverride>
    <w:lvlOverride w:ilvl="4">
      <w:lvl w:ilvl="4">
        <w:start w:val="1"/>
        <w:numFmt w:val="decimal"/>
        <w:pStyle w:val="Heading5"/>
        <w:suff w:val="space"/>
        <w:lvlText w:val="(%5)"/>
        <w:lvlJc w:val="left"/>
        <w:pPr>
          <w:ind w:left="2232" w:hanging="792"/>
        </w:pPr>
        <w:rPr>
          <w:rFonts w:hint="default"/>
        </w:rPr>
      </w:lvl>
    </w:lvlOverride>
    <w:lvlOverride w:ilvl="5">
      <w:lvl w:ilvl="5">
        <w:start w:val="1"/>
        <w:numFmt w:val="lowerLetter"/>
        <w:pStyle w:val="Heading6"/>
        <w:suff w:val="space"/>
        <w:lvlText w:val="(%5%6)"/>
        <w:lvlJc w:val="left"/>
        <w:pPr>
          <w:ind w:left="2736" w:hanging="936"/>
        </w:pPr>
        <w:rPr>
          <w:rFonts w:hint="default"/>
        </w:rPr>
      </w:lvl>
    </w:lvlOverride>
    <w:lvlOverride w:ilvl="6">
      <w:lvl w:ilvl="6">
        <w:start w:val="1"/>
        <w:numFmt w:val="lowerRoman"/>
        <w:pStyle w:val="Heading7"/>
        <w:suff w:val="space"/>
        <w:lvlText w:val="(%7)"/>
        <w:lvlJc w:val="left"/>
        <w:pPr>
          <w:ind w:left="3240" w:hanging="1080"/>
        </w:pPr>
        <w:rPr>
          <w:rFonts w:hint="default"/>
        </w:rPr>
      </w:lvl>
    </w:lvlOverride>
    <w:lvlOverride w:ilvl="7">
      <w:lvl w:ilvl="7">
        <w:start w:val="1"/>
        <w:numFmt w:val="lowerLetter"/>
        <w:pStyle w:val="Heading8"/>
        <w:suff w:val="space"/>
        <w:lvlText w:val="(%8)"/>
        <w:lvlJc w:val="left"/>
        <w:pPr>
          <w:ind w:left="3744" w:hanging="1224"/>
        </w:pPr>
        <w:rPr>
          <w:rFonts w:hint="default"/>
        </w:rPr>
      </w:lvl>
    </w:lvlOverride>
    <w:lvlOverride w:ilvl="8">
      <w:lvl w:ilvl="8">
        <w:start w:val="1"/>
        <w:numFmt w:val="bullet"/>
        <w:pStyle w:val="Heading9"/>
        <w:suff w:val="space"/>
        <w:lvlText w:val=""/>
        <w:lvlJc w:val="left"/>
        <w:pPr>
          <w:ind w:left="4320" w:hanging="1440"/>
        </w:pPr>
        <w:rPr>
          <w:rFonts w:ascii="Wingdings" w:hAnsi="Wingdings" w:hint="default"/>
        </w:rPr>
      </w:lvl>
    </w:lvlOverride>
  </w:num>
  <w:num w:numId="3" w16cid:durableId="7760993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55505398">
    <w:abstractNumId w:val="3"/>
  </w:num>
  <w:num w:numId="5" w16cid:durableId="1839609284">
    <w:abstractNumId w:val="12"/>
    <w:lvlOverride w:ilvl="0">
      <w:lvl w:ilvl="0">
        <w:start w:val="1"/>
        <w:numFmt w:val="bullet"/>
        <w:pStyle w:val="TableauListPuces"/>
        <w:lvlText w:val=""/>
        <w:lvlPicBulletId w:val="0"/>
        <w:lvlJc w:val="left"/>
        <w:pPr>
          <w:ind w:left="397" w:hanging="284"/>
        </w:pPr>
        <w:rPr>
          <w:rFonts w:ascii="Symbol" w:hAnsi="Symbol" w:hint="default"/>
          <w:color w:val="auto"/>
          <w:sz w:val="24"/>
        </w:rPr>
      </w:lvl>
    </w:lvlOverride>
    <w:lvlOverride w:ilvl="1">
      <w:lvl w:ilvl="1">
        <w:start w:val="1"/>
        <w:numFmt w:val="bullet"/>
        <w:lvlText w:val=""/>
        <w:lvlJc w:val="left"/>
        <w:pPr>
          <w:ind w:left="624" w:hanging="227"/>
        </w:pPr>
        <w:rPr>
          <w:rFonts w:ascii="Symbol" w:hAnsi="Symbol" w:hint="default"/>
          <w:color w:val="118AB2" w:themeColor="accent1"/>
          <w:sz w:val="28"/>
        </w:rPr>
      </w:lvl>
    </w:lvlOverride>
    <w:lvlOverride w:ilvl="2">
      <w:lvl w:ilvl="2">
        <w:start w:val="1"/>
        <w:numFmt w:val="bullet"/>
        <w:lvlText w:val=""/>
        <w:lvlJc w:val="left"/>
        <w:pPr>
          <w:ind w:left="908" w:hanging="227"/>
        </w:pPr>
        <w:rPr>
          <w:rFonts w:ascii="Symbol" w:hAnsi="Symbol" w:hint="default"/>
          <w:color w:val="33C1B1" w:themeColor="accent5"/>
          <w:sz w:val="24"/>
        </w:rPr>
      </w:lvl>
    </w:lvlOverride>
    <w:lvlOverride w:ilvl="3">
      <w:lvl w:ilvl="3">
        <w:start w:val="1"/>
        <w:numFmt w:val="bullet"/>
        <w:lvlText w:val=""/>
        <w:lvlJc w:val="left"/>
        <w:pPr>
          <w:ind w:left="1192" w:hanging="227"/>
        </w:pPr>
        <w:rPr>
          <w:rFonts w:ascii="Symbol" w:hAnsi="Symbol" w:hint="default"/>
          <w:color w:val="293241" w:themeColor="text1"/>
          <w:sz w:val="22"/>
        </w:rPr>
      </w:lvl>
    </w:lvlOverride>
    <w:lvlOverride w:ilvl="4">
      <w:lvl w:ilvl="4">
        <w:start w:val="1"/>
        <w:numFmt w:val="bullet"/>
        <w:lvlText w:val=""/>
        <w:lvlJc w:val="left"/>
        <w:pPr>
          <w:ind w:left="1476" w:hanging="227"/>
        </w:pPr>
        <w:rPr>
          <w:rFonts w:ascii="Symbol" w:hAnsi="Symbol" w:hint="default"/>
          <w:color w:val="293241" w:themeColor="text1"/>
          <w:sz w:val="20"/>
        </w:rPr>
      </w:lvl>
    </w:lvlOverride>
    <w:lvlOverride w:ilvl="5">
      <w:lvl w:ilvl="5">
        <w:start w:val="1"/>
        <w:numFmt w:val="bullet"/>
        <w:lvlText w:val=""/>
        <w:lvlJc w:val="left"/>
        <w:pPr>
          <w:ind w:left="1760" w:hanging="227"/>
        </w:pPr>
        <w:rPr>
          <w:rFonts w:ascii="Symbol" w:hAnsi="Symbol" w:hint="default"/>
          <w:color w:val="293241" w:themeColor="text1"/>
        </w:rPr>
      </w:lvl>
    </w:lvlOverride>
    <w:lvlOverride w:ilvl="6">
      <w:lvl w:ilvl="6">
        <w:start w:val="1"/>
        <w:numFmt w:val="bullet"/>
        <w:lvlText w:val=""/>
        <w:lvlJc w:val="left"/>
        <w:pPr>
          <w:ind w:left="2044" w:hanging="227"/>
        </w:pPr>
        <w:rPr>
          <w:rFonts w:ascii="Symbol" w:hAnsi="Symbol" w:hint="default"/>
        </w:rPr>
      </w:lvl>
    </w:lvlOverride>
    <w:lvlOverride w:ilvl="7">
      <w:lvl w:ilvl="7">
        <w:start w:val="1"/>
        <w:numFmt w:val="bullet"/>
        <w:lvlText w:val=""/>
        <w:lvlJc w:val="left"/>
        <w:pPr>
          <w:ind w:left="2328" w:hanging="227"/>
        </w:pPr>
        <w:rPr>
          <w:rFonts w:ascii="Symbol" w:hAnsi="Symbol" w:hint="default"/>
          <w:color w:val="293241" w:themeColor="text1"/>
        </w:rPr>
      </w:lvl>
    </w:lvlOverride>
    <w:lvlOverride w:ilvl="8">
      <w:lvl w:ilvl="8">
        <w:start w:val="1"/>
        <w:numFmt w:val="bullet"/>
        <w:lvlText w:val=""/>
        <w:lvlJc w:val="left"/>
        <w:pPr>
          <w:ind w:left="2612" w:hanging="227"/>
        </w:pPr>
        <w:rPr>
          <w:rFonts w:ascii="Symbol" w:hAnsi="Symbol" w:hint="default"/>
          <w:color w:val="293241" w:themeColor="text1"/>
        </w:rPr>
      </w:lvl>
    </w:lvlOverride>
  </w:num>
  <w:num w:numId="6" w16cid:durableId="1562016914">
    <w:abstractNumId w:val="15"/>
  </w:num>
  <w:num w:numId="7" w16cid:durableId="193932337">
    <w:abstractNumId w:val="4"/>
    <w:lvlOverride w:ilvl="0">
      <w:lvl w:ilvl="0">
        <w:start w:val="1"/>
        <w:numFmt w:val="decimal"/>
        <w:pStyle w:val="Heading1"/>
        <w:suff w:val="space"/>
        <w:lvlText w:val="%1"/>
        <w:lvlJc w:val="left"/>
        <w:pPr>
          <w:ind w:left="360" w:hanging="360"/>
        </w:pPr>
        <w:rPr>
          <w:rFonts w:ascii="Arial" w:hAnsi="Arial" w:hint="default"/>
          <w:b/>
          <w:i w:val="0"/>
          <w:color w:val="118AB2" w:themeColor="accent1"/>
          <w:sz w:val="32"/>
        </w:rPr>
      </w:lvl>
    </w:lvlOverride>
    <w:lvlOverride w:ilvl="1">
      <w:lvl w:ilvl="1">
        <w:start w:val="1"/>
        <w:numFmt w:val="decimal"/>
        <w:pStyle w:val="Heading2"/>
        <w:suff w:val="space"/>
        <w:lvlText w:val="%1.%2"/>
        <w:lvlJc w:val="left"/>
        <w:pPr>
          <w:ind w:left="792" w:hanging="432"/>
        </w:pPr>
        <w:rPr>
          <w:rFonts w:ascii="Arial" w:hAnsi="Arial" w:hint="default"/>
          <w:b/>
          <w:i w:val="0"/>
          <w:color w:val="118AB2" w:themeColor="accent1"/>
          <w:sz w:val="28"/>
        </w:rPr>
      </w:lvl>
    </w:lvlOverride>
    <w:lvlOverride w:ilvl="2">
      <w:lvl w:ilvl="2">
        <w:start w:val="1"/>
        <w:numFmt w:val="decimal"/>
        <w:pStyle w:val="Heading3"/>
        <w:suff w:val="space"/>
        <w:lvlText w:val="%1.%2.%3"/>
        <w:lvlJc w:val="left"/>
        <w:pPr>
          <w:ind w:left="1224" w:hanging="504"/>
        </w:pPr>
      </w:lvl>
    </w:lvlOverride>
    <w:lvlOverride w:ilvl="3">
      <w:lvl w:ilvl="3">
        <w:start w:val="1"/>
        <w:numFmt w:val="decimal"/>
        <w:pStyle w:val="Heading4"/>
        <w:suff w:val="space"/>
        <w:lvlText w:val="%1.%2.%3.%4"/>
        <w:lvlJc w:val="left"/>
        <w:pPr>
          <w:ind w:left="1728" w:hanging="648"/>
        </w:pPr>
        <w:rPr>
          <w:rFonts w:ascii="Arial" w:hAnsi="Arial" w:hint="default"/>
          <w:b w:val="0"/>
          <w:i w:val="0"/>
          <w:color w:val="166879" w:themeColor="accent2"/>
          <w:sz w:val="22"/>
        </w:rPr>
      </w:lvl>
    </w:lvlOverride>
    <w:lvlOverride w:ilvl="4">
      <w:lvl w:ilvl="4">
        <w:start w:val="1"/>
        <w:numFmt w:val="decimal"/>
        <w:pStyle w:val="Heading5"/>
        <w:suff w:val="space"/>
        <w:lvlText w:val="(%5)"/>
        <w:lvlJc w:val="left"/>
        <w:pPr>
          <w:ind w:left="2232" w:hanging="792"/>
        </w:pPr>
        <w:rPr>
          <w:rFonts w:hint="default"/>
        </w:rPr>
      </w:lvl>
    </w:lvlOverride>
    <w:lvlOverride w:ilvl="5">
      <w:lvl w:ilvl="5">
        <w:start w:val="1"/>
        <w:numFmt w:val="lowerLetter"/>
        <w:pStyle w:val="Heading6"/>
        <w:suff w:val="space"/>
        <w:lvlText w:val="(%5%6)"/>
        <w:lvlJc w:val="left"/>
        <w:pPr>
          <w:ind w:left="2736" w:hanging="936"/>
        </w:pPr>
        <w:rPr>
          <w:rFonts w:hint="default"/>
        </w:rPr>
      </w:lvl>
    </w:lvlOverride>
    <w:lvlOverride w:ilvl="6">
      <w:lvl w:ilvl="6">
        <w:start w:val="1"/>
        <w:numFmt w:val="lowerRoman"/>
        <w:pStyle w:val="Heading7"/>
        <w:suff w:val="space"/>
        <w:lvlText w:val="(%7)"/>
        <w:lvlJc w:val="left"/>
        <w:pPr>
          <w:ind w:left="3240" w:hanging="1080"/>
        </w:pPr>
        <w:rPr>
          <w:rFonts w:hint="default"/>
        </w:rPr>
      </w:lvl>
    </w:lvlOverride>
    <w:lvlOverride w:ilvl="7">
      <w:lvl w:ilvl="7">
        <w:start w:val="1"/>
        <w:numFmt w:val="lowerLetter"/>
        <w:pStyle w:val="Heading8"/>
        <w:suff w:val="space"/>
        <w:lvlText w:val="(%8)"/>
        <w:lvlJc w:val="left"/>
        <w:pPr>
          <w:ind w:left="3744" w:hanging="1224"/>
        </w:pPr>
        <w:rPr>
          <w:rFonts w:hint="default"/>
        </w:rPr>
      </w:lvl>
    </w:lvlOverride>
    <w:lvlOverride w:ilvl="8">
      <w:lvl w:ilvl="8">
        <w:start w:val="1"/>
        <w:numFmt w:val="bullet"/>
        <w:pStyle w:val="Heading9"/>
        <w:suff w:val="space"/>
        <w:lvlText w:val=""/>
        <w:lvlJc w:val="left"/>
        <w:pPr>
          <w:ind w:left="4320" w:hanging="1440"/>
        </w:pPr>
        <w:rPr>
          <w:rFonts w:ascii="Wingdings" w:hAnsi="Wingdings" w:hint="default"/>
        </w:rPr>
      </w:lvl>
    </w:lvlOverride>
  </w:num>
  <w:num w:numId="8" w16cid:durableId="1950888151">
    <w:abstractNumId w:val="4"/>
    <w:lvlOverride w:ilvl="0">
      <w:startOverride w:val="1"/>
      <w:lvl w:ilvl="0">
        <w:start w:val="1"/>
        <w:numFmt w:val="decimal"/>
        <w:pStyle w:val="Heading1"/>
        <w:suff w:val="space"/>
        <w:lvlText w:val="%1"/>
        <w:lvlJc w:val="left"/>
        <w:pPr>
          <w:ind w:left="360" w:hanging="360"/>
        </w:pPr>
        <w:rPr>
          <w:rFonts w:ascii="Arial" w:hAnsi="Arial" w:hint="default"/>
          <w:b/>
          <w:i w:val="0"/>
          <w:color w:val="118AB2" w:themeColor="accent1"/>
          <w:sz w:val="32"/>
        </w:rPr>
      </w:lvl>
    </w:lvlOverride>
    <w:lvlOverride w:ilvl="1">
      <w:startOverride w:val="1"/>
      <w:lvl w:ilvl="1">
        <w:start w:val="1"/>
        <w:numFmt w:val="decimal"/>
        <w:pStyle w:val="Heading2"/>
        <w:suff w:val="space"/>
        <w:lvlText w:val="%1.%2"/>
        <w:lvlJc w:val="left"/>
        <w:pPr>
          <w:ind w:left="792" w:hanging="432"/>
        </w:pPr>
        <w:rPr>
          <w:rFonts w:ascii="Arial" w:hAnsi="Arial" w:hint="default"/>
          <w:b/>
          <w:i w:val="0"/>
          <w:color w:val="118AB2" w:themeColor="accent1"/>
          <w:sz w:val="28"/>
        </w:rPr>
      </w:lvl>
    </w:lvlOverride>
    <w:lvlOverride w:ilvl="2">
      <w:startOverride w:val="1"/>
      <w:lvl w:ilvl="2">
        <w:start w:val="1"/>
        <w:numFmt w:val="decimal"/>
        <w:pStyle w:val="Heading3"/>
        <w:suff w:val="space"/>
        <w:lvlText w:val="%1.%2.%3"/>
        <w:lvlJc w:val="left"/>
        <w:pPr>
          <w:ind w:left="1224" w:hanging="504"/>
        </w:pPr>
      </w:lvl>
    </w:lvlOverride>
    <w:lvlOverride w:ilvl="3">
      <w:startOverride w:val="1"/>
      <w:lvl w:ilvl="3">
        <w:start w:val="1"/>
        <w:numFmt w:val="decimal"/>
        <w:pStyle w:val="Heading4"/>
        <w:suff w:val="space"/>
        <w:lvlText w:val="%1.%2.%3.%4"/>
        <w:lvlJc w:val="left"/>
        <w:pPr>
          <w:ind w:left="1728" w:hanging="648"/>
        </w:pPr>
        <w:rPr>
          <w:rFonts w:ascii="Arial" w:hAnsi="Arial" w:hint="default"/>
          <w:b w:val="0"/>
          <w:i w:val="0"/>
          <w:color w:val="166879" w:themeColor="accent2"/>
          <w:sz w:val="22"/>
        </w:rPr>
      </w:lvl>
    </w:lvlOverride>
    <w:lvlOverride w:ilvl="4">
      <w:startOverride w:val="1"/>
      <w:lvl w:ilvl="4">
        <w:start w:val="1"/>
        <w:numFmt w:val="decimal"/>
        <w:pStyle w:val="Heading5"/>
        <w:suff w:val="space"/>
        <w:lvlText w:val="(%5)"/>
        <w:lvlJc w:val="left"/>
        <w:pPr>
          <w:ind w:left="2232" w:hanging="792"/>
        </w:pPr>
        <w:rPr>
          <w:rFonts w:hint="default"/>
        </w:rPr>
      </w:lvl>
    </w:lvlOverride>
    <w:lvlOverride w:ilvl="5">
      <w:startOverride w:val="1"/>
      <w:lvl w:ilvl="5">
        <w:start w:val="1"/>
        <w:numFmt w:val="lowerLetter"/>
        <w:pStyle w:val="Heading6"/>
        <w:suff w:val="space"/>
        <w:lvlText w:val="(%5%6)"/>
        <w:lvlJc w:val="left"/>
        <w:pPr>
          <w:ind w:left="2736" w:hanging="936"/>
        </w:pPr>
        <w:rPr>
          <w:rFonts w:hint="default"/>
        </w:rPr>
      </w:lvl>
    </w:lvlOverride>
    <w:lvlOverride w:ilvl="6">
      <w:startOverride w:val="1"/>
      <w:lvl w:ilvl="6">
        <w:start w:val="1"/>
        <w:numFmt w:val="lowerRoman"/>
        <w:pStyle w:val="Heading7"/>
        <w:suff w:val="space"/>
        <w:lvlText w:val="(%7)"/>
        <w:lvlJc w:val="left"/>
        <w:pPr>
          <w:ind w:left="3240" w:hanging="1080"/>
        </w:pPr>
        <w:rPr>
          <w:rFonts w:hint="default"/>
        </w:rPr>
      </w:lvl>
    </w:lvlOverride>
    <w:lvlOverride w:ilvl="7">
      <w:startOverride w:val="1"/>
      <w:lvl w:ilvl="7">
        <w:start w:val="1"/>
        <w:numFmt w:val="lowerLetter"/>
        <w:pStyle w:val="Heading8"/>
        <w:suff w:val="space"/>
        <w:lvlText w:val="(%8)"/>
        <w:lvlJc w:val="left"/>
        <w:pPr>
          <w:ind w:left="3744" w:hanging="1224"/>
        </w:pPr>
        <w:rPr>
          <w:rFonts w:hint="default"/>
        </w:rPr>
      </w:lvl>
    </w:lvlOverride>
    <w:lvlOverride w:ilvl="8">
      <w:startOverride w:val="1"/>
      <w:lvl w:ilvl="8">
        <w:start w:val="1"/>
        <w:numFmt w:val="bullet"/>
        <w:pStyle w:val="Heading9"/>
        <w:suff w:val="space"/>
        <w:lvlText w:val=""/>
        <w:lvlJc w:val="left"/>
        <w:pPr>
          <w:ind w:left="4320" w:hanging="1440"/>
        </w:pPr>
        <w:rPr>
          <w:rFonts w:ascii="Wingdings" w:hAnsi="Wingdings" w:hint="default"/>
        </w:rPr>
      </w:lvl>
    </w:lvlOverride>
  </w:num>
  <w:num w:numId="9" w16cid:durableId="466510820">
    <w:abstractNumId w:val="13"/>
  </w:num>
  <w:num w:numId="10" w16cid:durableId="1839955323">
    <w:abstractNumId w:val="7"/>
  </w:num>
  <w:num w:numId="11" w16cid:durableId="738358856">
    <w:abstractNumId w:val="11"/>
  </w:num>
  <w:num w:numId="12" w16cid:durableId="2122072092">
    <w:abstractNumId w:val="4"/>
    <w:lvlOverride w:ilvl="0">
      <w:lvl w:ilvl="0">
        <w:start w:val="1"/>
        <w:numFmt w:val="decimal"/>
        <w:pStyle w:val="Heading1"/>
        <w:suff w:val="space"/>
        <w:lvlText w:val="%1"/>
        <w:lvlJc w:val="left"/>
        <w:pPr>
          <w:ind w:left="360" w:hanging="360"/>
        </w:pPr>
        <w:rPr>
          <w:rFonts w:ascii="Arial" w:hAnsi="Arial" w:cs="Times New Roman" w:hint="default"/>
          <w:b/>
          <w:i w:val="0"/>
          <w:color w:val="118AB2" w:themeColor="accent1"/>
          <w:sz w:val="32"/>
        </w:rPr>
      </w:lvl>
    </w:lvlOverride>
    <w:lvlOverride w:ilvl="1">
      <w:lvl w:ilvl="1">
        <w:start w:val="1"/>
        <w:numFmt w:val="decimal"/>
        <w:pStyle w:val="Heading2"/>
        <w:suff w:val="space"/>
        <w:lvlText w:val="%1.%2"/>
        <w:lvlJc w:val="left"/>
        <w:pPr>
          <w:ind w:left="792" w:hanging="432"/>
        </w:pPr>
        <w:rPr>
          <w:rFonts w:ascii="Arial" w:hAnsi="Arial" w:cs="Times New Roman" w:hint="default"/>
          <w:b/>
          <w:i w:val="0"/>
          <w:color w:val="118AB2" w:themeColor="accent1"/>
          <w:sz w:val="28"/>
        </w:rPr>
      </w:lvl>
    </w:lvlOverride>
    <w:lvlOverride w:ilvl="2">
      <w:lvl w:ilvl="2">
        <w:start w:val="1"/>
        <w:numFmt w:val="decimal"/>
        <w:pStyle w:val="Heading3"/>
        <w:suff w:val="space"/>
        <w:lvlText w:val="%1.%2.%3"/>
        <w:lvlJc w:val="left"/>
        <w:pPr>
          <w:ind w:left="1224" w:hanging="504"/>
        </w:pPr>
        <w:rPr>
          <w:rFonts w:ascii="Arial" w:hAnsi="Arial" w:cs="Times New Roman" w:hint="default"/>
          <w:b/>
          <w:i w:val="0"/>
          <w:color w:val="166879" w:themeColor="accent2"/>
          <w:sz w:val="24"/>
        </w:rPr>
      </w:lvl>
    </w:lvlOverride>
    <w:lvlOverride w:ilvl="3">
      <w:lvl w:ilvl="3">
        <w:start w:val="1"/>
        <w:numFmt w:val="decimal"/>
        <w:pStyle w:val="Heading4"/>
        <w:suff w:val="space"/>
        <w:lvlText w:val="%1.%2.%3.%4"/>
        <w:lvlJc w:val="left"/>
        <w:pPr>
          <w:ind w:left="1728" w:hanging="648"/>
        </w:pPr>
        <w:rPr>
          <w:rFonts w:ascii="Arial" w:hAnsi="Arial" w:cs="Times New Roman" w:hint="default"/>
          <w:b w:val="0"/>
          <w:i w:val="0"/>
          <w:color w:val="166879" w:themeColor="accent2"/>
          <w:sz w:val="22"/>
        </w:rPr>
      </w:lvl>
    </w:lvlOverride>
    <w:lvlOverride w:ilvl="4">
      <w:lvl w:ilvl="4">
        <w:start w:val="1"/>
        <w:numFmt w:val="decimal"/>
        <w:pStyle w:val="Heading5"/>
        <w:suff w:val="space"/>
        <w:lvlText w:val="(%5)"/>
        <w:lvlJc w:val="left"/>
        <w:pPr>
          <w:ind w:left="2232" w:hanging="792"/>
        </w:pPr>
      </w:lvl>
    </w:lvlOverride>
    <w:lvlOverride w:ilvl="5">
      <w:lvl w:ilvl="5">
        <w:start w:val="1"/>
        <w:numFmt w:val="decimal"/>
        <w:pStyle w:val="Heading6"/>
        <w:suff w:val="space"/>
        <w:lvlText w:val="(%5%6)"/>
        <w:lvlJc w:val="left"/>
        <w:pPr>
          <w:ind w:left="2736" w:hanging="936"/>
        </w:pPr>
      </w:lvl>
    </w:lvlOverride>
    <w:lvlOverride w:ilvl="6">
      <w:lvl w:ilvl="6">
        <w:start w:val="1"/>
        <w:numFmt w:val="lowerRoman"/>
        <w:pStyle w:val="Heading7"/>
        <w:suff w:val="space"/>
        <w:lvlText w:val="(%7)"/>
        <w:lvlJc w:val="left"/>
        <w:pPr>
          <w:ind w:left="3240" w:hanging="1080"/>
        </w:pPr>
      </w:lvl>
    </w:lvlOverride>
    <w:lvlOverride w:ilvl="7">
      <w:lvl w:ilvl="7">
        <w:start w:val="1"/>
        <w:numFmt w:val="lowerLetter"/>
        <w:pStyle w:val="Heading8"/>
        <w:suff w:val="space"/>
        <w:lvlText w:val="(%8)"/>
        <w:lvlJc w:val="left"/>
        <w:pPr>
          <w:ind w:left="3744" w:hanging="1224"/>
        </w:pPr>
      </w:lvl>
    </w:lvlOverride>
    <w:lvlOverride w:ilvl="8">
      <w:lvl w:ilvl="8">
        <w:start w:val="1"/>
        <w:numFmt w:val="bullet"/>
        <w:pStyle w:val="Heading9"/>
        <w:suff w:val="space"/>
        <w:lvlText w:val=""/>
        <w:lvlJc w:val="left"/>
        <w:pPr>
          <w:ind w:left="4320" w:hanging="1440"/>
        </w:pPr>
        <w:rPr>
          <w:rFonts w:ascii="Wingdings" w:hAnsi="Wingdings" w:hint="default"/>
        </w:rPr>
      </w:lvl>
    </w:lvlOverride>
  </w:num>
  <w:num w:numId="13" w16cid:durableId="1589271221">
    <w:abstractNumId w:val="10"/>
  </w:num>
  <w:num w:numId="14" w16cid:durableId="491678516">
    <w:abstractNumId w:val="1"/>
  </w:num>
  <w:num w:numId="15" w16cid:durableId="1797673332">
    <w:abstractNumId w:val="6"/>
  </w:num>
  <w:num w:numId="16" w16cid:durableId="91904016">
    <w:abstractNumId w:val="5"/>
  </w:num>
  <w:num w:numId="17" w16cid:durableId="1617521871">
    <w:abstractNumId w:val="0"/>
  </w:num>
  <w:num w:numId="18" w16cid:durableId="411241936">
    <w:abstractNumId w:val="2"/>
  </w:num>
  <w:num w:numId="19" w16cid:durableId="2079598004">
    <w:abstractNumId w:val="2"/>
  </w:num>
  <w:num w:numId="20" w16cid:durableId="314188840">
    <w:abstractNumId w:val="8"/>
  </w:num>
  <w:num w:numId="21" w16cid:durableId="64299520">
    <w:abstractNumId w:val="3"/>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N Yilei">
    <w15:presenceInfo w15:providerId="AD" w15:userId="S::yilei.pan@coexya.eu::384ac40e-b6dd-49fc-8a9c-7d512c4a0937"/>
  </w15:person>
  <w15:person w15:author="INDRECAN Carmen">
    <w15:presenceInfo w15:providerId="AD" w15:userId="S::carmen.indrecan@coexya.eu::3710023a-0f09-4d25-ad76-de79ffd9ca03"/>
  </w15:person>
  <w15:person w15:author="GROSJEAN Kevin">
    <w15:presenceInfo w15:providerId="AD" w15:userId="S::kevin.grosjean@coexya.eu::5afd5b57-de8e-4bf9-b0bf-3deffafb88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en-GB" w:vendorID="64" w:dllVersion="5" w:nlCheck="1" w:checkStyle="1"/>
  <w:activeWritingStyle w:appName="MSWord" w:lang="en-US" w:vendorID="64" w:dllVersion="5" w:nlCheck="1" w:checkStyle="1"/>
  <w:activeWritingStyle w:appName="MSWord" w:lang="en-GB" w:vendorID="64" w:dllVersion="6" w:nlCheck="1" w:checkStyle="0"/>
  <w:activeWritingStyle w:appName="MSWord" w:lang="en-US" w:vendorID="64" w:dllVersion="6" w:nlCheck="1" w:checkStyle="1"/>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activeWritingStyle w:appName="MSWord" w:lang="en-US"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567"/>
  <w:hyphenationZone w:val="425"/>
  <w:clickAndTypeStyle w:val="Heading2Char"/>
  <w:noPunctuationKerning/>
  <w:characterSpacingControl w:val="doNotCompress"/>
  <w:hdrShapeDefaults>
    <o:shapedefaults v:ext="edit" spidmax="2049">
      <o:colormru v:ext="edit" colors="#58595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C0D"/>
    <w:rsid w:val="00003AD4"/>
    <w:rsid w:val="00004EC5"/>
    <w:rsid w:val="0000621E"/>
    <w:rsid w:val="000110F4"/>
    <w:rsid w:val="00014611"/>
    <w:rsid w:val="00014919"/>
    <w:rsid w:val="00025BA0"/>
    <w:rsid w:val="00032EE1"/>
    <w:rsid w:val="0003493F"/>
    <w:rsid w:val="00036E01"/>
    <w:rsid w:val="000377D8"/>
    <w:rsid w:val="00041381"/>
    <w:rsid w:val="00045E48"/>
    <w:rsid w:val="000469E4"/>
    <w:rsid w:val="00050AEC"/>
    <w:rsid w:val="00051E89"/>
    <w:rsid w:val="00054081"/>
    <w:rsid w:val="00054C78"/>
    <w:rsid w:val="00057113"/>
    <w:rsid w:val="000646AA"/>
    <w:rsid w:val="00067959"/>
    <w:rsid w:val="000708C8"/>
    <w:rsid w:val="00072BDF"/>
    <w:rsid w:val="0008464B"/>
    <w:rsid w:val="0008486E"/>
    <w:rsid w:val="000858FE"/>
    <w:rsid w:val="00085F0F"/>
    <w:rsid w:val="00086B1F"/>
    <w:rsid w:val="000954EE"/>
    <w:rsid w:val="00096BF8"/>
    <w:rsid w:val="000A03FF"/>
    <w:rsid w:val="000A3370"/>
    <w:rsid w:val="000A391E"/>
    <w:rsid w:val="000A5B40"/>
    <w:rsid w:val="000B1AF4"/>
    <w:rsid w:val="000C30A9"/>
    <w:rsid w:val="000C3F0B"/>
    <w:rsid w:val="000D4696"/>
    <w:rsid w:val="000D6091"/>
    <w:rsid w:val="000E2197"/>
    <w:rsid w:val="000E64AA"/>
    <w:rsid w:val="000E73DB"/>
    <w:rsid w:val="000F27D0"/>
    <w:rsid w:val="00100F91"/>
    <w:rsid w:val="00101F3B"/>
    <w:rsid w:val="00102B57"/>
    <w:rsid w:val="001049BE"/>
    <w:rsid w:val="001218F4"/>
    <w:rsid w:val="00122832"/>
    <w:rsid w:val="001249B9"/>
    <w:rsid w:val="001436E9"/>
    <w:rsid w:val="0015610F"/>
    <w:rsid w:val="00156B62"/>
    <w:rsid w:val="00161412"/>
    <w:rsid w:val="0017169D"/>
    <w:rsid w:val="001761D9"/>
    <w:rsid w:val="00182924"/>
    <w:rsid w:val="001909D3"/>
    <w:rsid w:val="00193348"/>
    <w:rsid w:val="001A1C0F"/>
    <w:rsid w:val="001A3433"/>
    <w:rsid w:val="001B3477"/>
    <w:rsid w:val="001B50D0"/>
    <w:rsid w:val="001C45F3"/>
    <w:rsid w:val="001C52E5"/>
    <w:rsid w:val="001D1EDF"/>
    <w:rsid w:val="001D2198"/>
    <w:rsid w:val="001E6DA7"/>
    <w:rsid w:val="002021B2"/>
    <w:rsid w:val="002022C2"/>
    <w:rsid w:val="00213484"/>
    <w:rsid w:val="00227755"/>
    <w:rsid w:val="00227C0F"/>
    <w:rsid w:val="00231C35"/>
    <w:rsid w:val="0023413B"/>
    <w:rsid w:val="00236207"/>
    <w:rsid w:val="002427E3"/>
    <w:rsid w:val="00242B58"/>
    <w:rsid w:val="0024365F"/>
    <w:rsid w:val="002445EE"/>
    <w:rsid w:val="0024555E"/>
    <w:rsid w:val="00246D0F"/>
    <w:rsid w:val="002509C5"/>
    <w:rsid w:val="00251C28"/>
    <w:rsid w:val="002541DA"/>
    <w:rsid w:val="00257F77"/>
    <w:rsid w:val="0026439E"/>
    <w:rsid w:val="00264420"/>
    <w:rsid w:val="00275FC4"/>
    <w:rsid w:val="00280280"/>
    <w:rsid w:val="00280CAA"/>
    <w:rsid w:val="0028192E"/>
    <w:rsid w:val="0028594A"/>
    <w:rsid w:val="00292168"/>
    <w:rsid w:val="002A3822"/>
    <w:rsid w:val="002A4D06"/>
    <w:rsid w:val="002B0606"/>
    <w:rsid w:val="002B3573"/>
    <w:rsid w:val="002C1B76"/>
    <w:rsid w:val="002C2B84"/>
    <w:rsid w:val="002D3327"/>
    <w:rsid w:val="002D50AC"/>
    <w:rsid w:val="002D7186"/>
    <w:rsid w:val="002E35E1"/>
    <w:rsid w:val="002E6A3D"/>
    <w:rsid w:val="002F4EFE"/>
    <w:rsid w:val="002F5029"/>
    <w:rsid w:val="00302875"/>
    <w:rsid w:val="003034AA"/>
    <w:rsid w:val="00314EF9"/>
    <w:rsid w:val="00317288"/>
    <w:rsid w:val="003178A3"/>
    <w:rsid w:val="00317FF3"/>
    <w:rsid w:val="003200BC"/>
    <w:rsid w:val="00320555"/>
    <w:rsid w:val="00322818"/>
    <w:rsid w:val="00323771"/>
    <w:rsid w:val="00324E41"/>
    <w:rsid w:val="00327741"/>
    <w:rsid w:val="00331DD1"/>
    <w:rsid w:val="003368B7"/>
    <w:rsid w:val="00337429"/>
    <w:rsid w:val="00340BF9"/>
    <w:rsid w:val="00352970"/>
    <w:rsid w:val="003579F8"/>
    <w:rsid w:val="0037433B"/>
    <w:rsid w:val="00375652"/>
    <w:rsid w:val="0038447B"/>
    <w:rsid w:val="00384FEC"/>
    <w:rsid w:val="00385C1F"/>
    <w:rsid w:val="0038659C"/>
    <w:rsid w:val="003A35EB"/>
    <w:rsid w:val="003A5D68"/>
    <w:rsid w:val="003B1DFD"/>
    <w:rsid w:val="003B5202"/>
    <w:rsid w:val="003C23F9"/>
    <w:rsid w:val="003D102E"/>
    <w:rsid w:val="003D1F81"/>
    <w:rsid w:val="003D4303"/>
    <w:rsid w:val="003F1932"/>
    <w:rsid w:val="003F2A69"/>
    <w:rsid w:val="00400787"/>
    <w:rsid w:val="00403C48"/>
    <w:rsid w:val="00407F25"/>
    <w:rsid w:val="00413A1E"/>
    <w:rsid w:val="00420CA5"/>
    <w:rsid w:val="00423A1F"/>
    <w:rsid w:val="00427CD0"/>
    <w:rsid w:val="00430E75"/>
    <w:rsid w:val="00431329"/>
    <w:rsid w:val="00431F52"/>
    <w:rsid w:val="004339FA"/>
    <w:rsid w:val="004414D2"/>
    <w:rsid w:val="00444F04"/>
    <w:rsid w:val="00445633"/>
    <w:rsid w:val="004475CC"/>
    <w:rsid w:val="004525CA"/>
    <w:rsid w:val="00456A0D"/>
    <w:rsid w:val="004602DB"/>
    <w:rsid w:val="00463A4E"/>
    <w:rsid w:val="00465B2F"/>
    <w:rsid w:val="00466266"/>
    <w:rsid w:val="004665EE"/>
    <w:rsid w:val="00474BFE"/>
    <w:rsid w:val="00475101"/>
    <w:rsid w:val="00475A63"/>
    <w:rsid w:val="00477605"/>
    <w:rsid w:val="00480EB6"/>
    <w:rsid w:val="00485A1D"/>
    <w:rsid w:val="00487DAD"/>
    <w:rsid w:val="00497213"/>
    <w:rsid w:val="004A11A7"/>
    <w:rsid w:val="004A1C21"/>
    <w:rsid w:val="004A3328"/>
    <w:rsid w:val="004A3D10"/>
    <w:rsid w:val="004A4CB7"/>
    <w:rsid w:val="004A576C"/>
    <w:rsid w:val="004A7DCC"/>
    <w:rsid w:val="004B1D0D"/>
    <w:rsid w:val="004B6620"/>
    <w:rsid w:val="004B79F0"/>
    <w:rsid w:val="004C1414"/>
    <w:rsid w:val="004C4D1B"/>
    <w:rsid w:val="004D0191"/>
    <w:rsid w:val="004D14AC"/>
    <w:rsid w:val="004D3533"/>
    <w:rsid w:val="004D3C94"/>
    <w:rsid w:val="004D4A78"/>
    <w:rsid w:val="004D5516"/>
    <w:rsid w:val="004F13FA"/>
    <w:rsid w:val="004F7AA1"/>
    <w:rsid w:val="00500CF6"/>
    <w:rsid w:val="0051549B"/>
    <w:rsid w:val="00515DDD"/>
    <w:rsid w:val="00516103"/>
    <w:rsid w:val="00523EEE"/>
    <w:rsid w:val="00524CE0"/>
    <w:rsid w:val="00533299"/>
    <w:rsid w:val="0054232C"/>
    <w:rsid w:val="005435EE"/>
    <w:rsid w:val="00545D1F"/>
    <w:rsid w:val="00553B65"/>
    <w:rsid w:val="005602EE"/>
    <w:rsid w:val="00564E59"/>
    <w:rsid w:val="005660E8"/>
    <w:rsid w:val="005676C7"/>
    <w:rsid w:val="00573ABD"/>
    <w:rsid w:val="00575C7E"/>
    <w:rsid w:val="005767C6"/>
    <w:rsid w:val="00584D4C"/>
    <w:rsid w:val="00585654"/>
    <w:rsid w:val="00590DA7"/>
    <w:rsid w:val="0059299B"/>
    <w:rsid w:val="005A0031"/>
    <w:rsid w:val="005A061F"/>
    <w:rsid w:val="005A3CB4"/>
    <w:rsid w:val="005A7AF7"/>
    <w:rsid w:val="005B20B0"/>
    <w:rsid w:val="005B21E4"/>
    <w:rsid w:val="005B4A09"/>
    <w:rsid w:val="005C2C8C"/>
    <w:rsid w:val="005D0D17"/>
    <w:rsid w:val="005D0F8A"/>
    <w:rsid w:val="005D7469"/>
    <w:rsid w:val="005E19F9"/>
    <w:rsid w:val="005E23F6"/>
    <w:rsid w:val="005E41A4"/>
    <w:rsid w:val="005E6690"/>
    <w:rsid w:val="005F0B0E"/>
    <w:rsid w:val="005F3090"/>
    <w:rsid w:val="005F5EFB"/>
    <w:rsid w:val="0060131C"/>
    <w:rsid w:val="00612261"/>
    <w:rsid w:val="00621B41"/>
    <w:rsid w:val="00623E61"/>
    <w:rsid w:val="006261F3"/>
    <w:rsid w:val="0062732B"/>
    <w:rsid w:val="0063022A"/>
    <w:rsid w:val="00630B7F"/>
    <w:rsid w:val="00634CB7"/>
    <w:rsid w:val="00642ECB"/>
    <w:rsid w:val="00644AED"/>
    <w:rsid w:val="00647EEE"/>
    <w:rsid w:val="00665CCB"/>
    <w:rsid w:val="00672403"/>
    <w:rsid w:val="00681792"/>
    <w:rsid w:val="00684CB9"/>
    <w:rsid w:val="006873EB"/>
    <w:rsid w:val="00693123"/>
    <w:rsid w:val="00694BD5"/>
    <w:rsid w:val="00695493"/>
    <w:rsid w:val="00695C0D"/>
    <w:rsid w:val="006B07F2"/>
    <w:rsid w:val="006B3262"/>
    <w:rsid w:val="006C3875"/>
    <w:rsid w:val="006C3E88"/>
    <w:rsid w:val="006C4446"/>
    <w:rsid w:val="006C5A13"/>
    <w:rsid w:val="006C714E"/>
    <w:rsid w:val="006D121F"/>
    <w:rsid w:val="006D5CD7"/>
    <w:rsid w:val="006E13F1"/>
    <w:rsid w:val="006E341F"/>
    <w:rsid w:val="006E4478"/>
    <w:rsid w:val="006E7B46"/>
    <w:rsid w:val="006F00DF"/>
    <w:rsid w:val="006F3A9E"/>
    <w:rsid w:val="00702585"/>
    <w:rsid w:val="00702BFC"/>
    <w:rsid w:val="0070693B"/>
    <w:rsid w:val="00706EAB"/>
    <w:rsid w:val="00711430"/>
    <w:rsid w:val="00713007"/>
    <w:rsid w:val="00721B66"/>
    <w:rsid w:val="00725BF9"/>
    <w:rsid w:val="0072647A"/>
    <w:rsid w:val="007267D8"/>
    <w:rsid w:val="00733744"/>
    <w:rsid w:val="007414C4"/>
    <w:rsid w:val="0074353D"/>
    <w:rsid w:val="007457B0"/>
    <w:rsid w:val="007609CB"/>
    <w:rsid w:val="00760D11"/>
    <w:rsid w:val="00762648"/>
    <w:rsid w:val="00762B96"/>
    <w:rsid w:val="00763552"/>
    <w:rsid w:val="0076625D"/>
    <w:rsid w:val="00767EED"/>
    <w:rsid w:val="00771370"/>
    <w:rsid w:val="00775FCA"/>
    <w:rsid w:val="00776825"/>
    <w:rsid w:val="007768C3"/>
    <w:rsid w:val="00780875"/>
    <w:rsid w:val="00783969"/>
    <w:rsid w:val="00783ED3"/>
    <w:rsid w:val="00795675"/>
    <w:rsid w:val="007A4D88"/>
    <w:rsid w:val="007A5352"/>
    <w:rsid w:val="007A60D7"/>
    <w:rsid w:val="007B4763"/>
    <w:rsid w:val="007D0860"/>
    <w:rsid w:val="007D16B5"/>
    <w:rsid w:val="007D194F"/>
    <w:rsid w:val="007D35CF"/>
    <w:rsid w:val="007E7DA2"/>
    <w:rsid w:val="008000CF"/>
    <w:rsid w:val="008024CA"/>
    <w:rsid w:val="00814160"/>
    <w:rsid w:val="00815809"/>
    <w:rsid w:val="00823F59"/>
    <w:rsid w:val="00824747"/>
    <w:rsid w:val="00831EE5"/>
    <w:rsid w:val="008427AC"/>
    <w:rsid w:val="008431D5"/>
    <w:rsid w:val="0084486E"/>
    <w:rsid w:val="00844F34"/>
    <w:rsid w:val="00845358"/>
    <w:rsid w:val="0085466F"/>
    <w:rsid w:val="00855C1E"/>
    <w:rsid w:val="00855D4B"/>
    <w:rsid w:val="008603FC"/>
    <w:rsid w:val="00861FA6"/>
    <w:rsid w:val="0088244D"/>
    <w:rsid w:val="00887CAA"/>
    <w:rsid w:val="00890F49"/>
    <w:rsid w:val="00894A04"/>
    <w:rsid w:val="00897B5E"/>
    <w:rsid w:val="008A5439"/>
    <w:rsid w:val="008A6E1E"/>
    <w:rsid w:val="008A7319"/>
    <w:rsid w:val="008B1DC4"/>
    <w:rsid w:val="008C3947"/>
    <w:rsid w:val="008C6A24"/>
    <w:rsid w:val="008C7DFC"/>
    <w:rsid w:val="008D21A1"/>
    <w:rsid w:val="008D3A16"/>
    <w:rsid w:val="008D3B1F"/>
    <w:rsid w:val="008D5F21"/>
    <w:rsid w:val="008E283C"/>
    <w:rsid w:val="008F33E5"/>
    <w:rsid w:val="008F63DC"/>
    <w:rsid w:val="009023E5"/>
    <w:rsid w:val="009035B8"/>
    <w:rsid w:val="009041EC"/>
    <w:rsid w:val="009073E1"/>
    <w:rsid w:val="009077F2"/>
    <w:rsid w:val="0091040C"/>
    <w:rsid w:val="00916F09"/>
    <w:rsid w:val="009223E5"/>
    <w:rsid w:val="00926D9E"/>
    <w:rsid w:val="009308F2"/>
    <w:rsid w:val="00930F59"/>
    <w:rsid w:val="009313C8"/>
    <w:rsid w:val="00931794"/>
    <w:rsid w:val="00932399"/>
    <w:rsid w:val="0093325C"/>
    <w:rsid w:val="009343F4"/>
    <w:rsid w:val="009379CE"/>
    <w:rsid w:val="00941C0F"/>
    <w:rsid w:val="00963C0D"/>
    <w:rsid w:val="00964DF1"/>
    <w:rsid w:val="00965543"/>
    <w:rsid w:val="00966479"/>
    <w:rsid w:val="009711B7"/>
    <w:rsid w:val="00983357"/>
    <w:rsid w:val="00983F7E"/>
    <w:rsid w:val="00986177"/>
    <w:rsid w:val="009941C2"/>
    <w:rsid w:val="0099605C"/>
    <w:rsid w:val="00997A43"/>
    <w:rsid w:val="009A34E5"/>
    <w:rsid w:val="009A3990"/>
    <w:rsid w:val="009A49AE"/>
    <w:rsid w:val="009A6623"/>
    <w:rsid w:val="009A7084"/>
    <w:rsid w:val="009B4A16"/>
    <w:rsid w:val="009C5387"/>
    <w:rsid w:val="009D44B4"/>
    <w:rsid w:val="009D5956"/>
    <w:rsid w:val="009E038C"/>
    <w:rsid w:val="009E10DE"/>
    <w:rsid w:val="009F0948"/>
    <w:rsid w:val="009F135F"/>
    <w:rsid w:val="009F3B21"/>
    <w:rsid w:val="009F699B"/>
    <w:rsid w:val="009F76AE"/>
    <w:rsid w:val="00A014B6"/>
    <w:rsid w:val="00A07B91"/>
    <w:rsid w:val="00A11131"/>
    <w:rsid w:val="00A14C10"/>
    <w:rsid w:val="00A173FA"/>
    <w:rsid w:val="00A238E7"/>
    <w:rsid w:val="00A257DD"/>
    <w:rsid w:val="00A25FA5"/>
    <w:rsid w:val="00A262ED"/>
    <w:rsid w:val="00A311F0"/>
    <w:rsid w:val="00A336D6"/>
    <w:rsid w:val="00A3545C"/>
    <w:rsid w:val="00A40B97"/>
    <w:rsid w:val="00A4152B"/>
    <w:rsid w:val="00A4426D"/>
    <w:rsid w:val="00A55111"/>
    <w:rsid w:val="00A64200"/>
    <w:rsid w:val="00A71266"/>
    <w:rsid w:val="00A753D5"/>
    <w:rsid w:val="00A81157"/>
    <w:rsid w:val="00A81DB3"/>
    <w:rsid w:val="00A87A03"/>
    <w:rsid w:val="00A87F47"/>
    <w:rsid w:val="00A908AF"/>
    <w:rsid w:val="00A9118A"/>
    <w:rsid w:val="00A91F4C"/>
    <w:rsid w:val="00AA1A1C"/>
    <w:rsid w:val="00AA5FBF"/>
    <w:rsid w:val="00AB628C"/>
    <w:rsid w:val="00AB75E2"/>
    <w:rsid w:val="00AB7C2D"/>
    <w:rsid w:val="00AC03C2"/>
    <w:rsid w:val="00AD030A"/>
    <w:rsid w:val="00AD0D35"/>
    <w:rsid w:val="00AD6F63"/>
    <w:rsid w:val="00AE5A17"/>
    <w:rsid w:val="00AE680A"/>
    <w:rsid w:val="00AF0893"/>
    <w:rsid w:val="00AF12F2"/>
    <w:rsid w:val="00AF13F5"/>
    <w:rsid w:val="00AF25E6"/>
    <w:rsid w:val="00AF2F3D"/>
    <w:rsid w:val="00AF6D48"/>
    <w:rsid w:val="00B016CC"/>
    <w:rsid w:val="00B06C1F"/>
    <w:rsid w:val="00B11381"/>
    <w:rsid w:val="00B114AB"/>
    <w:rsid w:val="00B123E8"/>
    <w:rsid w:val="00B160CD"/>
    <w:rsid w:val="00B230CC"/>
    <w:rsid w:val="00B314F2"/>
    <w:rsid w:val="00B33B2E"/>
    <w:rsid w:val="00B350E0"/>
    <w:rsid w:val="00B35885"/>
    <w:rsid w:val="00B369F1"/>
    <w:rsid w:val="00B372C4"/>
    <w:rsid w:val="00B46753"/>
    <w:rsid w:val="00B510E5"/>
    <w:rsid w:val="00B52540"/>
    <w:rsid w:val="00B544E7"/>
    <w:rsid w:val="00B557A1"/>
    <w:rsid w:val="00B61AFD"/>
    <w:rsid w:val="00B70C1A"/>
    <w:rsid w:val="00B7318F"/>
    <w:rsid w:val="00B7535C"/>
    <w:rsid w:val="00B75BC1"/>
    <w:rsid w:val="00B77742"/>
    <w:rsid w:val="00B77CE2"/>
    <w:rsid w:val="00B876C0"/>
    <w:rsid w:val="00B92387"/>
    <w:rsid w:val="00B92A21"/>
    <w:rsid w:val="00B97B43"/>
    <w:rsid w:val="00BA3097"/>
    <w:rsid w:val="00BA694B"/>
    <w:rsid w:val="00BA78F4"/>
    <w:rsid w:val="00BB227E"/>
    <w:rsid w:val="00BB3793"/>
    <w:rsid w:val="00BB6B64"/>
    <w:rsid w:val="00BC0963"/>
    <w:rsid w:val="00BC5382"/>
    <w:rsid w:val="00BD040F"/>
    <w:rsid w:val="00BD11EE"/>
    <w:rsid w:val="00BD7881"/>
    <w:rsid w:val="00BE5182"/>
    <w:rsid w:val="00C02EAC"/>
    <w:rsid w:val="00C04AE8"/>
    <w:rsid w:val="00C06E95"/>
    <w:rsid w:val="00C0705B"/>
    <w:rsid w:val="00C0781A"/>
    <w:rsid w:val="00C12B70"/>
    <w:rsid w:val="00C12ED2"/>
    <w:rsid w:val="00C14554"/>
    <w:rsid w:val="00C1517E"/>
    <w:rsid w:val="00C16428"/>
    <w:rsid w:val="00C176F8"/>
    <w:rsid w:val="00C21937"/>
    <w:rsid w:val="00C27D33"/>
    <w:rsid w:val="00C30301"/>
    <w:rsid w:val="00C32846"/>
    <w:rsid w:val="00C3312E"/>
    <w:rsid w:val="00C334CA"/>
    <w:rsid w:val="00C34872"/>
    <w:rsid w:val="00C44A7A"/>
    <w:rsid w:val="00C457A1"/>
    <w:rsid w:val="00C50473"/>
    <w:rsid w:val="00C5103C"/>
    <w:rsid w:val="00C61165"/>
    <w:rsid w:val="00C623CE"/>
    <w:rsid w:val="00C66A04"/>
    <w:rsid w:val="00C720E8"/>
    <w:rsid w:val="00C77A61"/>
    <w:rsid w:val="00C8197C"/>
    <w:rsid w:val="00C84247"/>
    <w:rsid w:val="00C9198F"/>
    <w:rsid w:val="00C91DC5"/>
    <w:rsid w:val="00C96287"/>
    <w:rsid w:val="00C96508"/>
    <w:rsid w:val="00C96E56"/>
    <w:rsid w:val="00CA2284"/>
    <w:rsid w:val="00CA31FA"/>
    <w:rsid w:val="00CA344E"/>
    <w:rsid w:val="00CB20C5"/>
    <w:rsid w:val="00CB434C"/>
    <w:rsid w:val="00CC183C"/>
    <w:rsid w:val="00CC5594"/>
    <w:rsid w:val="00CC6F21"/>
    <w:rsid w:val="00CD4595"/>
    <w:rsid w:val="00CE0CA2"/>
    <w:rsid w:val="00CE0E2A"/>
    <w:rsid w:val="00CE0E7D"/>
    <w:rsid w:val="00CE3E77"/>
    <w:rsid w:val="00CE7573"/>
    <w:rsid w:val="00CF10B5"/>
    <w:rsid w:val="00CF5E77"/>
    <w:rsid w:val="00D105DE"/>
    <w:rsid w:val="00D14180"/>
    <w:rsid w:val="00D15FEC"/>
    <w:rsid w:val="00D16184"/>
    <w:rsid w:val="00D17CDC"/>
    <w:rsid w:val="00D221AE"/>
    <w:rsid w:val="00D23274"/>
    <w:rsid w:val="00D234FD"/>
    <w:rsid w:val="00D264D0"/>
    <w:rsid w:val="00D26EF6"/>
    <w:rsid w:val="00D27F19"/>
    <w:rsid w:val="00D312E0"/>
    <w:rsid w:val="00D43295"/>
    <w:rsid w:val="00D467CD"/>
    <w:rsid w:val="00D46946"/>
    <w:rsid w:val="00D531DE"/>
    <w:rsid w:val="00D57C03"/>
    <w:rsid w:val="00D63F23"/>
    <w:rsid w:val="00D80924"/>
    <w:rsid w:val="00D81B40"/>
    <w:rsid w:val="00D81C79"/>
    <w:rsid w:val="00D83043"/>
    <w:rsid w:val="00D83E50"/>
    <w:rsid w:val="00D903C2"/>
    <w:rsid w:val="00D96234"/>
    <w:rsid w:val="00DA25C8"/>
    <w:rsid w:val="00DA3BF5"/>
    <w:rsid w:val="00DA43B2"/>
    <w:rsid w:val="00DA5F23"/>
    <w:rsid w:val="00DA6745"/>
    <w:rsid w:val="00DB1D70"/>
    <w:rsid w:val="00DB2B1E"/>
    <w:rsid w:val="00DB4F1E"/>
    <w:rsid w:val="00DB6622"/>
    <w:rsid w:val="00DC148D"/>
    <w:rsid w:val="00DC224B"/>
    <w:rsid w:val="00DC35C9"/>
    <w:rsid w:val="00DC4ECC"/>
    <w:rsid w:val="00DC6365"/>
    <w:rsid w:val="00DC6948"/>
    <w:rsid w:val="00DD0C39"/>
    <w:rsid w:val="00DE32F7"/>
    <w:rsid w:val="00DE3EA3"/>
    <w:rsid w:val="00DE6B57"/>
    <w:rsid w:val="00DE72F2"/>
    <w:rsid w:val="00DF030A"/>
    <w:rsid w:val="00E002BD"/>
    <w:rsid w:val="00E178A4"/>
    <w:rsid w:val="00E17B3E"/>
    <w:rsid w:val="00E219F6"/>
    <w:rsid w:val="00E257B3"/>
    <w:rsid w:val="00E31452"/>
    <w:rsid w:val="00E3739B"/>
    <w:rsid w:val="00E373DF"/>
    <w:rsid w:val="00E42D80"/>
    <w:rsid w:val="00E434E4"/>
    <w:rsid w:val="00E45651"/>
    <w:rsid w:val="00E46076"/>
    <w:rsid w:val="00E5312E"/>
    <w:rsid w:val="00E575F8"/>
    <w:rsid w:val="00E64A0F"/>
    <w:rsid w:val="00E65B2F"/>
    <w:rsid w:val="00E66775"/>
    <w:rsid w:val="00E80983"/>
    <w:rsid w:val="00E8315E"/>
    <w:rsid w:val="00E84DD1"/>
    <w:rsid w:val="00E87FCF"/>
    <w:rsid w:val="00E94931"/>
    <w:rsid w:val="00E961B3"/>
    <w:rsid w:val="00E968BB"/>
    <w:rsid w:val="00E96A21"/>
    <w:rsid w:val="00E96BA9"/>
    <w:rsid w:val="00EA08FA"/>
    <w:rsid w:val="00EA18B0"/>
    <w:rsid w:val="00EA2030"/>
    <w:rsid w:val="00EA3F21"/>
    <w:rsid w:val="00EA3FE2"/>
    <w:rsid w:val="00EA534F"/>
    <w:rsid w:val="00EA7907"/>
    <w:rsid w:val="00EB2462"/>
    <w:rsid w:val="00EB51F7"/>
    <w:rsid w:val="00EC1695"/>
    <w:rsid w:val="00ED212C"/>
    <w:rsid w:val="00ED30F4"/>
    <w:rsid w:val="00EE2D3E"/>
    <w:rsid w:val="00EE7272"/>
    <w:rsid w:val="00EE79AE"/>
    <w:rsid w:val="00EF6A9F"/>
    <w:rsid w:val="00EF6B16"/>
    <w:rsid w:val="00F00A4A"/>
    <w:rsid w:val="00F2062D"/>
    <w:rsid w:val="00F209F9"/>
    <w:rsid w:val="00F27DB2"/>
    <w:rsid w:val="00F342CD"/>
    <w:rsid w:val="00F35DDB"/>
    <w:rsid w:val="00F41DA5"/>
    <w:rsid w:val="00F42DAC"/>
    <w:rsid w:val="00F430AA"/>
    <w:rsid w:val="00F44CDA"/>
    <w:rsid w:val="00F50C45"/>
    <w:rsid w:val="00F54C13"/>
    <w:rsid w:val="00F56F09"/>
    <w:rsid w:val="00F71803"/>
    <w:rsid w:val="00F721D5"/>
    <w:rsid w:val="00F81668"/>
    <w:rsid w:val="00F83891"/>
    <w:rsid w:val="00F93252"/>
    <w:rsid w:val="00F93B9B"/>
    <w:rsid w:val="00F95DE1"/>
    <w:rsid w:val="00FA127F"/>
    <w:rsid w:val="00FA20C5"/>
    <w:rsid w:val="00FB1B68"/>
    <w:rsid w:val="00FB7ED5"/>
    <w:rsid w:val="00FD6386"/>
    <w:rsid w:val="00FD6C55"/>
    <w:rsid w:val="00FD7B4B"/>
    <w:rsid w:val="00FE47E9"/>
    <w:rsid w:val="00FF754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58595b"/>
    </o:shapedefaults>
    <o:shapelayout v:ext="edit">
      <o:idmap v:ext="edit" data="1"/>
    </o:shapelayout>
  </w:shapeDefaults>
  <w:decimalSymbol w:val=","/>
  <w:listSeparator w:val=";"/>
  <w14:docId w14:val="58F1C427"/>
  <w15:chartTrackingRefBased/>
  <w15:docId w15:val="{610597C7-C4F4-4375-90C3-2628768B0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able of figures" w:uiPriority="99"/>
    <w:lsdException w:name="List Number" w:qFormat="1"/>
    <w:lsdException w:name="Title" w:qFormat="1"/>
    <w:lsdException w:name="Default Paragraph Font" w:uiPriority="1"/>
    <w:lsdException w:name="Subtitle" w:uiPriority="11"/>
    <w:lsdException w:name="Hyperlink" w:uiPriority="99"/>
    <w:lsdException w:name="Strong" w:uiPriority="22" w:qFormat="1"/>
    <w:lsdException w:name="HTML Code" w:uiPriority="99"/>
    <w:lsdException w:name="HTML Keyboard" w:semiHidden="1" w:unhideWhenUsed="1"/>
    <w:lsdException w:name="HTML Preformatted" w:semiHidden="1" w:uiPriority="99"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7FF3"/>
    <w:pPr>
      <w:spacing w:before="120"/>
      <w:jc w:val="both"/>
    </w:pPr>
    <w:rPr>
      <w:rFonts w:asciiTheme="minorHAnsi" w:eastAsiaTheme="minorHAnsi" w:hAnsiTheme="minorHAnsi" w:cstheme="minorBidi"/>
      <w:color w:val="293241" w:themeColor="text1"/>
    </w:rPr>
  </w:style>
  <w:style w:type="paragraph" w:styleId="Heading1">
    <w:name w:val="heading 1"/>
    <w:basedOn w:val="Normal"/>
    <w:next w:val="Normal"/>
    <w:link w:val="Heading1Char"/>
    <w:qFormat/>
    <w:rsid w:val="00444F04"/>
    <w:pPr>
      <w:pageBreakBefore/>
      <w:numPr>
        <w:numId w:val="2"/>
      </w:numPr>
      <w:spacing w:before="240" w:after="120"/>
      <w:outlineLvl w:val="0"/>
    </w:pPr>
    <w:rPr>
      <w:rFonts w:cs="Arial"/>
      <w:b/>
      <w:bCs/>
      <w:color w:val="118AB2" w:themeColor="accent1"/>
      <w:spacing w:val="6"/>
      <w:kern w:val="28"/>
      <w:sz w:val="32"/>
      <w:szCs w:val="28"/>
    </w:rPr>
  </w:style>
  <w:style w:type="paragraph" w:styleId="Heading2">
    <w:name w:val="heading 2"/>
    <w:basedOn w:val="Normal"/>
    <w:next w:val="Normal"/>
    <w:link w:val="Heading2Char"/>
    <w:qFormat/>
    <w:rsid w:val="00444F04"/>
    <w:pPr>
      <w:numPr>
        <w:ilvl w:val="1"/>
        <w:numId w:val="2"/>
      </w:numPr>
      <w:spacing w:after="120"/>
      <w:ind w:left="792"/>
      <w:outlineLvl w:val="1"/>
    </w:pPr>
    <w:rPr>
      <w:rFonts w:cs="Arial"/>
      <w:b/>
      <w:bCs/>
      <w:iCs/>
      <w:color w:val="118AB2" w:themeColor="accent1"/>
      <w:spacing w:val="6"/>
      <w:sz w:val="28"/>
      <w:szCs w:val="28"/>
    </w:rPr>
  </w:style>
  <w:style w:type="paragraph" w:styleId="Heading3">
    <w:name w:val="heading 3"/>
    <w:basedOn w:val="Normal"/>
    <w:next w:val="Normal"/>
    <w:link w:val="Heading3Char"/>
    <w:qFormat/>
    <w:rsid w:val="00444F04"/>
    <w:pPr>
      <w:numPr>
        <w:ilvl w:val="2"/>
        <w:numId w:val="2"/>
      </w:numPr>
      <w:spacing w:after="120"/>
      <w:outlineLvl w:val="2"/>
    </w:pPr>
    <w:rPr>
      <w:rFonts w:cs="Arial"/>
      <w:b/>
      <w:bCs/>
      <w:color w:val="166879" w:themeColor="accent2"/>
      <w:spacing w:val="6"/>
      <w:sz w:val="24"/>
      <w:szCs w:val="22"/>
    </w:rPr>
  </w:style>
  <w:style w:type="paragraph" w:styleId="Heading4">
    <w:name w:val="heading 4"/>
    <w:basedOn w:val="Normal"/>
    <w:next w:val="Normal"/>
    <w:link w:val="Heading4Char"/>
    <w:qFormat/>
    <w:rsid w:val="00444F04"/>
    <w:pPr>
      <w:numPr>
        <w:ilvl w:val="3"/>
        <w:numId w:val="2"/>
      </w:numPr>
      <w:spacing w:after="120"/>
      <w:outlineLvl w:val="3"/>
    </w:pPr>
    <w:rPr>
      <w:rFonts w:cs="Arial"/>
      <w:color w:val="166879" w:themeColor="accent2"/>
      <w:spacing w:val="6"/>
      <w:sz w:val="22"/>
      <w:szCs w:val="28"/>
    </w:rPr>
  </w:style>
  <w:style w:type="paragraph" w:styleId="Heading5">
    <w:name w:val="heading 5"/>
    <w:basedOn w:val="Normal"/>
    <w:next w:val="Normal"/>
    <w:link w:val="Heading5Char"/>
    <w:qFormat/>
    <w:rsid w:val="00444F04"/>
    <w:pPr>
      <w:numPr>
        <w:ilvl w:val="4"/>
        <w:numId w:val="2"/>
      </w:numPr>
      <w:outlineLvl w:val="4"/>
    </w:pPr>
    <w:rPr>
      <w:bCs/>
      <w:iCs/>
      <w:szCs w:val="26"/>
    </w:rPr>
  </w:style>
  <w:style w:type="paragraph" w:styleId="Heading6">
    <w:name w:val="heading 6"/>
    <w:basedOn w:val="Normal"/>
    <w:next w:val="Normal"/>
    <w:link w:val="Heading6Char"/>
    <w:qFormat/>
    <w:rsid w:val="00444F04"/>
    <w:pPr>
      <w:numPr>
        <w:ilvl w:val="5"/>
        <w:numId w:val="2"/>
      </w:numPr>
      <w:outlineLvl w:val="5"/>
    </w:pPr>
    <w:rPr>
      <w:bCs/>
      <w:iCs/>
      <w:szCs w:val="26"/>
    </w:rPr>
  </w:style>
  <w:style w:type="paragraph" w:styleId="Heading7">
    <w:name w:val="heading 7"/>
    <w:basedOn w:val="Normal"/>
    <w:next w:val="Normal"/>
    <w:link w:val="Heading7Char"/>
    <w:qFormat/>
    <w:rsid w:val="00444F04"/>
    <w:pPr>
      <w:numPr>
        <w:ilvl w:val="6"/>
        <w:numId w:val="2"/>
      </w:numPr>
      <w:outlineLvl w:val="6"/>
    </w:pPr>
    <w:rPr>
      <w:bCs/>
      <w:iCs/>
      <w:szCs w:val="26"/>
    </w:rPr>
  </w:style>
  <w:style w:type="paragraph" w:styleId="Heading8">
    <w:name w:val="heading 8"/>
    <w:basedOn w:val="Normal"/>
    <w:next w:val="Normal"/>
    <w:link w:val="Heading8Char"/>
    <w:qFormat/>
    <w:rsid w:val="00444F04"/>
    <w:pPr>
      <w:numPr>
        <w:ilvl w:val="7"/>
        <w:numId w:val="2"/>
      </w:numPr>
      <w:outlineLvl w:val="7"/>
    </w:pPr>
    <w:rPr>
      <w:bCs/>
      <w:iCs/>
      <w:szCs w:val="26"/>
    </w:rPr>
  </w:style>
  <w:style w:type="paragraph" w:styleId="Heading9">
    <w:name w:val="heading 9"/>
    <w:basedOn w:val="Normal"/>
    <w:next w:val="Normal"/>
    <w:link w:val="Heading9Char"/>
    <w:qFormat/>
    <w:rsid w:val="00444F04"/>
    <w:pPr>
      <w:numPr>
        <w:ilvl w:val="8"/>
        <w:numId w:val="2"/>
      </w:numPr>
      <w:outlineLvl w:val="8"/>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44F04"/>
    <w:rPr>
      <w:rFonts w:asciiTheme="minorHAnsi" w:hAnsiTheme="minorHAnsi"/>
      <w:b/>
      <w:color w:val="33C1B1" w:themeColor="accent5"/>
      <w:sz w:val="20"/>
      <w:szCs w:val="20"/>
      <w:u w:val="single"/>
    </w:rPr>
  </w:style>
  <w:style w:type="character" w:customStyle="1" w:styleId="Heading2Char">
    <w:name w:val="Heading 2 Char"/>
    <w:basedOn w:val="DefaultParagraphFont"/>
    <w:link w:val="Heading2"/>
    <w:rsid w:val="00444F04"/>
    <w:rPr>
      <w:rFonts w:asciiTheme="minorHAnsi" w:eastAsiaTheme="minorHAnsi" w:hAnsiTheme="minorHAnsi" w:cs="Arial"/>
      <w:b/>
      <w:bCs/>
      <w:iCs/>
      <w:color w:val="118AB2" w:themeColor="accent1"/>
      <w:spacing w:val="6"/>
      <w:sz w:val="28"/>
      <w:szCs w:val="28"/>
    </w:rPr>
  </w:style>
  <w:style w:type="character" w:customStyle="1" w:styleId="Heading3Char">
    <w:name w:val="Heading 3 Char"/>
    <w:basedOn w:val="DefaultParagraphFont"/>
    <w:link w:val="Heading3"/>
    <w:locked/>
    <w:rsid w:val="00444F04"/>
    <w:rPr>
      <w:rFonts w:asciiTheme="minorHAnsi" w:eastAsiaTheme="minorHAnsi" w:hAnsiTheme="minorHAnsi" w:cs="Arial"/>
      <w:b/>
      <w:bCs/>
      <w:color w:val="166879" w:themeColor="accent2"/>
      <w:spacing w:val="6"/>
      <w:sz w:val="24"/>
      <w:szCs w:val="22"/>
    </w:rPr>
  </w:style>
  <w:style w:type="paragraph" w:styleId="TOC1">
    <w:name w:val="toc 1"/>
    <w:basedOn w:val="Heading1"/>
    <w:next w:val="Normal"/>
    <w:link w:val="TOC1Char"/>
    <w:uiPriority w:val="39"/>
    <w:rsid w:val="00444F04"/>
    <w:pPr>
      <w:pageBreakBefore w:val="0"/>
      <w:numPr>
        <w:numId w:val="0"/>
      </w:numPr>
      <w:tabs>
        <w:tab w:val="right" w:leader="dot" w:pos="9771"/>
      </w:tabs>
      <w:spacing w:before="120"/>
      <w:outlineLvl w:val="9"/>
    </w:pPr>
    <w:rPr>
      <w:rFonts w:asciiTheme="majorHAnsi" w:hAnsiTheme="majorHAnsi" w:cs="Calibri"/>
      <w:caps/>
      <w:noProof/>
      <w:spacing w:val="0"/>
      <w:kern w:val="0"/>
      <w:sz w:val="20"/>
      <w:szCs w:val="20"/>
    </w:rPr>
  </w:style>
  <w:style w:type="paragraph" w:styleId="TOC3">
    <w:name w:val="toc 3"/>
    <w:basedOn w:val="TOC2"/>
    <w:next w:val="Normal"/>
    <w:uiPriority w:val="39"/>
    <w:rsid w:val="00444F04"/>
    <w:pPr>
      <w:ind w:left="400"/>
    </w:pPr>
    <w:rPr>
      <w:i/>
      <w:iCs/>
      <w:smallCaps w:val="0"/>
      <w:color w:val="293241" w:themeColor="text2"/>
    </w:rPr>
  </w:style>
  <w:style w:type="paragraph" w:styleId="TOC2">
    <w:name w:val="toc 2"/>
    <w:basedOn w:val="Heading2"/>
    <w:next w:val="Normal"/>
    <w:uiPriority w:val="39"/>
    <w:rsid w:val="00444F04"/>
    <w:pPr>
      <w:numPr>
        <w:ilvl w:val="0"/>
        <w:numId w:val="0"/>
      </w:numPr>
      <w:tabs>
        <w:tab w:val="right" w:leader="dot" w:pos="9771"/>
      </w:tabs>
      <w:spacing w:before="0"/>
      <w:ind w:left="200"/>
      <w:outlineLvl w:val="9"/>
    </w:pPr>
    <w:rPr>
      <w:rFonts w:asciiTheme="majorHAnsi" w:hAnsiTheme="majorHAnsi" w:cs="Calibri"/>
      <w:b w:val="0"/>
      <w:bCs w:val="0"/>
      <w:iCs w:val="0"/>
      <w:smallCaps/>
      <w:noProof/>
      <w:color w:val="166879" w:themeColor="accent2"/>
      <w:spacing w:val="0"/>
      <w:sz w:val="20"/>
      <w:szCs w:val="20"/>
    </w:rPr>
  </w:style>
  <w:style w:type="paragraph" w:styleId="Title">
    <w:name w:val="Title"/>
    <w:basedOn w:val="Normal"/>
    <w:next w:val="Normal"/>
    <w:link w:val="TitleChar"/>
    <w:qFormat/>
    <w:rsid w:val="00444F04"/>
    <w:pPr>
      <w:keepNext/>
      <w:shd w:val="clear" w:color="auto" w:fill="F2F2F2" w:themeFill="background1" w:themeFillShade="F2"/>
      <w:spacing w:after="240"/>
      <w:jc w:val="center"/>
      <w:outlineLvl w:val="0"/>
    </w:pPr>
    <w:rPr>
      <w:rFonts w:asciiTheme="majorHAnsi" w:hAnsiTheme="majorHAnsi" w:cs="Arial"/>
      <w:b/>
      <w:bCs/>
      <w:caps/>
      <w:color w:val="118AB2" w:themeColor="accent1"/>
      <w:sz w:val="28"/>
      <w:szCs w:val="32"/>
    </w:rPr>
  </w:style>
  <w:style w:type="paragraph" w:styleId="Caption">
    <w:name w:val="caption"/>
    <w:basedOn w:val="Normal"/>
    <w:next w:val="Normal"/>
    <w:rsid w:val="00444F04"/>
    <w:pPr>
      <w:spacing w:before="240" w:after="240"/>
    </w:pPr>
    <w:rPr>
      <w:b/>
      <w:bCs/>
      <w:sz w:val="22"/>
    </w:rPr>
  </w:style>
  <w:style w:type="paragraph" w:customStyle="1" w:styleId="AddressofOffice">
    <w:name w:val="Address of Office"/>
    <w:basedOn w:val="Normal"/>
    <w:rsid w:val="00444F04"/>
    <w:pPr>
      <w:numPr>
        <w:ilvl w:val="1"/>
      </w:numPr>
      <w:spacing w:before="0"/>
    </w:pPr>
    <w:rPr>
      <w:rFonts w:cstheme="minorHAnsi"/>
      <w:color w:val="FFFFFF" w:themeColor="background1"/>
      <w:szCs w:val="22"/>
      <w:lang w:eastAsia="en-US"/>
    </w:rPr>
  </w:style>
  <w:style w:type="paragraph" w:customStyle="1" w:styleId="Nameofoffice">
    <w:name w:val="Name of office"/>
    <w:basedOn w:val="AddressofOffice"/>
    <w:rsid w:val="00444F04"/>
    <w:rPr>
      <w:b/>
    </w:rPr>
  </w:style>
  <w:style w:type="paragraph" w:customStyle="1" w:styleId="Appendix1">
    <w:name w:val="Appendix 1"/>
    <w:basedOn w:val="Heading1"/>
    <w:next w:val="Normal"/>
    <w:semiHidden/>
    <w:rsid w:val="00444F04"/>
    <w:pPr>
      <w:numPr>
        <w:numId w:val="1"/>
      </w:numPr>
      <w:spacing w:before="2940"/>
    </w:pPr>
  </w:style>
  <w:style w:type="paragraph" w:customStyle="1" w:styleId="Appendix2">
    <w:name w:val="Appendix 2"/>
    <w:basedOn w:val="Heading2"/>
    <w:next w:val="Normal"/>
    <w:semiHidden/>
    <w:rsid w:val="00444F04"/>
    <w:pPr>
      <w:numPr>
        <w:numId w:val="1"/>
      </w:numPr>
      <w:tabs>
        <w:tab w:val="clear" w:pos="0"/>
      </w:tabs>
      <w:ind w:left="1154" w:hanging="360"/>
    </w:pPr>
    <w:rPr>
      <w:color w:val="0065A4"/>
    </w:rPr>
  </w:style>
  <w:style w:type="paragraph" w:customStyle="1" w:styleId="Appendix3">
    <w:name w:val="Appendix 3"/>
    <w:basedOn w:val="Heading3"/>
    <w:next w:val="Normal"/>
    <w:semiHidden/>
    <w:rsid w:val="00444F04"/>
    <w:pPr>
      <w:numPr>
        <w:ilvl w:val="0"/>
        <w:numId w:val="0"/>
      </w:numPr>
    </w:pPr>
    <w:rPr>
      <w:color w:val="016CA7"/>
    </w:rPr>
  </w:style>
  <w:style w:type="paragraph" w:styleId="TableofFigures">
    <w:name w:val="table of figures"/>
    <w:basedOn w:val="Normal"/>
    <w:next w:val="Normal"/>
    <w:uiPriority w:val="99"/>
    <w:rsid w:val="00444F04"/>
  </w:style>
  <w:style w:type="paragraph" w:customStyle="1" w:styleId="DocumentRfrence">
    <w:name w:val="Document Référence"/>
    <w:basedOn w:val="Normal"/>
    <w:link w:val="DocumentRfrenceCar"/>
    <w:rsid w:val="00444F04"/>
    <w:pPr>
      <w:jc w:val="left"/>
    </w:pPr>
    <w:rPr>
      <w:rFonts w:ascii="Segoe UI" w:hAnsi="Segoe UI" w:cs="Segoe UI"/>
      <w:noProof/>
      <w:color w:val="FFFFFF" w:themeColor="background1"/>
      <w:sz w:val="36"/>
      <w:szCs w:val="36"/>
    </w:rPr>
  </w:style>
  <w:style w:type="character" w:customStyle="1" w:styleId="TitleChar">
    <w:name w:val="Title Char"/>
    <w:link w:val="Title"/>
    <w:rsid w:val="00444F04"/>
    <w:rPr>
      <w:rFonts w:asciiTheme="majorHAnsi" w:eastAsiaTheme="minorHAnsi" w:hAnsiTheme="majorHAnsi" w:cs="Arial"/>
      <w:b/>
      <w:bCs/>
      <w:caps/>
      <w:color w:val="118AB2" w:themeColor="accent1"/>
      <w:sz w:val="28"/>
      <w:szCs w:val="32"/>
      <w:shd w:val="clear" w:color="auto" w:fill="F2F2F2" w:themeFill="background1" w:themeFillShade="F2"/>
    </w:rPr>
  </w:style>
  <w:style w:type="paragraph" w:customStyle="1" w:styleId="Cartouche">
    <w:name w:val="Cartouche"/>
    <w:basedOn w:val="Normal"/>
    <w:rsid w:val="00444F04"/>
    <w:pPr>
      <w:ind w:left="1134"/>
    </w:pPr>
    <w:rPr>
      <w:rFonts w:ascii="Segoe UI" w:hAnsi="Segoe UI" w:cs="Segoe UI"/>
      <w:color w:val="FFFFFF" w:themeColor="background1"/>
    </w:rPr>
  </w:style>
  <w:style w:type="character" w:customStyle="1" w:styleId="DocumentRfrenceCar">
    <w:name w:val="Document Référence Car"/>
    <w:link w:val="DocumentRfrence"/>
    <w:rsid w:val="00444F04"/>
    <w:rPr>
      <w:rFonts w:ascii="Segoe UI" w:eastAsiaTheme="minorHAnsi" w:hAnsi="Segoe UI" w:cs="Segoe UI"/>
      <w:noProof/>
      <w:color w:val="FFFFFF" w:themeColor="background1"/>
      <w:sz w:val="36"/>
      <w:szCs w:val="36"/>
    </w:rPr>
  </w:style>
  <w:style w:type="paragraph" w:customStyle="1" w:styleId="Cartouchecheckbox">
    <w:name w:val="Cartouche checkbox"/>
    <w:basedOn w:val="Cartouche"/>
    <w:rsid w:val="00444F04"/>
    <w:pPr>
      <w:numPr>
        <w:ilvl w:val="1"/>
      </w:numPr>
      <w:spacing w:before="0"/>
      <w:ind w:left="2835"/>
      <w:jc w:val="left"/>
    </w:pPr>
  </w:style>
  <w:style w:type="paragraph" w:customStyle="1" w:styleId="Cartouchenote">
    <w:name w:val="Cartouche note"/>
    <w:basedOn w:val="Cartouche"/>
    <w:rsid w:val="00444F04"/>
    <w:pPr>
      <w:ind w:left="2268"/>
    </w:pPr>
    <w:rPr>
      <w:i/>
      <w:sz w:val="16"/>
    </w:rPr>
  </w:style>
  <w:style w:type="character" w:customStyle="1" w:styleId="Heading4Char">
    <w:name w:val="Heading 4 Char"/>
    <w:basedOn w:val="DefaultParagraphFont"/>
    <w:link w:val="Heading4"/>
    <w:rsid w:val="00444F04"/>
    <w:rPr>
      <w:rFonts w:asciiTheme="minorHAnsi" w:eastAsiaTheme="minorHAnsi" w:hAnsiTheme="minorHAnsi" w:cs="Arial"/>
      <w:color w:val="166879" w:themeColor="accent2"/>
      <w:spacing w:val="6"/>
      <w:sz w:val="22"/>
      <w:szCs w:val="28"/>
    </w:rPr>
  </w:style>
  <w:style w:type="paragraph" w:styleId="Header">
    <w:name w:val="header"/>
    <w:basedOn w:val="Normal"/>
    <w:link w:val="HeaderChar"/>
    <w:rsid w:val="00444F04"/>
    <w:pPr>
      <w:tabs>
        <w:tab w:val="left" w:pos="-3686"/>
        <w:tab w:val="center" w:pos="5103"/>
        <w:tab w:val="right" w:pos="9781"/>
      </w:tabs>
    </w:pPr>
    <w:rPr>
      <w:rFonts w:ascii="Segoe UI" w:hAnsi="Segoe UI" w:cs="Segoe UI"/>
      <w:noProof/>
      <w:sz w:val="18"/>
    </w:rPr>
  </w:style>
  <w:style w:type="character" w:customStyle="1" w:styleId="HeaderChar">
    <w:name w:val="Header Char"/>
    <w:basedOn w:val="DefaultParagraphFont"/>
    <w:link w:val="Header"/>
    <w:rsid w:val="00444F04"/>
    <w:rPr>
      <w:rFonts w:ascii="Segoe UI" w:eastAsiaTheme="minorHAnsi" w:hAnsi="Segoe UI" w:cs="Segoe UI"/>
      <w:noProof/>
      <w:color w:val="293241" w:themeColor="text1"/>
      <w:sz w:val="18"/>
    </w:rPr>
  </w:style>
  <w:style w:type="paragraph" w:styleId="Footer">
    <w:name w:val="footer"/>
    <w:basedOn w:val="Normal"/>
    <w:link w:val="FooterChar"/>
    <w:rsid w:val="00444F04"/>
    <w:pPr>
      <w:tabs>
        <w:tab w:val="left" w:pos="-3686"/>
        <w:tab w:val="center" w:pos="5103"/>
        <w:tab w:val="right" w:pos="9781"/>
      </w:tabs>
    </w:pPr>
    <w:rPr>
      <w:noProof/>
      <w:sz w:val="18"/>
    </w:rPr>
  </w:style>
  <w:style w:type="character" w:customStyle="1" w:styleId="FooterChar">
    <w:name w:val="Footer Char"/>
    <w:basedOn w:val="DefaultParagraphFont"/>
    <w:link w:val="Footer"/>
    <w:rsid w:val="00444F04"/>
    <w:rPr>
      <w:rFonts w:asciiTheme="minorHAnsi" w:eastAsiaTheme="minorHAnsi" w:hAnsiTheme="minorHAnsi" w:cstheme="minorBidi"/>
      <w:noProof/>
      <w:color w:val="293241" w:themeColor="text1"/>
      <w:sz w:val="18"/>
    </w:rPr>
  </w:style>
  <w:style w:type="paragraph" w:styleId="TOCHeading">
    <w:name w:val="TOC Heading"/>
    <w:basedOn w:val="Title"/>
    <w:next w:val="Normal"/>
    <w:link w:val="TOCHeadingChar"/>
    <w:uiPriority w:val="39"/>
    <w:unhideWhenUsed/>
    <w:rsid w:val="00444F04"/>
    <w:pPr>
      <w:spacing w:after="120"/>
      <w:outlineLvl w:val="9"/>
    </w:pPr>
    <w:rPr>
      <w:rFonts w:cs="Times New Roman"/>
      <w:caps w:val="0"/>
    </w:rPr>
  </w:style>
  <w:style w:type="character" w:customStyle="1" w:styleId="TOC1Char">
    <w:name w:val="TOC 1 Char"/>
    <w:link w:val="TOC1"/>
    <w:uiPriority w:val="39"/>
    <w:rsid w:val="00444F04"/>
    <w:rPr>
      <w:rFonts w:asciiTheme="majorHAnsi" w:eastAsiaTheme="minorHAnsi" w:hAnsiTheme="majorHAnsi" w:cs="Calibri"/>
      <w:b/>
      <w:bCs/>
      <w:caps/>
      <w:noProof/>
      <w:color w:val="118AB2" w:themeColor="accent1"/>
    </w:rPr>
  </w:style>
  <w:style w:type="paragraph" w:customStyle="1" w:styleId="AppendixTitle">
    <w:name w:val="Appendix Title"/>
    <w:basedOn w:val="Title"/>
    <w:semiHidden/>
    <w:rsid w:val="00444F04"/>
    <w:pPr>
      <w:ind w:left="2637"/>
    </w:pPr>
  </w:style>
  <w:style w:type="paragraph" w:customStyle="1" w:styleId="Codeblock">
    <w:name w:val="Code block"/>
    <w:basedOn w:val="Normal"/>
    <w:rsid w:val="00444F04"/>
    <w:pPr>
      <w:shd w:val="clear" w:color="auto" w:fill="F2F2F2" w:themeFill="background1" w:themeFillShade="F2"/>
      <w:spacing w:before="0"/>
      <w:ind w:left="170" w:right="170"/>
      <w:jc w:val="left"/>
    </w:pPr>
    <w:rPr>
      <w:rFonts w:ascii="Consolas" w:hAnsi="Consolas"/>
      <w:color w:val="B80050" w:themeColor="accent3"/>
      <w:sz w:val="18"/>
    </w:rPr>
  </w:style>
  <w:style w:type="character" w:customStyle="1" w:styleId="Codeinline">
    <w:name w:val="Code inline"/>
    <w:basedOn w:val="DefaultParagraphFont"/>
    <w:uiPriority w:val="1"/>
    <w:rsid w:val="00444F04"/>
    <w:rPr>
      <w:rFonts w:ascii="Consolas" w:hAnsi="Consolas"/>
      <w:color w:val="B80050" w:themeColor="accent3"/>
      <w:bdr w:val="none" w:sz="0" w:space="0" w:color="auto"/>
      <w:shd w:val="clear" w:color="auto" w:fill="F2F2F2" w:themeFill="background1" w:themeFillShade="F2"/>
    </w:rPr>
  </w:style>
  <w:style w:type="paragraph" w:customStyle="1" w:styleId="DocumentBU">
    <w:name w:val="Document BU"/>
    <w:basedOn w:val="Normal"/>
    <w:link w:val="DocumentBUCar"/>
    <w:rsid w:val="00444F04"/>
    <w:pPr>
      <w:tabs>
        <w:tab w:val="left" w:pos="7080"/>
      </w:tabs>
      <w:spacing w:before="0" w:after="480"/>
      <w:jc w:val="left"/>
    </w:pPr>
    <w:rPr>
      <w:rFonts w:ascii="Segoe UI" w:hAnsi="Segoe UI" w:cs="Segoe UI"/>
      <w:b/>
      <w:color w:val="FFFFFF" w:themeColor="background1"/>
      <w:sz w:val="56"/>
      <w:szCs w:val="36"/>
    </w:rPr>
  </w:style>
  <w:style w:type="character" w:customStyle="1" w:styleId="DocumentBUCar">
    <w:name w:val="Document BU Car"/>
    <w:link w:val="DocumentBU"/>
    <w:rsid w:val="00444F04"/>
    <w:rPr>
      <w:rFonts w:ascii="Segoe UI" w:eastAsiaTheme="minorHAnsi" w:hAnsi="Segoe UI" w:cs="Segoe UI"/>
      <w:b/>
      <w:color w:val="FFFFFF" w:themeColor="background1"/>
      <w:sz w:val="56"/>
      <w:szCs w:val="36"/>
    </w:rPr>
  </w:style>
  <w:style w:type="paragraph" w:customStyle="1" w:styleId="DocumentTitre">
    <w:name w:val="Document Titre"/>
    <w:basedOn w:val="Normal"/>
    <w:rsid w:val="00444F04"/>
    <w:pPr>
      <w:jc w:val="left"/>
    </w:pPr>
    <w:rPr>
      <w:rFonts w:asciiTheme="majorHAnsi" w:hAnsiTheme="majorHAnsi"/>
      <w:b/>
      <w:color w:val="FFFFFF" w:themeColor="background1"/>
      <w:sz w:val="56"/>
    </w:rPr>
  </w:style>
  <w:style w:type="paragraph" w:customStyle="1" w:styleId="copyright">
    <w:name w:val="copyright"/>
    <w:basedOn w:val="Normal"/>
    <w:rsid w:val="00444F04"/>
    <w:pPr>
      <w:spacing w:after="120" w:line="360" w:lineRule="auto"/>
    </w:pPr>
    <w:rPr>
      <w:rFonts w:cs="Arial"/>
      <w:color w:val="6C6C6C" w:themeColor="background2" w:themeShade="80"/>
    </w:rPr>
  </w:style>
  <w:style w:type="paragraph" w:customStyle="1" w:styleId="Asterisque">
    <w:name w:val="Asterisque"/>
    <w:basedOn w:val="Normal"/>
    <w:link w:val="AsterisqueCar"/>
    <w:rsid w:val="00444F04"/>
    <w:pPr>
      <w:spacing w:before="60"/>
      <w:ind w:right="-851"/>
    </w:pPr>
    <w:rPr>
      <w:i/>
      <w:sz w:val="16"/>
    </w:rPr>
  </w:style>
  <w:style w:type="character" w:customStyle="1" w:styleId="AsterisqueCar">
    <w:name w:val="Asterisque Car"/>
    <w:link w:val="Asterisque"/>
    <w:rsid w:val="00444F04"/>
    <w:rPr>
      <w:rFonts w:asciiTheme="minorHAnsi" w:eastAsiaTheme="minorHAnsi" w:hAnsiTheme="minorHAnsi" w:cstheme="minorBidi"/>
      <w:i/>
      <w:color w:val="293241" w:themeColor="text1"/>
      <w:sz w:val="16"/>
    </w:rPr>
  </w:style>
  <w:style w:type="paragraph" w:customStyle="1" w:styleId="DocumentSous-Titre">
    <w:name w:val="Document Sous-Titre"/>
    <w:basedOn w:val="DocumentTitre"/>
    <w:rsid w:val="00444F04"/>
    <w:rPr>
      <w:sz w:val="40"/>
    </w:rPr>
  </w:style>
  <w:style w:type="character" w:styleId="EndnoteReference">
    <w:name w:val="endnote reference"/>
    <w:basedOn w:val="DefaultParagraphFont"/>
    <w:rsid w:val="00444F04"/>
    <w:rPr>
      <w:vertAlign w:val="superscript"/>
    </w:rPr>
  </w:style>
  <w:style w:type="paragraph" w:styleId="CommentText">
    <w:name w:val="annotation text"/>
    <w:basedOn w:val="Normal"/>
    <w:link w:val="CommentTextChar"/>
    <w:rsid w:val="00444F04"/>
  </w:style>
  <w:style w:type="character" w:customStyle="1" w:styleId="CommentTextChar">
    <w:name w:val="Comment Text Char"/>
    <w:basedOn w:val="DefaultParagraphFont"/>
    <w:link w:val="CommentText"/>
    <w:rsid w:val="00444F04"/>
    <w:rPr>
      <w:rFonts w:asciiTheme="minorHAnsi" w:eastAsiaTheme="minorHAnsi" w:hAnsiTheme="minorHAnsi" w:cstheme="minorBidi"/>
      <w:color w:val="293241" w:themeColor="text1"/>
    </w:rPr>
  </w:style>
  <w:style w:type="paragraph" w:styleId="EndnoteText">
    <w:name w:val="endnote text"/>
    <w:basedOn w:val="Normal"/>
    <w:link w:val="EndnoteTextChar"/>
    <w:rsid w:val="00444F04"/>
    <w:pPr>
      <w:spacing w:before="0"/>
    </w:pPr>
  </w:style>
  <w:style w:type="paragraph" w:styleId="BodyText">
    <w:name w:val="Body Text"/>
    <w:basedOn w:val="Normal"/>
    <w:link w:val="BodyTextChar"/>
    <w:rsid w:val="00444F04"/>
    <w:pPr>
      <w:autoSpaceDE w:val="0"/>
      <w:autoSpaceDN w:val="0"/>
      <w:adjustRightInd w:val="0"/>
    </w:pPr>
    <w:rPr>
      <w:color w:val="000080"/>
    </w:rPr>
  </w:style>
  <w:style w:type="character" w:customStyle="1" w:styleId="BodyTextChar">
    <w:name w:val="Body Text Char"/>
    <w:basedOn w:val="DefaultParagraphFont"/>
    <w:link w:val="BodyText"/>
    <w:rsid w:val="00444F04"/>
    <w:rPr>
      <w:rFonts w:asciiTheme="minorHAnsi" w:eastAsiaTheme="minorHAnsi" w:hAnsiTheme="minorHAnsi" w:cstheme="minorBidi"/>
      <w:color w:val="000080"/>
    </w:rPr>
  </w:style>
  <w:style w:type="character" w:customStyle="1" w:styleId="EndnoteTextChar">
    <w:name w:val="Endnote Text Char"/>
    <w:basedOn w:val="DefaultParagraphFont"/>
    <w:link w:val="EndnoteText"/>
    <w:rsid w:val="00444F04"/>
    <w:rPr>
      <w:rFonts w:asciiTheme="minorHAnsi" w:eastAsiaTheme="minorHAnsi" w:hAnsiTheme="minorHAnsi" w:cstheme="minorBidi"/>
      <w:color w:val="293241" w:themeColor="text1"/>
    </w:rPr>
  </w:style>
  <w:style w:type="paragraph" w:customStyle="1" w:styleId="Figure">
    <w:name w:val="Figure"/>
    <w:basedOn w:val="Normal"/>
    <w:next w:val="Normal"/>
    <w:rsid w:val="00444F04"/>
    <w:pPr>
      <w:spacing w:after="120"/>
      <w:jc w:val="center"/>
    </w:pPr>
    <w:rPr>
      <w:b/>
      <w:color w:val="166879" w:themeColor="accent2"/>
      <w:sz w:val="16"/>
    </w:rPr>
  </w:style>
  <w:style w:type="paragraph" w:styleId="DocumentMap">
    <w:name w:val="Document Map"/>
    <w:basedOn w:val="Normal"/>
    <w:link w:val="DocumentMapChar"/>
    <w:rsid w:val="00444F04"/>
    <w:pPr>
      <w:spacing w:before="0"/>
    </w:pPr>
    <w:rPr>
      <w:rFonts w:cs="Tahoma"/>
      <w:sz w:val="16"/>
      <w:szCs w:val="16"/>
    </w:rPr>
  </w:style>
  <w:style w:type="character" w:customStyle="1" w:styleId="DocumentMapChar">
    <w:name w:val="Document Map Char"/>
    <w:basedOn w:val="DefaultParagraphFont"/>
    <w:link w:val="DocumentMap"/>
    <w:rsid w:val="00444F04"/>
    <w:rPr>
      <w:rFonts w:asciiTheme="minorHAnsi" w:eastAsiaTheme="minorHAnsi" w:hAnsiTheme="minorHAnsi" w:cs="Tahoma"/>
      <w:color w:val="293241" w:themeColor="text1"/>
      <w:sz w:val="16"/>
      <w:szCs w:val="16"/>
    </w:rPr>
  </w:style>
  <w:style w:type="table" w:styleId="TableGrid">
    <w:name w:val="Table Grid"/>
    <w:basedOn w:val="TableNormal"/>
    <w:rsid w:val="00444F04"/>
    <w:rPr>
      <w:rFonts w:ascii="Arial" w:eastAsiaTheme="minorHAnsi"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444F04"/>
    <w:pPr>
      <w:ind w:left="720"/>
      <w:contextualSpacing/>
    </w:pPr>
  </w:style>
  <w:style w:type="character" w:customStyle="1" w:styleId="ListParagraphChar">
    <w:name w:val="List Paragraph Char"/>
    <w:link w:val="ListParagraph"/>
    <w:uiPriority w:val="34"/>
    <w:rsid w:val="00444F04"/>
    <w:rPr>
      <w:rFonts w:asciiTheme="minorHAnsi" w:eastAsiaTheme="minorHAnsi" w:hAnsiTheme="minorHAnsi" w:cstheme="minorBidi"/>
      <w:color w:val="293241" w:themeColor="text1"/>
    </w:rPr>
  </w:style>
  <w:style w:type="paragraph" w:styleId="ListNumber">
    <w:name w:val="List Number"/>
    <w:basedOn w:val="Normal"/>
    <w:qFormat/>
    <w:rsid w:val="00444F04"/>
    <w:pPr>
      <w:numPr>
        <w:numId w:val="3"/>
      </w:numPr>
    </w:pPr>
  </w:style>
  <w:style w:type="paragraph" w:customStyle="1" w:styleId="Drawing">
    <w:name w:val="Drawing"/>
    <w:basedOn w:val="Normal"/>
    <w:next w:val="Normal"/>
    <w:semiHidden/>
    <w:rsid w:val="00444F04"/>
    <w:pPr>
      <w:spacing w:after="240"/>
      <w:jc w:val="center"/>
    </w:pPr>
    <w:rPr>
      <w:bCs/>
    </w:rPr>
  </w:style>
  <w:style w:type="paragraph" w:customStyle="1" w:styleId="Footercentral">
    <w:name w:val="Footer central"/>
    <w:basedOn w:val="Footer"/>
    <w:link w:val="FootercentralChar"/>
    <w:rsid w:val="00444F04"/>
    <w:rPr>
      <w:b/>
    </w:rPr>
  </w:style>
  <w:style w:type="paragraph" w:styleId="FootnoteText">
    <w:name w:val="footnote text"/>
    <w:basedOn w:val="Normal"/>
    <w:link w:val="FootnoteTextChar"/>
    <w:rsid w:val="00444F04"/>
    <w:pPr>
      <w:spacing w:before="0"/>
    </w:pPr>
  </w:style>
  <w:style w:type="character" w:customStyle="1" w:styleId="FootnoteTextChar">
    <w:name w:val="Footnote Text Char"/>
    <w:basedOn w:val="DefaultParagraphFont"/>
    <w:link w:val="FootnoteText"/>
    <w:rsid w:val="00444F04"/>
    <w:rPr>
      <w:rFonts w:asciiTheme="minorHAnsi" w:eastAsiaTheme="minorHAnsi" w:hAnsiTheme="minorHAnsi" w:cstheme="minorBidi"/>
      <w:color w:val="293241" w:themeColor="text1"/>
    </w:rPr>
  </w:style>
  <w:style w:type="character" w:styleId="PageNumber">
    <w:name w:val="page number"/>
    <w:rsid w:val="00444F04"/>
    <w:rPr>
      <w:rFonts w:ascii="Arial" w:hAnsi="Arial"/>
      <w:color w:val="293241" w:themeColor="text1"/>
      <w:sz w:val="14"/>
    </w:rPr>
  </w:style>
  <w:style w:type="paragraph" w:styleId="CommentSubject">
    <w:name w:val="annotation subject"/>
    <w:basedOn w:val="CommentText"/>
    <w:next w:val="CommentText"/>
    <w:link w:val="CommentSubjectChar"/>
    <w:rsid w:val="00444F04"/>
    <w:rPr>
      <w:b/>
      <w:bCs/>
    </w:rPr>
  </w:style>
  <w:style w:type="character" w:customStyle="1" w:styleId="CommentSubjectChar">
    <w:name w:val="Comment Subject Char"/>
    <w:basedOn w:val="CommentTextChar"/>
    <w:link w:val="CommentSubject"/>
    <w:rsid w:val="00444F04"/>
    <w:rPr>
      <w:rFonts w:asciiTheme="minorHAnsi" w:eastAsiaTheme="minorHAnsi" w:hAnsiTheme="minorHAnsi" w:cstheme="minorBidi"/>
      <w:b/>
      <w:bCs/>
      <w:color w:val="293241" w:themeColor="text1"/>
    </w:rPr>
  </w:style>
  <w:style w:type="character" w:styleId="FootnoteReference">
    <w:name w:val="footnote reference"/>
    <w:basedOn w:val="DefaultParagraphFont"/>
    <w:rsid w:val="00444F04"/>
    <w:rPr>
      <w:vertAlign w:val="superscript"/>
    </w:rPr>
  </w:style>
  <w:style w:type="character" w:customStyle="1" w:styleId="FootercentralChar">
    <w:name w:val="Footer central Char"/>
    <w:basedOn w:val="FooterChar"/>
    <w:link w:val="Footercentral"/>
    <w:rsid w:val="00444F04"/>
    <w:rPr>
      <w:rFonts w:asciiTheme="minorHAnsi" w:eastAsiaTheme="minorHAnsi" w:hAnsiTheme="minorHAnsi" w:cstheme="minorBidi"/>
      <w:b/>
      <w:noProof/>
      <w:color w:val="293241" w:themeColor="text1"/>
      <w:sz w:val="18"/>
    </w:rPr>
  </w:style>
  <w:style w:type="paragraph" w:customStyle="1" w:styleId="ListPuces">
    <w:name w:val="List Puces"/>
    <w:basedOn w:val="ListParagraph"/>
    <w:link w:val="ListPucesCar"/>
    <w:qFormat/>
    <w:rsid w:val="00444F04"/>
    <w:pPr>
      <w:numPr>
        <w:numId w:val="4"/>
      </w:numPr>
      <w:spacing w:after="60"/>
    </w:pPr>
  </w:style>
  <w:style w:type="character" w:customStyle="1" w:styleId="ListPucesCar">
    <w:name w:val="List Puces Car"/>
    <w:basedOn w:val="DefaultParagraphFont"/>
    <w:link w:val="ListPuces"/>
    <w:rsid w:val="00444F04"/>
    <w:rPr>
      <w:rFonts w:asciiTheme="minorHAnsi" w:eastAsiaTheme="minorHAnsi" w:hAnsiTheme="minorHAnsi" w:cstheme="minorBidi"/>
      <w:color w:val="293241" w:themeColor="text1"/>
    </w:rPr>
  </w:style>
  <w:style w:type="paragraph" w:customStyle="1" w:styleId="NormalGras">
    <w:name w:val="Normal Gras"/>
    <w:basedOn w:val="Normal"/>
    <w:rsid w:val="00444F04"/>
    <w:rPr>
      <w:b/>
    </w:rPr>
  </w:style>
  <w:style w:type="paragraph" w:customStyle="1" w:styleId="NormalItalique">
    <w:name w:val="Normal Italique"/>
    <w:basedOn w:val="Normal"/>
    <w:rsid w:val="00444F04"/>
    <w:rPr>
      <w:rFonts w:cs="Arial"/>
      <w:bCs/>
      <w:i/>
      <w:iCs/>
    </w:rPr>
  </w:style>
  <w:style w:type="paragraph" w:customStyle="1" w:styleId="NormalSmallCaps">
    <w:name w:val="Normal Small Caps"/>
    <w:basedOn w:val="Normal"/>
    <w:rsid w:val="00444F04"/>
    <w:rPr>
      <w:smallCaps/>
    </w:rPr>
  </w:style>
  <w:style w:type="paragraph" w:customStyle="1" w:styleId="Tableaucellule">
    <w:name w:val="Tableau cellule"/>
    <w:basedOn w:val="Normal"/>
    <w:link w:val="TableaucelluleChar"/>
    <w:rsid w:val="00444F04"/>
    <w:pPr>
      <w:spacing w:before="60" w:after="60"/>
      <w:ind w:left="57"/>
      <w:jc w:val="left"/>
    </w:pPr>
    <w:rPr>
      <w:rFonts w:eastAsiaTheme="minorEastAsia"/>
      <w:lang w:eastAsia="en-US"/>
    </w:rPr>
  </w:style>
  <w:style w:type="character" w:customStyle="1" w:styleId="TableaucelluleChar">
    <w:name w:val="Tableau cellule Char"/>
    <w:basedOn w:val="DefaultParagraphFont"/>
    <w:link w:val="Tableaucellule"/>
    <w:rsid w:val="00444F04"/>
    <w:rPr>
      <w:rFonts w:asciiTheme="minorHAnsi" w:eastAsiaTheme="minorEastAsia" w:hAnsiTheme="minorHAnsi" w:cstheme="minorBidi"/>
      <w:color w:val="293241" w:themeColor="text1"/>
      <w:lang w:eastAsia="en-US"/>
    </w:rPr>
  </w:style>
  <w:style w:type="paragraph" w:customStyle="1" w:styleId="RevTableContent">
    <w:name w:val="Rev Table Content"/>
    <w:basedOn w:val="Tableaucellule"/>
    <w:rsid w:val="00444F04"/>
    <w:rPr>
      <w:sz w:val="14"/>
    </w:rPr>
  </w:style>
  <w:style w:type="paragraph" w:customStyle="1" w:styleId="RevTableHeader">
    <w:name w:val="Rev Table Header"/>
    <w:basedOn w:val="Normal"/>
    <w:rsid w:val="00444F04"/>
    <w:pPr>
      <w:spacing w:before="60" w:after="60"/>
      <w:ind w:left="57"/>
      <w:jc w:val="left"/>
    </w:pPr>
    <w:rPr>
      <w:rFonts w:eastAsiaTheme="minorEastAsia"/>
      <w:b/>
      <w:bCs/>
      <w:sz w:val="14"/>
      <w:lang w:eastAsia="en-US"/>
    </w:rPr>
  </w:style>
  <w:style w:type="paragraph" w:customStyle="1" w:styleId="Tableaucellulecentre">
    <w:name w:val="Tableau cellule centrée"/>
    <w:basedOn w:val="Tableaucellule"/>
    <w:link w:val="TableaucellulecentreChar"/>
    <w:rsid w:val="00444F04"/>
    <w:pPr>
      <w:jc w:val="center"/>
    </w:pPr>
  </w:style>
  <w:style w:type="character" w:customStyle="1" w:styleId="TableaucellulecentreChar">
    <w:name w:val="Tableau cellule centrée Char"/>
    <w:basedOn w:val="TableaucelluleChar"/>
    <w:link w:val="Tableaucellulecentre"/>
    <w:rsid w:val="00444F04"/>
    <w:rPr>
      <w:rFonts w:asciiTheme="minorHAnsi" w:eastAsiaTheme="minorEastAsia" w:hAnsiTheme="minorHAnsi" w:cstheme="minorBidi"/>
      <w:color w:val="293241" w:themeColor="text1"/>
      <w:lang w:eastAsia="en-US"/>
    </w:rPr>
  </w:style>
  <w:style w:type="paragraph" w:customStyle="1" w:styleId="Tableautitre">
    <w:name w:val="Tableau titre"/>
    <w:basedOn w:val="Normal"/>
    <w:link w:val="TableautitreChar"/>
    <w:rsid w:val="00444F04"/>
    <w:pPr>
      <w:spacing w:before="50" w:after="50"/>
      <w:jc w:val="center"/>
    </w:pPr>
    <w:rPr>
      <w:rFonts w:eastAsia="Times New Roman" w:cs="Times New Roman"/>
      <w:b/>
      <w:color w:val="118AB2" w:themeColor="accent1"/>
    </w:rPr>
  </w:style>
  <w:style w:type="character" w:customStyle="1" w:styleId="TableautitreChar">
    <w:name w:val="Tableau titre Char"/>
    <w:basedOn w:val="DefaultParagraphFont"/>
    <w:link w:val="Tableautitre"/>
    <w:rsid w:val="00444F04"/>
    <w:rPr>
      <w:rFonts w:asciiTheme="minorHAnsi" w:hAnsiTheme="minorHAnsi"/>
      <w:b/>
      <w:color w:val="118AB2" w:themeColor="accent1"/>
    </w:rPr>
  </w:style>
  <w:style w:type="paragraph" w:styleId="BalloonText">
    <w:name w:val="Balloon Text"/>
    <w:basedOn w:val="Normal"/>
    <w:link w:val="BalloonTextChar"/>
    <w:rsid w:val="00444F04"/>
    <w:rPr>
      <w:rFonts w:cs="Tahoma"/>
      <w:sz w:val="16"/>
      <w:szCs w:val="16"/>
    </w:rPr>
  </w:style>
  <w:style w:type="character" w:customStyle="1" w:styleId="BalloonTextChar">
    <w:name w:val="Balloon Text Char"/>
    <w:link w:val="BalloonText"/>
    <w:rsid w:val="00444F04"/>
    <w:rPr>
      <w:rFonts w:asciiTheme="minorHAnsi" w:eastAsiaTheme="minorHAnsi" w:hAnsiTheme="minorHAnsi" w:cs="Tahoma"/>
      <w:color w:val="293241" w:themeColor="text1"/>
      <w:sz w:val="16"/>
      <w:szCs w:val="16"/>
    </w:rPr>
  </w:style>
  <w:style w:type="character" w:styleId="PlaceholderText">
    <w:name w:val="Placeholder Text"/>
    <w:uiPriority w:val="99"/>
    <w:semiHidden/>
    <w:rsid w:val="00444F04"/>
    <w:rPr>
      <w:color w:val="808080"/>
    </w:rPr>
  </w:style>
  <w:style w:type="paragraph" w:customStyle="1" w:styleId="TitleArticle">
    <w:name w:val="Title (Article)"/>
    <w:basedOn w:val="Normal"/>
    <w:next w:val="Normal"/>
    <w:qFormat/>
    <w:rsid w:val="00444F04"/>
    <w:pPr>
      <w:spacing w:after="60"/>
    </w:pPr>
    <w:rPr>
      <w:b/>
      <w:u w:val="single"/>
    </w:rPr>
  </w:style>
  <w:style w:type="paragraph" w:customStyle="1" w:styleId="TitleNoTOC">
    <w:name w:val="Title (No TOC)"/>
    <w:basedOn w:val="Title"/>
    <w:qFormat/>
    <w:rsid w:val="00444F04"/>
    <w:pPr>
      <w:spacing w:after="120"/>
      <w:outlineLvl w:val="9"/>
    </w:pPr>
    <w:rPr>
      <w:caps w:val="0"/>
    </w:rPr>
  </w:style>
  <w:style w:type="paragraph" w:styleId="TOC4">
    <w:name w:val="toc 4"/>
    <w:basedOn w:val="Normal"/>
    <w:next w:val="Normal"/>
    <w:autoRedefine/>
    <w:uiPriority w:val="39"/>
    <w:rsid w:val="00444F04"/>
    <w:pPr>
      <w:tabs>
        <w:tab w:val="right" w:leader="dot" w:pos="9771"/>
      </w:tabs>
      <w:ind w:left="600"/>
    </w:pPr>
    <w:rPr>
      <w:rFonts w:asciiTheme="majorHAnsi" w:hAnsiTheme="majorHAnsi" w:cs="Calibri"/>
      <w:noProof/>
      <w:sz w:val="18"/>
      <w:szCs w:val="18"/>
    </w:rPr>
  </w:style>
  <w:style w:type="paragraph" w:styleId="TOC5">
    <w:name w:val="toc 5"/>
    <w:basedOn w:val="Normal"/>
    <w:next w:val="Normal"/>
    <w:autoRedefine/>
    <w:uiPriority w:val="39"/>
    <w:rsid w:val="00444F04"/>
    <w:pPr>
      <w:tabs>
        <w:tab w:val="left" w:pos="1400"/>
        <w:tab w:val="right" w:leader="dot" w:pos="9771"/>
      </w:tabs>
      <w:ind w:left="800"/>
    </w:pPr>
    <w:rPr>
      <w:rFonts w:asciiTheme="majorHAnsi" w:hAnsiTheme="majorHAnsi" w:cs="Calibri"/>
      <w:noProof/>
      <w:sz w:val="18"/>
      <w:szCs w:val="18"/>
    </w:rPr>
  </w:style>
  <w:style w:type="paragraph" w:styleId="TOC6">
    <w:name w:val="toc 6"/>
    <w:basedOn w:val="Normal"/>
    <w:next w:val="Normal"/>
    <w:autoRedefine/>
    <w:uiPriority w:val="39"/>
    <w:rsid w:val="00444F04"/>
    <w:pPr>
      <w:ind w:left="1000"/>
    </w:pPr>
    <w:rPr>
      <w:rFonts w:asciiTheme="majorHAnsi" w:hAnsiTheme="majorHAnsi" w:cs="Calibri"/>
      <w:noProof/>
      <w:sz w:val="18"/>
      <w:szCs w:val="18"/>
    </w:rPr>
  </w:style>
  <w:style w:type="paragraph" w:styleId="TOC7">
    <w:name w:val="toc 7"/>
    <w:basedOn w:val="Normal"/>
    <w:next w:val="Normal"/>
    <w:autoRedefine/>
    <w:rsid w:val="00444F04"/>
    <w:pPr>
      <w:ind w:left="1200"/>
    </w:pPr>
    <w:rPr>
      <w:rFonts w:asciiTheme="majorHAnsi" w:hAnsiTheme="majorHAnsi" w:cs="Calibri"/>
      <w:noProof/>
      <w:sz w:val="18"/>
      <w:szCs w:val="18"/>
    </w:rPr>
  </w:style>
  <w:style w:type="paragraph" w:styleId="TOC8">
    <w:name w:val="toc 8"/>
    <w:basedOn w:val="Normal"/>
    <w:next w:val="Normal"/>
    <w:autoRedefine/>
    <w:rsid w:val="00444F04"/>
    <w:pPr>
      <w:ind w:left="1400"/>
    </w:pPr>
    <w:rPr>
      <w:rFonts w:asciiTheme="majorHAnsi" w:hAnsiTheme="majorHAnsi" w:cs="Calibri"/>
      <w:noProof/>
      <w:sz w:val="18"/>
      <w:szCs w:val="18"/>
    </w:rPr>
  </w:style>
  <w:style w:type="paragraph" w:styleId="TOC9">
    <w:name w:val="toc 9"/>
    <w:basedOn w:val="Normal"/>
    <w:next w:val="Normal"/>
    <w:autoRedefine/>
    <w:rsid w:val="00444F04"/>
    <w:pPr>
      <w:ind w:left="1600"/>
    </w:pPr>
    <w:rPr>
      <w:rFonts w:asciiTheme="majorHAnsi" w:hAnsiTheme="majorHAnsi" w:cs="Calibri"/>
      <w:noProof/>
      <w:sz w:val="18"/>
      <w:szCs w:val="18"/>
    </w:rPr>
  </w:style>
  <w:style w:type="character" w:customStyle="1" w:styleId="Heading1Char">
    <w:name w:val="Heading 1 Char"/>
    <w:link w:val="Heading1"/>
    <w:rsid w:val="00444F04"/>
    <w:rPr>
      <w:rFonts w:asciiTheme="minorHAnsi" w:eastAsiaTheme="minorHAnsi" w:hAnsiTheme="minorHAnsi" w:cs="Arial"/>
      <w:b/>
      <w:bCs/>
      <w:color w:val="118AB2" w:themeColor="accent1"/>
      <w:spacing w:val="6"/>
      <w:kern w:val="28"/>
      <w:sz w:val="32"/>
      <w:szCs w:val="28"/>
    </w:rPr>
  </w:style>
  <w:style w:type="character" w:customStyle="1" w:styleId="Heading5Char">
    <w:name w:val="Heading 5 Char"/>
    <w:basedOn w:val="DefaultParagraphFont"/>
    <w:link w:val="Heading5"/>
    <w:rsid w:val="00444F04"/>
    <w:rPr>
      <w:rFonts w:asciiTheme="minorHAnsi" w:eastAsiaTheme="minorHAnsi" w:hAnsiTheme="minorHAnsi" w:cstheme="minorBidi"/>
      <w:bCs/>
      <w:iCs/>
      <w:color w:val="293241" w:themeColor="text1"/>
      <w:szCs w:val="26"/>
    </w:rPr>
  </w:style>
  <w:style w:type="character" w:customStyle="1" w:styleId="Heading6Char">
    <w:name w:val="Heading 6 Char"/>
    <w:basedOn w:val="DefaultParagraphFont"/>
    <w:link w:val="Heading6"/>
    <w:rsid w:val="00444F04"/>
    <w:rPr>
      <w:rFonts w:asciiTheme="minorHAnsi" w:eastAsiaTheme="minorHAnsi" w:hAnsiTheme="minorHAnsi" w:cstheme="minorBidi"/>
      <w:bCs/>
      <w:iCs/>
      <w:color w:val="293241" w:themeColor="text1"/>
      <w:szCs w:val="26"/>
    </w:rPr>
  </w:style>
  <w:style w:type="character" w:customStyle="1" w:styleId="Heading7Char">
    <w:name w:val="Heading 7 Char"/>
    <w:basedOn w:val="DefaultParagraphFont"/>
    <w:link w:val="Heading7"/>
    <w:rsid w:val="00444F04"/>
    <w:rPr>
      <w:rFonts w:asciiTheme="minorHAnsi" w:eastAsiaTheme="minorHAnsi" w:hAnsiTheme="minorHAnsi" w:cstheme="minorBidi"/>
      <w:bCs/>
      <w:iCs/>
      <w:color w:val="293241" w:themeColor="text1"/>
      <w:szCs w:val="26"/>
    </w:rPr>
  </w:style>
  <w:style w:type="character" w:customStyle="1" w:styleId="Heading8Char">
    <w:name w:val="Heading 8 Char"/>
    <w:basedOn w:val="DefaultParagraphFont"/>
    <w:link w:val="Heading8"/>
    <w:rsid w:val="00444F04"/>
    <w:rPr>
      <w:rFonts w:asciiTheme="minorHAnsi" w:eastAsiaTheme="minorHAnsi" w:hAnsiTheme="minorHAnsi" w:cstheme="minorBidi"/>
      <w:bCs/>
      <w:iCs/>
      <w:color w:val="293241" w:themeColor="text1"/>
      <w:szCs w:val="26"/>
    </w:rPr>
  </w:style>
  <w:style w:type="character" w:customStyle="1" w:styleId="Heading9Char">
    <w:name w:val="Heading 9 Char"/>
    <w:basedOn w:val="DefaultParagraphFont"/>
    <w:link w:val="Heading9"/>
    <w:rsid w:val="00444F04"/>
    <w:rPr>
      <w:rFonts w:asciiTheme="minorHAnsi" w:eastAsiaTheme="minorHAnsi" w:hAnsiTheme="minorHAnsi" w:cstheme="minorBidi"/>
      <w:b/>
      <w:bCs/>
      <w:iCs/>
      <w:color w:val="293241" w:themeColor="text1"/>
      <w:szCs w:val="26"/>
    </w:rPr>
  </w:style>
  <w:style w:type="character" w:styleId="HTMLCode">
    <w:name w:val="HTML Code"/>
    <w:basedOn w:val="DefaultParagraphFont"/>
    <w:uiPriority w:val="99"/>
    <w:unhideWhenUsed/>
    <w:rsid w:val="00444F04"/>
    <w:rPr>
      <w:rFonts w:ascii="Courier New" w:eastAsia="Times New Roman" w:hAnsi="Courier New" w:cs="Courier New"/>
      <w:sz w:val="20"/>
      <w:szCs w:val="20"/>
    </w:rPr>
  </w:style>
  <w:style w:type="character" w:customStyle="1" w:styleId="TOCHeadingChar">
    <w:name w:val="TOC Heading Char"/>
    <w:basedOn w:val="DefaultParagraphFont"/>
    <w:link w:val="TOCHeading"/>
    <w:uiPriority w:val="39"/>
    <w:rsid w:val="00444F04"/>
    <w:rPr>
      <w:rFonts w:asciiTheme="majorHAnsi" w:eastAsiaTheme="minorHAnsi" w:hAnsiTheme="majorHAnsi"/>
      <w:b/>
      <w:bCs/>
      <w:color w:val="118AB2" w:themeColor="accent1"/>
      <w:sz w:val="28"/>
      <w:szCs w:val="32"/>
      <w:shd w:val="clear" w:color="auto" w:fill="F2F2F2" w:themeFill="background1" w:themeFillShade="F2"/>
    </w:rPr>
  </w:style>
  <w:style w:type="paragraph" w:styleId="ListContinue2">
    <w:name w:val="List Continue 2"/>
    <w:basedOn w:val="Normal"/>
    <w:rsid w:val="00444F04"/>
    <w:pPr>
      <w:spacing w:after="120"/>
      <w:ind w:left="566"/>
      <w:contextualSpacing/>
    </w:pPr>
  </w:style>
  <w:style w:type="character" w:styleId="CommentReference">
    <w:name w:val="annotation reference"/>
    <w:basedOn w:val="DefaultParagraphFont"/>
    <w:rsid w:val="00444F04"/>
    <w:rPr>
      <w:sz w:val="16"/>
      <w:szCs w:val="16"/>
    </w:rPr>
  </w:style>
  <w:style w:type="paragraph" w:styleId="HTMLPreformatted">
    <w:name w:val="HTML Preformatted"/>
    <w:basedOn w:val="Normal"/>
    <w:link w:val="HTMLPreformattedChar"/>
    <w:uiPriority w:val="99"/>
    <w:unhideWhenUsed/>
    <w:rsid w:val="00444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rsid w:val="00444F04"/>
    <w:rPr>
      <w:rFonts w:ascii="Courier New" w:hAnsi="Courier New" w:cs="Courier New"/>
    </w:rPr>
  </w:style>
  <w:style w:type="paragraph" w:styleId="NoSpacing">
    <w:name w:val="No Spacing"/>
    <w:uiPriority w:val="1"/>
    <w:rsid w:val="00444F04"/>
    <w:pPr>
      <w:spacing w:after="160" w:line="259" w:lineRule="auto"/>
    </w:pPr>
    <w:rPr>
      <w:rFonts w:ascii="Segoe UI" w:eastAsiaTheme="minorHAnsi" w:hAnsi="Segoe UI" w:cstheme="minorBidi"/>
      <w:color w:val="293241" w:themeColor="text1"/>
      <w:sz w:val="22"/>
      <w:szCs w:val="22"/>
    </w:rPr>
  </w:style>
  <w:style w:type="paragraph" w:styleId="Subtitle">
    <w:name w:val="Subtitle"/>
    <w:basedOn w:val="Normal"/>
    <w:next w:val="Normal"/>
    <w:link w:val="SubtitleChar"/>
    <w:uiPriority w:val="11"/>
    <w:rsid w:val="00444F04"/>
    <w:pPr>
      <w:numPr>
        <w:ilvl w:val="1"/>
      </w:numPr>
      <w:spacing w:after="160"/>
    </w:pPr>
    <w:rPr>
      <w:rFonts w:eastAsiaTheme="minorEastAsia"/>
      <w:color w:val="607598" w:themeColor="text1" w:themeTint="A5"/>
      <w:spacing w:val="15"/>
    </w:rPr>
  </w:style>
  <w:style w:type="character" w:customStyle="1" w:styleId="SubtitleChar">
    <w:name w:val="Subtitle Char"/>
    <w:basedOn w:val="DefaultParagraphFont"/>
    <w:link w:val="Subtitle"/>
    <w:uiPriority w:val="11"/>
    <w:rsid w:val="00444F04"/>
    <w:rPr>
      <w:rFonts w:asciiTheme="minorHAnsi" w:eastAsiaTheme="minorEastAsia" w:hAnsiTheme="minorHAnsi" w:cstheme="minorBidi"/>
      <w:color w:val="607598" w:themeColor="text1" w:themeTint="A5"/>
      <w:spacing w:val="15"/>
    </w:rPr>
  </w:style>
  <w:style w:type="table" w:styleId="TableClassic4">
    <w:name w:val="Table Classic 4"/>
    <w:basedOn w:val="TableNormal"/>
    <w:rsid w:val="00444F04"/>
    <w:pPr>
      <w:spacing w:after="160" w:line="259"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GridTable1Light-Accent6">
    <w:name w:val="Grid Table 1 Light Accent 6"/>
    <w:basedOn w:val="TableNormal"/>
    <w:uiPriority w:val="46"/>
    <w:rsid w:val="00444F04"/>
    <w:pPr>
      <w:spacing w:after="160" w:line="259" w:lineRule="auto"/>
    </w:pPr>
    <w:rPr>
      <w:rFonts w:ascii="CG Times (W1)" w:eastAsiaTheme="minorHAnsi" w:hAnsi="CG Times (W1)" w:cstheme="minorBidi"/>
      <w:sz w:val="22"/>
      <w:szCs w:val="22"/>
    </w:rPr>
    <w:tblPr>
      <w:tblStyleRowBandSize w:val="1"/>
      <w:tblStyleColBandSize w:val="1"/>
      <w:tblBorders>
        <w:top w:val="single" w:sz="4" w:space="0" w:color="C3EBF9" w:themeColor="accent6" w:themeTint="66"/>
        <w:left w:val="single" w:sz="4" w:space="0" w:color="C3EBF9" w:themeColor="accent6" w:themeTint="66"/>
        <w:bottom w:val="single" w:sz="4" w:space="0" w:color="C3EBF9" w:themeColor="accent6" w:themeTint="66"/>
        <w:right w:val="single" w:sz="4" w:space="0" w:color="C3EBF9" w:themeColor="accent6" w:themeTint="66"/>
        <w:insideH w:val="single" w:sz="4" w:space="0" w:color="C3EBF9" w:themeColor="accent6" w:themeTint="66"/>
        <w:insideV w:val="single" w:sz="4" w:space="0" w:color="C3EBF9" w:themeColor="accent6" w:themeTint="66"/>
      </w:tblBorders>
    </w:tblPr>
    <w:tblStylePr w:type="firstRow">
      <w:rPr>
        <w:b/>
        <w:bCs/>
      </w:rPr>
      <w:tblPr/>
      <w:tcPr>
        <w:tcBorders>
          <w:bottom w:val="single" w:sz="12" w:space="0" w:color="A5E1F6" w:themeColor="accent6" w:themeTint="99"/>
        </w:tcBorders>
      </w:tcPr>
    </w:tblStylePr>
    <w:tblStylePr w:type="lastRow">
      <w:rPr>
        <w:b/>
        <w:bCs/>
      </w:rPr>
      <w:tblPr/>
      <w:tcPr>
        <w:tcBorders>
          <w:top w:val="double" w:sz="2" w:space="0" w:color="A5E1F6" w:themeColor="accent6" w:themeTint="99"/>
        </w:tcBorders>
      </w:tcPr>
    </w:tblStylePr>
    <w:tblStylePr w:type="firstCol">
      <w:rPr>
        <w:b/>
        <w:bCs/>
      </w:rPr>
    </w:tblStylePr>
    <w:tblStylePr w:type="lastCol">
      <w:rPr>
        <w:b/>
        <w:bCs/>
      </w:rPr>
    </w:tblStylePr>
  </w:style>
  <w:style w:type="paragraph" w:customStyle="1" w:styleId="TableauListPuces">
    <w:name w:val="Tableau List Puces"/>
    <w:basedOn w:val="ListPuces"/>
    <w:rsid w:val="00444F04"/>
    <w:pPr>
      <w:numPr>
        <w:numId w:val="5"/>
      </w:numPr>
      <w:spacing w:before="60"/>
      <w:contextualSpacing w:val="0"/>
      <w:jc w:val="left"/>
    </w:pPr>
  </w:style>
  <w:style w:type="paragraph" w:customStyle="1" w:styleId="Heading1nopagebreakbefore">
    <w:name w:val="Heading 1 (no page break before)"/>
    <w:basedOn w:val="Heading1"/>
    <w:next w:val="Normal"/>
    <w:rsid w:val="00444F04"/>
    <w:pPr>
      <w:pageBreakBefore w:val="0"/>
      <w:ind w:left="357" w:hanging="357"/>
    </w:pPr>
  </w:style>
  <w:style w:type="table" w:styleId="GridTable4-Accent1">
    <w:name w:val="Grid Table 4 Accent 1"/>
    <w:basedOn w:val="TableNormal"/>
    <w:uiPriority w:val="49"/>
    <w:rsid w:val="003D1F81"/>
    <w:tblPr>
      <w:tblStyleRowBandSize w:val="1"/>
      <w:tblStyleColBandSize w:val="1"/>
      <w:tblBorders>
        <w:top w:val="single" w:sz="4" w:space="0" w:color="52C7EE" w:themeColor="accent1" w:themeTint="99"/>
        <w:left w:val="single" w:sz="4" w:space="0" w:color="52C7EE" w:themeColor="accent1" w:themeTint="99"/>
        <w:bottom w:val="single" w:sz="4" w:space="0" w:color="52C7EE" w:themeColor="accent1" w:themeTint="99"/>
        <w:right w:val="single" w:sz="4" w:space="0" w:color="52C7EE" w:themeColor="accent1" w:themeTint="99"/>
        <w:insideH w:val="single" w:sz="4" w:space="0" w:color="52C7EE" w:themeColor="accent1" w:themeTint="99"/>
        <w:insideV w:val="single" w:sz="4" w:space="0" w:color="52C7EE" w:themeColor="accent1" w:themeTint="99"/>
      </w:tblBorders>
    </w:tblPr>
    <w:tblStylePr w:type="firstRow">
      <w:rPr>
        <w:b/>
        <w:bCs/>
        <w:color w:val="FFFFFF" w:themeColor="background1"/>
      </w:rPr>
      <w:tblPr/>
      <w:tcPr>
        <w:tcBorders>
          <w:top w:val="single" w:sz="4" w:space="0" w:color="118AB2" w:themeColor="accent1"/>
          <w:left w:val="single" w:sz="4" w:space="0" w:color="118AB2" w:themeColor="accent1"/>
          <w:bottom w:val="single" w:sz="4" w:space="0" w:color="118AB2" w:themeColor="accent1"/>
          <w:right w:val="single" w:sz="4" w:space="0" w:color="118AB2" w:themeColor="accent1"/>
          <w:insideH w:val="nil"/>
          <w:insideV w:val="nil"/>
        </w:tcBorders>
        <w:shd w:val="clear" w:color="auto" w:fill="118AB2" w:themeFill="accent1"/>
      </w:tcPr>
    </w:tblStylePr>
    <w:tblStylePr w:type="lastRow">
      <w:rPr>
        <w:b/>
        <w:bCs/>
      </w:rPr>
      <w:tblPr/>
      <w:tcPr>
        <w:tcBorders>
          <w:top w:val="double" w:sz="4" w:space="0" w:color="118AB2" w:themeColor="accent1"/>
        </w:tcBorders>
      </w:tcPr>
    </w:tblStylePr>
    <w:tblStylePr w:type="firstCol">
      <w:rPr>
        <w:b/>
        <w:bCs/>
      </w:rPr>
    </w:tblStylePr>
    <w:tblStylePr w:type="lastCol">
      <w:rPr>
        <w:b/>
        <w:bCs/>
      </w:rPr>
    </w:tblStylePr>
    <w:tblStylePr w:type="band1Vert">
      <w:tblPr/>
      <w:tcPr>
        <w:shd w:val="clear" w:color="auto" w:fill="C5ECF9" w:themeFill="accent1" w:themeFillTint="33"/>
      </w:tcPr>
    </w:tblStylePr>
    <w:tblStylePr w:type="band1Horz">
      <w:tblPr/>
      <w:tcPr>
        <w:shd w:val="clear" w:color="auto" w:fill="C5ECF9" w:themeFill="accent1" w:themeFillTint="33"/>
      </w:tcPr>
    </w:tblStylePr>
  </w:style>
  <w:style w:type="table" w:styleId="GridTable5Dark-Accent6">
    <w:name w:val="Grid Table 5 Dark Accent 6"/>
    <w:basedOn w:val="TableNormal"/>
    <w:uiPriority w:val="50"/>
    <w:rsid w:val="00E31452"/>
    <w:rPr>
      <w:rFonts w:eastAsia="SimSu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5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ACFF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ACFF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ACFF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ACFF1" w:themeFill="accent6"/>
      </w:tcPr>
    </w:tblStylePr>
    <w:tblStylePr w:type="band1Vert">
      <w:tblPr/>
      <w:tcPr>
        <w:shd w:val="clear" w:color="auto" w:fill="C3EBF9" w:themeFill="accent6" w:themeFillTint="66"/>
      </w:tcPr>
    </w:tblStylePr>
    <w:tblStylePr w:type="band1Horz">
      <w:tblPr/>
      <w:tcPr>
        <w:shd w:val="clear" w:color="auto" w:fill="C3EBF9" w:themeFill="accent6" w:themeFillTint="66"/>
      </w:tcPr>
    </w:tblStylePr>
  </w:style>
  <w:style w:type="character" w:customStyle="1" w:styleId="ui-provider">
    <w:name w:val="ui-provider"/>
    <w:basedOn w:val="DefaultParagraphFont"/>
    <w:rsid w:val="00E31452"/>
  </w:style>
  <w:style w:type="character" w:styleId="FollowedHyperlink">
    <w:name w:val="FollowedHyperlink"/>
    <w:basedOn w:val="DefaultParagraphFont"/>
    <w:rsid w:val="00431F52"/>
    <w:rPr>
      <w:color w:val="94247D" w:themeColor="followedHyperlink"/>
      <w:u w:val="single"/>
    </w:rPr>
  </w:style>
  <w:style w:type="character" w:styleId="UnresolvedMention">
    <w:name w:val="Unresolved Mention"/>
    <w:basedOn w:val="DefaultParagraphFont"/>
    <w:uiPriority w:val="99"/>
    <w:semiHidden/>
    <w:unhideWhenUsed/>
    <w:rsid w:val="004D5516"/>
    <w:rPr>
      <w:color w:val="605E5C"/>
      <w:shd w:val="clear" w:color="auto" w:fill="E1DFDD"/>
    </w:rPr>
  </w:style>
  <w:style w:type="table" w:styleId="GridTable4-Accent6">
    <w:name w:val="Grid Table 4 Accent 6"/>
    <w:basedOn w:val="TableNormal"/>
    <w:uiPriority w:val="49"/>
    <w:rsid w:val="00317FF3"/>
    <w:tblPr>
      <w:tblStyleRowBandSize w:val="1"/>
      <w:tblStyleColBandSize w:val="1"/>
      <w:tblBorders>
        <w:top w:val="single" w:sz="4" w:space="0" w:color="A5E1F6" w:themeColor="accent6" w:themeTint="99"/>
        <w:left w:val="single" w:sz="4" w:space="0" w:color="A5E1F6" w:themeColor="accent6" w:themeTint="99"/>
        <w:bottom w:val="single" w:sz="4" w:space="0" w:color="A5E1F6" w:themeColor="accent6" w:themeTint="99"/>
        <w:right w:val="single" w:sz="4" w:space="0" w:color="A5E1F6" w:themeColor="accent6" w:themeTint="99"/>
        <w:insideH w:val="single" w:sz="4" w:space="0" w:color="A5E1F6" w:themeColor="accent6" w:themeTint="99"/>
        <w:insideV w:val="single" w:sz="4" w:space="0" w:color="A5E1F6" w:themeColor="accent6" w:themeTint="99"/>
      </w:tblBorders>
    </w:tblPr>
    <w:tblStylePr w:type="firstRow">
      <w:rPr>
        <w:b/>
        <w:bCs/>
        <w:color w:val="FFFFFF" w:themeColor="background1"/>
      </w:rPr>
      <w:tblPr/>
      <w:tcPr>
        <w:tcBorders>
          <w:top w:val="single" w:sz="4" w:space="0" w:color="6ACFF1" w:themeColor="accent6"/>
          <w:left w:val="single" w:sz="4" w:space="0" w:color="6ACFF1" w:themeColor="accent6"/>
          <w:bottom w:val="single" w:sz="4" w:space="0" w:color="6ACFF1" w:themeColor="accent6"/>
          <w:right w:val="single" w:sz="4" w:space="0" w:color="6ACFF1" w:themeColor="accent6"/>
          <w:insideH w:val="nil"/>
          <w:insideV w:val="nil"/>
        </w:tcBorders>
        <w:shd w:val="clear" w:color="auto" w:fill="6ACFF1" w:themeFill="accent6"/>
      </w:tcPr>
    </w:tblStylePr>
    <w:tblStylePr w:type="lastRow">
      <w:rPr>
        <w:b/>
        <w:bCs/>
      </w:rPr>
      <w:tblPr/>
      <w:tcPr>
        <w:tcBorders>
          <w:top w:val="double" w:sz="4" w:space="0" w:color="6ACFF1" w:themeColor="accent6"/>
        </w:tcBorders>
      </w:tcPr>
    </w:tblStylePr>
    <w:tblStylePr w:type="firstCol">
      <w:rPr>
        <w:b/>
        <w:bCs/>
      </w:rPr>
    </w:tblStylePr>
    <w:tblStylePr w:type="lastCol">
      <w:rPr>
        <w:b/>
        <w:bCs/>
      </w:rPr>
    </w:tblStylePr>
    <w:tblStylePr w:type="band1Vert">
      <w:tblPr/>
      <w:tcPr>
        <w:shd w:val="clear" w:color="auto" w:fill="E1F5FC" w:themeFill="accent6" w:themeFillTint="33"/>
      </w:tcPr>
    </w:tblStylePr>
    <w:tblStylePr w:type="band1Horz">
      <w:tblPr/>
      <w:tcPr>
        <w:shd w:val="clear" w:color="auto" w:fill="E1F5FC" w:themeFill="accent6" w:themeFillTint="33"/>
      </w:tcPr>
    </w:tblStylePr>
  </w:style>
  <w:style w:type="paragraph" w:styleId="Revision">
    <w:name w:val="Revision"/>
    <w:hidden/>
    <w:uiPriority w:val="99"/>
    <w:semiHidden/>
    <w:rsid w:val="00DE32F7"/>
    <w:rPr>
      <w:rFonts w:asciiTheme="minorHAnsi" w:eastAsiaTheme="minorHAnsi" w:hAnsiTheme="minorHAnsi" w:cstheme="minorBidi"/>
      <w:color w:val="293241" w:themeColor="text1"/>
    </w:rPr>
  </w:style>
  <w:style w:type="character" w:styleId="Strong">
    <w:name w:val="Strong"/>
    <w:basedOn w:val="DefaultParagraphFont"/>
    <w:uiPriority w:val="22"/>
    <w:qFormat/>
    <w:rsid w:val="009323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0571">
      <w:bodyDiv w:val="1"/>
      <w:marLeft w:val="0"/>
      <w:marRight w:val="0"/>
      <w:marTop w:val="0"/>
      <w:marBottom w:val="0"/>
      <w:divBdr>
        <w:top w:val="none" w:sz="0" w:space="0" w:color="auto"/>
        <w:left w:val="none" w:sz="0" w:space="0" w:color="auto"/>
        <w:bottom w:val="none" w:sz="0" w:space="0" w:color="auto"/>
        <w:right w:val="none" w:sz="0" w:space="0" w:color="auto"/>
      </w:divBdr>
    </w:div>
    <w:div w:id="290673189">
      <w:bodyDiv w:val="1"/>
      <w:marLeft w:val="0"/>
      <w:marRight w:val="0"/>
      <w:marTop w:val="0"/>
      <w:marBottom w:val="0"/>
      <w:divBdr>
        <w:top w:val="none" w:sz="0" w:space="0" w:color="auto"/>
        <w:left w:val="none" w:sz="0" w:space="0" w:color="auto"/>
        <w:bottom w:val="none" w:sz="0" w:space="0" w:color="auto"/>
        <w:right w:val="none" w:sz="0" w:space="0" w:color="auto"/>
      </w:divBdr>
    </w:div>
    <w:div w:id="300383265">
      <w:bodyDiv w:val="1"/>
      <w:marLeft w:val="0"/>
      <w:marRight w:val="0"/>
      <w:marTop w:val="0"/>
      <w:marBottom w:val="0"/>
      <w:divBdr>
        <w:top w:val="none" w:sz="0" w:space="0" w:color="auto"/>
        <w:left w:val="none" w:sz="0" w:space="0" w:color="auto"/>
        <w:bottom w:val="none" w:sz="0" w:space="0" w:color="auto"/>
        <w:right w:val="none" w:sz="0" w:space="0" w:color="auto"/>
      </w:divBdr>
      <w:divsChild>
        <w:div w:id="243759506">
          <w:marLeft w:val="0"/>
          <w:marRight w:val="0"/>
          <w:marTop w:val="0"/>
          <w:marBottom w:val="0"/>
          <w:divBdr>
            <w:top w:val="none" w:sz="0" w:space="0" w:color="auto"/>
            <w:left w:val="none" w:sz="0" w:space="0" w:color="auto"/>
            <w:bottom w:val="none" w:sz="0" w:space="0" w:color="auto"/>
            <w:right w:val="none" w:sz="0" w:space="0" w:color="auto"/>
          </w:divBdr>
          <w:divsChild>
            <w:div w:id="1381904323">
              <w:marLeft w:val="0"/>
              <w:marRight w:val="0"/>
              <w:marTop w:val="0"/>
              <w:marBottom w:val="0"/>
              <w:divBdr>
                <w:top w:val="none" w:sz="0" w:space="0" w:color="auto"/>
                <w:left w:val="none" w:sz="0" w:space="0" w:color="auto"/>
                <w:bottom w:val="none" w:sz="0" w:space="0" w:color="auto"/>
                <w:right w:val="none" w:sz="0" w:space="0" w:color="auto"/>
              </w:divBdr>
            </w:div>
            <w:div w:id="1719626549">
              <w:marLeft w:val="0"/>
              <w:marRight w:val="0"/>
              <w:marTop w:val="0"/>
              <w:marBottom w:val="0"/>
              <w:divBdr>
                <w:top w:val="none" w:sz="0" w:space="0" w:color="auto"/>
                <w:left w:val="none" w:sz="0" w:space="0" w:color="auto"/>
                <w:bottom w:val="none" w:sz="0" w:space="0" w:color="auto"/>
                <w:right w:val="none" w:sz="0" w:space="0" w:color="auto"/>
              </w:divBdr>
            </w:div>
            <w:div w:id="2011327562">
              <w:marLeft w:val="0"/>
              <w:marRight w:val="0"/>
              <w:marTop w:val="0"/>
              <w:marBottom w:val="0"/>
              <w:divBdr>
                <w:top w:val="none" w:sz="0" w:space="0" w:color="auto"/>
                <w:left w:val="none" w:sz="0" w:space="0" w:color="auto"/>
                <w:bottom w:val="none" w:sz="0" w:space="0" w:color="auto"/>
                <w:right w:val="none" w:sz="0" w:space="0" w:color="auto"/>
              </w:divBdr>
            </w:div>
            <w:div w:id="1929654147">
              <w:marLeft w:val="0"/>
              <w:marRight w:val="0"/>
              <w:marTop w:val="0"/>
              <w:marBottom w:val="0"/>
              <w:divBdr>
                <w:top w:val="none" w:sz="0" w:space="0" w:color="auto"/>
                <w:left w:val="none" w:sz="0" w:space="0" w:color="auto"/>
                <w:bottom w:val="none" w:sz="0" w:space="0" w:color="auto"/>
                <w:right w:val="none" w:sz="0" w:space="0" w:color="auto"/>
              </w:divBdr>
            </w:div>
            <w:div w:id="101653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3531">
      <w:bodyDiv w:val="1"/>
      <w:marLeft w:val="0"/>
      <w:marRight w:val="0"/>
      <w:marTop w:val="0"/>
      <w:marBottom w:val="0"/>
      <w:divBdr>
        <w:top w:val="none" w:sz="0" w:space="0" w:color="auto"/>
        <w:left w:val="none" w:sz="0" w:space="0" w:color="auto"/>
        <w:bottom w:val="none" w:sz="0" w:space="0" w:color="auto"/>
        <w:right w:val="none" w:sz="0" w:space="0" w:color="auto"/>
      </w:divBdr>
    </w:div>
    <w:div w:id="564217136">
      <w:bodyDiv w:val="1"/>
      <w:marLeft w:val="0"/>
      <w:marRight w:val="0"/>
      <w:marTop w:val="0"/>
      <w:marBottom w:val="0"/>
      <w:divBdr>
        <w:top w:val="none" w:sz="0" w:space="0" w:color="auto"/>
        <w:left w:val="none" w:sz="0" w:space="0" w:color="auto"/>
        <w:bottom w:val="none" w:sz="0" w:space="0" w:color="auto"/>
        <w:right w:val="none" w:sz="0" w:space="0" w:color="auto"/>
      </w:divBdr>
      <w:divsChild>
        <w:div w:id="170074809">
          <w:marLeft w:val="0"/>
          <w:marRight w:val="0"/>
          <w:marTop w:val="0"/>
          <w:marBottom w:val="0"/>
          <w:divBdr>
            <w:top w:val="none" w:sz="0" w:space="0" w:color="auto"/>
            <w:left w:val="none" w:sz="0" w:space="0" w:color="auto"/>
            <w:bottom w:val="none" w:sz="0" w:space="0" w:color="auto"/>
            <w:right w:val="none" w:sz="0" w:space="0" w:color="auto"/>
          </w:divBdr>
          <w:divsChild>
            <w:div w:id="1124890194">
              <w:marLeft w:val="0"/>
              <w:marRight w:val="0"/>
              <w:marTop w:val="0"/>
              <w:marBottom w:val="0"/>
              <w:divBdr>
                <w:top w:val="none" w:sz="0" w:space="0" w:color="auto"/>
                <w:left w:val="none" w:sz="0" w:space="0" w:color="auto"/>
                <w:bottom w:val="none" w:sz="0" w:space="0" w:color="auto"/>
                <w:right w:val="none" w:sz="0" w:space="0" w:color="auto"/>
              </w:divBdr>
            </w:div>
            <w:div w:id="1472284470">
              <w:marLeft w:val="0"/>
              <w:marRight w:val="0"/>
              <w:marTop w:val="0"/>
              <w:marBottom w:val="0"/>
              <w:divBdr>
                <w:top w:val="none" w:sz="0" w:space="0" w:color="auto"/>
                <w:left w:val="none" w:sz="0" w:space="0" w:color="auto"/>
                <w:bottom w:val="none" w:sz="0" w:space="0" w:color="auto"/>
                <w:right w:val="none" w:sz="0" w:space="0" w:color="auto"/>
              </w:divBdr>
            </w:div>
            <w:div w:id="20589943">
              <w:marLeft w:val="0"/>
              <w:marRight w:val="0"/>
              <w:marTop w:val="0"/>
              <w:marBottom w:val="0"/>
              <w:divBdr>
                <w:top w:val="none" w:sz="0" w:space="0" w:color="auto"/>
                <w:left w:val="none" w:sz="0" w:space="0" w:color="auto"/>
                <w:bottom w:val="none" w:sz="0" w:space="0" w:color="auto"/>
                <w:right w:val="none" w:sz="0" w:space="0" w:color="auto"/>
              </w:divBdr>
            </w:div>
            <w:div w:id="1011101790">
              <w:marLeft w:val="0"/>
              <w:marRight w:val="0"/>
              <w:marTop w:val="0"/>
              <w:marBottom w:val="0"/>
              <w:divBdr>
                <w:top w:val="none" w:sz="0" w:space="0" w:color="auto"/>
                <w:left w:val="none" w:sz="0" w:space="0" w:color="auto"/>
                <w:bottom w:val="none" w:sz="0" w:space="0" w:color="auto"/>
                <w:right w:val="none" w:sz="0" w:space="0" w:color="auto"/>
              </w:divBdr>
            </w:div>
            <w:div w:id="519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4882">
      <w:bodyDiv w:val="1"/>
      <w:marLeft w:val="0"/>
      <w:marRight w:val="0"/>
      <w:marTop w:val="0"/>
      <w:marBottom w:val="0"/>
      <w:divBdr>
        <w:top w:val="none" w:sz="0" w:space="0" w:color="auto"/>
        <w:left w:val="none" w:sz="0" w:space="0" w:color="auto"/>
        <w:bottom w:val="none" w:sz="0" w:space="0" w:color="auto"/>
        <w:right w:val="none" w:sz="0" w:space="0" w:color="auto"/>
      </w:divBdr>
      <w:divsChild>
        <w:div w:id="477185283">
          <w:marLeft w:val="0"/>
          <w:marRight w:val="0"/>
          <w:marTop w:val="0"/>
          <w:marBottom w:val="0"/>
          <w:divBdr>
            <w:top w:val="none" w:sz="0" w:space="0" w:color="auto"/>
            <w:left w:val="none" w:sz="0" w:space="0" w:color="auto"/>
            <w:bottom w:val="none" w:sz="0" w:space="0" w:color="auto"/>
            <w:right w:val="none" w:sz="0" w:space="0" w:color="auto"/>
          </w:divBdr>
          <w:divsChild>
            <w:div w:id="847597662">
              <w:marLeft w:val="0"/>
              <w:marRight w:val="0"/>
              <w:marTop w:val="0"/>
              <w:marBottom w:val="0"/>
              <w:divBdr>
                <w:top w:val="none" w:sz="0" w:space="0" w:color="auto"/>
                <w:left w:val="none" w:sz="0" w:space="0" w:color="auto"/>
                <w:bottom w:val="none" w:sz="0" w:space="0" w:color="auto"/>
                <w:right w:val="none" w:sz="0" w:space="0" w:color="auto"/>
              </w:divBdr>
            </w:div>
            <w:div w:id="1024087879">
              <w:marLeft w:val="0"/>
              <w:marRight w:val="0"/>
              <w:marTop w:val="0"/>
              <w:marBottom w:val="0"/>
              <w:divBdr>
                <w:top w:val="none" w:sz="0" w:space="0" w:color="auto"/>
                <w:left w:val="none" w:sz="0" w:space="0" w:color="auto"/>
                <w:bottom w:val="none" w:sz="0" w:space="0" w:color="auto"/>
                <w:right w:val="none" w:sz="0" w:space="0" w:color="auto"/>
              </w:divBdr>
            </w:div>
            <w:div w:id="1533881766">
              <w:marLeft w:val="0"/>
              <w:marRight w:val="0"/>
              <w:marTop w:val="0"/>
              <w:marBottom w:val="0"/>
              <w:divBdr>
                <w:top w:val="none" w:sz="0" w:space="0" w:color="auto"/>
                <w:left w:val="none" w:sz="0" w:space="0" w:color="auto"/>
                <w:bottom w:val="none" w:sz="0" w:space="0" w:color="auto"/>
                <w:right w:val="none" w:sz="0" w:space="0" w:color="auto"/>
              </w:divBdr>
            </w:div>
            <w:div w:id="1022785533">
              <w:marLeft w:val="0"/>
              <w:marRight w:val="0"/>
              <w:marTop w:val="0"/>
              <w:marBottom w:val="0"/>
              <w:divBdr>
                <w:top w:val="none" w:sz="0" w:space="0" w:color="auto"/>
                <w:left w:val="none" w:sz="0" w:space="0" w:color="auto"/>
                <w:bottom w:val="none" w:sz="0" w:space="0" w:color="auto"/>
                <w:right w:val="none" w:sz="0" w:space="0" w:color="auto"/>
              </w:divBdr>
            </w:div>
            <w:div w:id="1654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5000">
      <w:bodyDiv w:val="1"/>
      <w:marLeft w:val="0"/>
      <w:marRight w:val="0"/>
      <w:marTop w:val="0"/>
      <w:marBottom w:val="0"/>
      <w:divBdr>
        <w:top w:val="none" w:sz="0" w:space="0" w:color="auto"/>
        <w:left w:val="none" w:sz="0" w:space="0" w:color="auto"/>
        <w:bottom w:val="none" w:sz="0" w:space="0" w:color="auto"/>
        <w:right w:val="none" w:sz="0" w:space="0" w:color="auto"/>
      </w:divBdr>
    </w:div>
    <w:div w:id="923951774">
      <w:bodyDiv w:val="1"/>
      <w:marLeft w:val="0"/>
      <w:marRight w:val="0"/>
      <w:marTop w:val="0"/>
      <w:marBottom w:val="0"/>
      <w:divBdr>
        <w:top w:val="none" w:sz="0" w:space="0" w:color="auto"/>
        <w:left w:val="none" w:sz="0" w:space="0" w:color="auto"/>
        <w:bottom w:val="none" w:sz="0" w:space="0" w:color="auto"/>
        <w:right w:val="none" w:sz="0" w:space="0" w:color="auto"/>
      </w:divBdr>
    </w:div>
    <w:div w:id="1022633336">
      <w:bodyDiv w:val="1"/>
      <w:marLeft w:val="0"/>
      <w:marRight w:val="0"/>
      <w:marTop w:val="0"/>
      <w:marBottom w:val="0"/>
      <w:divBdr>
        <w:top w:val="none" w:sz="0" w:space="0" w:color="auto"/>
        <w:left w:val="none" w:sz="0" w:space="0" w:color="auto"/>
        <w:bottom w:val="none" w:sz="0" w:space="0" w:color="auto"/>
        <w:right w:val="none" w:sz="0" w:space="0" w:color="auto"/>
      </w:divBdr>
    </w:div>
    <w:div w:id="1151796550">
      <w:bodyDiv w:val="1"/>
      <w:marLeft w:val="0"/>
      <w:marRight w:val="0"/>
      <w:marTop w:val="0"/>
      <w:marBottom w:val="0"/>
      <w:divBdr>
        <w:top w:val="none" w:sz="0" w:space="0" w:color="auto"/>
        <w:left w:val="none" w:sz="0" w:space="0" w:color="auto"/>
        <w:bottom w:val="none" w:sz="0" w:space="0" w:color="auto"/>
        <w:right w:val="none" w:sz="0" w:space="0" w:color="auto"/>
      </w:divBdr>
    </w:div>
    <w:div w:id="1561672509">
      <w:bodyDiv w:val="1"/>
      <w:marLeft w:val="0"/>
      <w:marRight w:val="0"/>
      <w:marTop w:val="0"/>
      <w:marBottom w:val="0"/>
      <w:divBdr>
        <w:top w:val="none" w:sz="0" w:space="0" w:color="auto"/>
        <w:left w:val="none" w:sz="0" w:space="0" w:color="auto"/>
        <w:bottom w:val="none" w:sz="0" w:space="0" w:color="auto"/>
        <w:right w:val="none" w:sz="0" w:space="0" w:color="auto"/>
      </w:divBdr>
      <w:divsChild>
        <w:div w:id="1264190383">
          <w:marLeft w:val="0"/>
          <w:marRight w:val="0"/>
          <w:marTop w:val="0"/>
          <w:marBottom w:val="0"/>
          <w:divBdr>
            <w:top w:val="none" w:sz="0" w:space="0" w:color="auto"/>
            <w:left w:val="none" w:sz="0" w:space="0" w:color="auto"/>
            <w:bottom w:val="none" w:sz="0" w:space="0" w:color="auto"/>
            <w:right w:val="none" w:sz="0" w:space="0" w:color="auto"/>
          </w:divBdr>
        </w:div>
      </w:divsChild>
    </w:div>
    <w:div w:id="1650208093">
      <w:bodyDiv w:val="1"/>
      <w:marLeft w:val="0"/>
      <w:marRight w:val="0"/>
      <w:marTop w:val="0"/>
      <w:marBottom w:val="0"/>
      <w:divBdr>
        <w:top w:val="none" w:sz="0" w:space="0" w:color="auto"/>
        <w:left w:val="none" w:sz="0" w:space="0" w:color="auto"/>
        <w:bottom w:val="none" w:sz="0" w:space="0" w:color="auto"/>
        <w:right w:val="none" w:sz="0" w:space="0" w:color="auto"/>
      </w:divBdr>
      <w:divsChild>
        <w:div w:id="1230921137">
          <w:marLeft w:val="0"/>
          <w:marRight w:val="0"/>
          <w:marTop w:val="0"/>
          <w:marBottom w:val="0"/>
          <w:divBdr>
            <w:top w:val="none" w:sz="0" w:space="0" w:color="auto"/>
            <w:left w:val="none" w:sz="0" w:space="0" w:color="auto"/>
            <w:bottom w:val="none" w:sz="0" w:space="0" w:color="auto"/>
            <w:right w:val="none" w:sz="0" w:space="0" w:color="auto"/>
          </w:divBdr>
          <w:divsChild>
            <w:div w:id="2140951660">
              <w:marLeft w:val="0"/>
              <w:marRight w:val="0"/>
              <w:marTop w:val="0"/>
              <w:marBottom w:val="0"/>
              <w:divBdr>
                <w:top w:val="none" w:sz="0" w:space="0" w:color="auto"/>
                <w:left w:val="none" w:sz="0" w:space="0" w:color="auto"/>
                <w:bottom w:val="none" w:sz="0" w:space="0" w:color="auto"/>
                <w:right w:val="none" w:sz="0" w:space="0" w:color="auto"/>
              </w:divBdr>
            </w:div>
            <w:div w:id="1464734824">
              <w:marLeft w:val="0"/>
              <w:marRight w:val="0"/>
              <w:marTop w:val="0"/>
              <w:marBottom w:val="0"/>
              <w:divBdr>
                <w:top w:val="none" w:sz="0" w:space="0" w:color="auto"/>
                <w:left w:val="none" w:sz="0" w:space="0" w:color="auto"/>
                <w:bottom w:val="none" w:sz="0" w:space="0" w:color="auto"/>
                <w:right w:val="none" w:sz="0" w:space="0" w:color="auto"/>
              </w:divBdr>
            </w:div>
            <w:div w:id="1940286509">
              <w:marLeft w:val="0"/>
              <w:marRight w:val="0"/>
              <w:marTop w:val="0"/>
              <w:marBottom w:val="0"/>
              <w:divBdr>
                <w:top w:val="none" w:sz="0" w:space="0" w:color="auto"/>
                <w:left w:val="none" w:sz="0" w:space="0" w:color="auto"/>
                <w:bottom w:val="none" w:sz="0" w:space="0" w:color="auto"/>
                <w:right w:val="none" w:sz="0" w:space="0" w:color="auto"/>
              </w:divBdr>
            </w:div>
            <w:div w:id="492765718">
              <w:marLeft w:val="0"/>
              <w:marRight w:val="0"/>
              <w:marTop w:val="0"/>
              <w:marBottom w:val="0"/>
              <w:divBdr>
                <w:top w:val="none" w:sz="0" w:space="0" w:color="auto"/>
                <w:left w:val="none" w:sz="0" w:space="0" w:color="auto"/>
                <w:bottom w:val="none" w:sz="0" w:space="0" w:color="auto"/>
                <w:right w:val="none" w:sz="0" w:space="0" w:color="auto"/>
              </w:divBdr>
            </w:div>
            <w:div w:id="13507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61312">
      <w:bodyDiv w:val="1"/>
      <w:marLeft w:val="0"/>
      <w:marRight w:val="0"/>
      <w:marTop w:val="0"/>
      <w:marBottom w:val="0"/>
      <w:divBdr>
        <w:top w:val="none" w:sz="0" w:space="0" w:color="auto"/>
        <w:left w:val="none" w:sz="0" w:space="0" w:color="auto"/>
        <w:bottom w:val="none" w:sz="0" w:space="0" w:color="auto"/>
        <w:right w:val="none" w:sz="0" w:space="0" w:color="auto"/>
      </w:divBdr>
    </w:div>
    <w:div w:id="1696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dite.fr/labo/fr"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example.com" TargetMode="External"/><Relationship Id="rId18" Type="http://schemas.microsoft.com/office/2011/relationships/commentsExtended" Target="commentsExtended.xml"/><Relationship Id="rId26" Type="http://schemas.openxmlformats.org/officeDocument/2006/relationships/image" Target="media/image5.emf"/><Relationship Id="rId21" Type="http://schemas.openxmlformats.org/officeDocument/2006/relationships/hyperlink" Target="https://github.com/GoogleChrome/lighthouse" TargetMode="External"/><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hyperlink" Target="https://www.example.com/page1" TargetMode="External"/><Relationship Id="rId17" Type="http://schemas.openxmlformats.org/officeDocument/2006/relationships/comments" Target="comments.xml"/><Relationship Id="rId25" Type="http://schemas.openxmlformats.org/officeDocument/2006/relationships/hyperlink" Target="https://developers.google.com/webmaster-tools/search-console-api/about?hl=fr" TargetMode="External"/><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datastax.com/en/cassandra-oss/2.1/cassandra/operations/ops_backup_takes_snapshot_t.html" TargetMode="External"/><Relationship Id="rId20" Type="http://schemas.microsoft.com/office/2018/08/relationships/commentsExtensible" Target="commentsExtensible.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1.bin"/><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4.emf"/><Relationship Id="rId28" Type="http://schemas.openxmlformats.org/officeDocument/2006/relationships/image" Target="media/image6.png"/><Relationship Id="rId36" Type="http://schemas.microsoft.com/office/2011/relationships/people" Target="people.xml"/><Relationship Id="rId10" Type="http://schemas.openxmlformats.org/officeDocument/2006/relationships/footnotes" Target="footnotes.xml"/><Relationship Id="rId19" Type="http://schemas.microsoft.com/office/2016/09/relationships/commentsIds" Target="commentsIds.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github.com/wappalyzer/wappalyzer" TargetMode="External"/><Relationship Id="rId27" Type="http://schemas.openxmlformats.org/officeDocument/2006/relationships/oleObject" Target="embeddings/oleObject2.bin"/><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Sword\62%20Actions%20QUALITE\Nouveaux%20documents%20qualit&#233;\Mod&#232;les\Mod&#232;le%20de%20document%20qualit&#233;_v0.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1D0893FF224F19AEC9764033E91B4F"/>
        <w:category>
          <w:name w:val="Général"/>
          <w:gallery w:val="placeholder"/>
        </w:category>
        <w:types>
          <w:type w:val="bbPlcHdr"/>
        </w:types>
        <w:behaviors>
          <w:behavior w:val="content"/>
        </w:behaviors>
        <w:guid w:val="{4D035D04-79FE-44ED-A7F7-FE4D2EAE84C3}"/>
      </w:docPartPr>
      <w:docPartBody>
        <w:p w:rsidR="00FE111B" w:rsidRDefault="00024D66" w:rsidP="00024D66">
          <w:pPr>
            <w:pStyle w:val="B31D0893FF224F19AEC9764033E91B4F"/>
          </w:pPr>
          <w:r w:rsidRPr="00D73B9D">
            <w:rPr>
              <w:rStyle w:val="PlaceholderText"/>
            </w:rPr>
            <w:t>Choisissez un élément.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Source Code Pro">
    <w:charset w:val="00"/>
    <w:family w:val="modern"/>
    <w:pitch w:val="fixed"/>
    <w:sig w:usb0="200002F7" w:usb1="02003803"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D66"/>
    <w:rsid w:val="00024D66"/>
    <w:rsid w:val="00174261"/>
    <w:rsid w:val="001B1F2B"/>
    <w:rsid w:val="0021305A"/>
    <w:rsid w:val="0024468A"/>
    <w:rsid w:val="005B7FEA"/>
    <w:rsid w:val="007609D3"/>
    <w:rsid w:val="009A0740"/>
    <w:rsid w:val="00A23A9D"/>
    <w:rsid w:val="00CE5636"/>
    <w:rsid w:val="00EC277A"/>
    <w:rsid w:val="00FE111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024D66"/>
    <w:rPr>
      <w:color w:val="808080"/>
    </w:rPr>
  </w:style>
  <w:style w:type="paragraph" w:customStyle="1" w:styleId="B31D0893FF224F19AEC9764033E91B4F">
    <w:name w:val="B31D0893FF224F19AEC9764033E91B4F"/>
    <w:rsid w:val="00024D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word SAS_VascoDocuments">
  <a:themeElements>
    <a:clrScheme name="Sword France Nouvelle Charte">
      <a:dk1>
        <a:srgbClr val="293241"/>
      </a:dk1>
      <a:lt1>
        <a:srgbClr val="FFFFFF"/>
      </a:lt1>
      <a:dk2>
        <a:srgbClr val="293241"/>
      </a:dk2>
      <a:lt2>
        <a:srgbClr val="D9D9D9"/>
      </a:lt2>
      <a:accent1>
        <a:srgbClr val="118AB2"/>
      </a:accent1>
      <a:accent2>
        <a:srgbClr val="166879"/>
      </a:accent2>
      <a:accent3>
        <a:srgbClr val="B80050"/>
      </a:accent3>
      <a:accent4>
        <a:srgbClr val="5C164E"/>
      </a:accent4>
      <a:accent5>
        <a:srgbClr val="33C1B1"/>
      </a:accent5>
      <a:accent6>
        <a:srgbClr val="6ACFF1"/>
      </a:accent6>
      <a:hlink>
        <a:srgbClr val="33C1B1"/>
      </a:hlink>
      <a:folHlink>
        <a:srgbClr val="94247D"/>
      </a:folHlink>
    </a:clrScheme>
    <a:fontScheme name="Sword France Segoe">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ADAF6779AF94248B4F83466840A5628" ma:contentTypeVersion="34" ma:contentTypeDescription="Crée un document." ma:contentTypeScope="" ma:versionID="d0fa6c18e8645657e0346b18672ec01b">
  <xsd:schema xmlns:xsd="http://www.w3.org/2001/XMLSchema" xmlns:xs="http://www.w3.org/2001/XMLSchema" xmlns:p="http://schemas.microsoft.com/office/2006/metadata/properties" xmlns:ns1="fd95360c-0de6-4828-9dd7-55cd18c784b8" targetNamespace="http://schemas.microsoft.com/office/2006/metadata/properties" ma:root="true" ma:fieldsID="66899bc78b3c1859bcb368cc95f63964" ns1:_="">
    <xsd:import namespace="fd95360c-0de6-4828-9dd7-55cd18c784b8"/>
    <xsd:element name="properties">
      <xsd:complexType>
        <xsd:sequence>
          <xsd:element name="documentManagement">
            <xsd:complexType>
              <xsd:all>
                <xsd:element ref="ns1:VASCO_x0020_Nom_x0020_du_x0020_Client"/>
                <xsd:element ref="ns1:VASCO_x0020_Type_x0020_de_x0020_Fiche"/>
                <xsd:element ref="ns1:VASCO_x0020_Num_x00e9_ro_x0020_du_x0020_document"/>
                <xsd:element ref="ns1:VASCO_x0020_Version_x0020_Majeure"/>
                <xsd:element ref="ns1:VASCO_x0020_version_x0020_Mineure"/>
                <xsd:element ref="ns1:Entit_x00e9__x0020_SWORD"/>
                <xsd:element ref="ns1:Nom_x0020_du_x0020_projet"/>
                <xsd:element ref="ns1:VASCO_x0020_Identifiant_x0020_du_x0020_Projet"/>
                <xsd:element ref="ns1:VASCO_x0020_Date_x0020_de_x0020_r_x00e9_f_x00e9_rence" minOccurs="0"/>
                <xsd:element ref="ns1:VASCO_x0020_Sous_x002d_titre_x0020_du_x0020_Document"/>
                <xsd:element ref="ns1:VASCO_x0020_Titre_x0020_du_x0020_Document"/>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95360c-0de6-4828-9dd7-55cd18c784b8" elementFormDefault="qualified">
    <xsd:import namespace="http://schemas.microsoft.com/office/2006/documentManagement/types"/>
    <xsd:import namespace="http://schemas.microsoft.com/office/infopath/2007/PartnerControls"/>
    <xsd:element name="VASCO_x0020_Nom_x0020_du_x0020_Client" ma:index="0" ma:displayName="VASCO Nom du Client" ma:internalName="VASCO_x0020_Nom_x0020_du_x0020_Client">
      <xsd:simpleType>
        <xsd:restriction base="dms:Text">
          <xsd:maxLength value="255"/>
        </xsd:restriction>
      </xsd:simpleType>
    </xsd:element>
    <xsd:element name="VASCO_x0020_Type_x0020_de_x0020_Fiche" ma:index="1" ma:displayName="VASCO Type de Fiche" ma:description="Trigramme de la fiches (FSC, FLI, FAC...)" ma:internalName="VASCO_x0020_Type_x0020_de_x0020_Fiche">
      <xsd:simpleType>
        <xsd:restriction base="dms:Text">
          <xsd:maxLength value="3"/>
        </xsd:restriction>
      </xsd:simpleType>
    </xsd:element>
    <xsd:element name="VASCO_x0020_Num_x00e9_ro_x0020_du_x0020_document" ma:index="2" ma:displayName="VASCO Numéro du document" ma:description="Il s'agit du numéro immédiatement à droite du type de fiche (à saisir sur 3 caractères)." ma:internalName="VASCO_x0020_Num_x00e9_ro_x0020_du_x0020_document">
      <xsd:simpleType>
        <xsd:restriction base="dms:Text">
          <xsd:maxLength value="3"/>
        </xsd:restriction>
      </xsd:simpleType>
    </xsd:element>
    <xsd:element name="VASCO_x0020_Version_x0020_Majeure" ma:index="3" ma:displayName="VASCO Version Majeure" ma:default="1" ma:description="Veuillez saisir une valeur comprise entre 1 et 99." ma:internalName="VASCO_x0020_Version_x0020_Majeure">
      <xsd:simpleType>
        <xsd:restriction base="dms:Text">
          <xsd:maxLength value="2"/>
        </xsd:restriction>
      </xsd:simpleType>
    </xsd:element>
    <xsd:element name="VASCO_x0020_version_x0020_Mineure" ma:index="4" ma:displayName="VASCO Version Mineure" ma:default="0" ma:description="Veuillez saisir une valeur comprise entre 0 et 99." ma:internalName="VASCO_x0020_version_x0020_Mineure">
      <xsd:simpleType>
        <xsd:restriction base="dms:Text">
          <xsd:maxLength value="2"/>
        </xsd:restriction>
      </xsd:simpleType>
    </xsd:element>
    <xsd:element name="Entit_x00e9__x0020_SWORD" ma:index="5" ma:displayName="VASCO Entité SWORD" ma:default="Sword Group" ma:format="Dropdown" ma:indexed="true" ma:internalName="Entit_x00e9__x0020_SWORD">
      <xsd:simpleType>
        <xsd:restriction base="dms:Choice">
          <xsd:enumeration value="Sword Group"/>
          <xsd:enumeration value="Sword/IDL"/>
          <xsd:enumeration value="Sword/SIG"/>
          <xsd:enumeration value="Sword/SWL"/>
        </xsd:restriction>
      </xsd:simpleType>
    </xsd:element>
    <xsd:element name="Nom_x0020_du_x0020_projet" ma:index="6" ma:displayName="VASCO Nom du projet" ma:default="Nom du projet" ma:internalName="Nom_x0020_du_x0020_projet">
      <xsd:simpleType>
        <xsd:restriction base="dms:Text">
          <xsd:maxLength value="255"/>
        </xsd:restriction>
      </xsd:simpleType>
    </xsd:element>
    <xsd:element name="VASCO_x0020_Identifiant_x0020_du_x0020_Projet" ma:index="7" ma:displayName="VASCO Identifiant du Projet" ma:internalName="VASCO_x0020_Identifiant_x0020_du_x0020_Projet">
      <xsd:simpleType>
        <xsd:restriction base="dms:Text">
          <xsd:maxLength value="255"/>
        </xsd:restriction>
      </xsd:simpleType>
    </xsd:element>
    <xsd:element name="VASCO_x0020_Date_x0020_de_x0020_r_x00e9_f_x00e9_rence" ma:index="9" nillable="true" ma:displayName="VASCO Date de référence" ma:format="DateOnly" ma:internalName="VASCO_x0020_Date_x0020_de_x0020_r_x00e9_f_x00e9_rence">
      <xsd:simpleType>
        <xsd:restriction base="dms:DateTime"/>
      </xsd:simpleType>
    </xsd:element>
    <xsd:element name="VASCO_x0020_Sous_x002d_titre_x0020_du_x0020_Document" ma:index="17" ma:displayName="VASCO Sous-titre du Document" ma:default="Sous-titre du document" ma:internalName="VASCO_x0020_Sous_x002d_titre_x0020_du_x0020_Document">
      <xsd:simpleType>
        <xsd:restriction base="dms:Text">
          <xsd:maxLength value="255"/>
        </xsd:restriction>
      </xsd:simpleType>
    </xsd:element>
    <xsd:element name="VASCO_x0020_Titre_x0020_du_x0020_Document" ma:index="18" ma:displayName="VASCO Titre du Document" ma:default="Titre du document" ma:internalName="VASCO_x0020_Titre_x0020_du_x0020_Docum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Type de contenu"/>
        <xsd:element ref="dc:title" minOccurs="0" maxOccurs="1" ma:index="8"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customXsn xmlns="http://schemas.microsoft.com/office/2006/metadata/customXsn">
  <xsnLocation>http://lyon-share2/swl/intranet/docs/Les documents qualit/Forms/Document/e1cf042944d1fc8ccustomXsn.xsn</xsnLocation>
  <cached>True</cached>
  <openByDefault>False</openByDefault>
  <xsnScope>http://lyon-share2/swl/intranet/docs/Les documents qualit</xsnScope>
</customXs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VASCO_x0020_Version_x0020_Majeure xmlns="fd95360c-0de6-4828-9dd7-55cd18c784b8">3</VASCO_x0020_Version_x0020_Majeure>
    <VASCO_x0020_Titre_x0020_du_x0020_Document xmlns="fd95360c-0de6-4828-9dd7-55cd18c784b8">Document de conception - Évolution 2023 - Crawler</VASCO_x0020_Titre_x0020_du_x0020_Document>
    <Entit_x00e9__x0020_SWORD xmlns="fd95360c-0de6-4828-9dd7-55cd18c784b8">Sword Group</Entit_x00e9__x0020_SWORD>
    <VASCO_x0020_Type_x0020_de_x0020_Fiche xmlns="fd95360c-0de6-4828-9dd7-55cd18c784b8">CRQ</VASCO_x0020_Type_x0020_de_x0020_Fiche>
    <VASCO_x0020_version_x0020_Mineure xmlns="fd95360c-0de6-4828-9dd7-55cd18c784b8">0</VASCO_x0020_version_x0020_Mineure>
    <VASCO_x0020_Date_x0020_de_x0020_r_x00e9_f_x00e9_rence xmlns="fd95360c-0de6-4828-9dd7-55cd18c784b8">2023-08-28T00:00:00+02:00</VASCO_x0020_Date_x0020_de_x0020_r_x00e9_f_x00e9_rence>
    <VASCO_x0020_Num_x00e9_ro_x0020_du_x0020_document xmlns="fd95360c-0de6-4828-9dd7-55cd18c784b8">002</VASCO_x0020_Num_x00e9_ro_x0020_du_x0020_document>
    <Nom_x0020_du_x0020_projet xmlns="fd95360c-0de6-4828-9dd7-55cd18c784b8">ScanESR</Nom_x0020_du_x0020_projet>
    <VASCO_x0020_Sous_x002d_titre_x0020_du_x0020_Document xmlns="fd95360c-0de6-4828-9dd7-55cd18c784b8">Référentiel Qualité - Niveau III</VASCO_x0020_Sous_x002d_titre_x0020_du_x0020_Document>
    <VASCO_x0020_Nom_x0020_du_x0020_Client xmlns="fd95360c-0de6-4828-9dd7-55cd18c784b8">MESRI</VASCO_x0020_Nom_x0020_du_x0020_Client>
    <VASCO_x0020_Identifiant_x0020_du_x0020_Projet xmlns="fd95360c-0de6-4828-9dd7-55cd18c784b8">ScanESR</VASCO_x0020_Identifiant_x0020_du_x0020_Projet>
  </documentManagement>
</p:properties>
</file>

<file path=customXml/itemProps1.xml><?xml version="1.0" encoding="utf-8"?>
<ds:datastoreItem xmlns:ds="http://schemas.openxmlformats.org/officeDocument/2006/customXml" ds:itemID="{22A0D7A6-464C-4C5C-ABBA-03E2FD4F5D58}">
  <ds:schemaRefs>
    <ds:schemaRef ds:uri="http://schemas.openxmlformats.org/officeDocument/2006/bibliography"/>
  </ds:schemaRefs>
</ds:datastoreItem>
</file>

<file path=customXml/itemProps2.xml><?xml version="1.0" encoding="utf-8"?>
<ds:datastoreItem xmlns:ds="http://schemas.openxmlformats.org/officeDocument/2006/customXml" ds:itemID="{0D70949C-0D43-4594-AC08-35B2675AC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95360c-0de6-4828-9dd7-55cd18c78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7BC93C-1714-4AC5-9FD7-A3E6F34A0860}">
  <ds:schemaRefs>
    <ds:schemaRef ds:uri="http://schemas.microsoft.com/office/2006/metadata/customXsn"/>
  </ds:schemaRefs>
</ds:datastoreItem>
</file>

<file path=customXml/itemProps4.xml><?xml version="1.0" encoding="utf-8"?>
<ds:datastoreItem xmlns:ds="http://schemas.openxmlformats.org/officeDocument/2006/customXml" ds:itemID="{C055DB78-3870-4402-8660-B173F5C8D3E9}">
  <ds:schemaRefs>
    <ds:schemaRef ds:uri="http://schemas.microsoft.com/sharepoint/v3/contenttype/forms"/>
  </ds:schemaRefs>
</ds:datastoreItem>
</file>

<file path=customXml/itemProps5.xml><?xml version="1.0" encoding="utf-8"?>
<ds:datastoreItem xmlns:ds="http://schemas.openxmlformats.org/officeDocument/2006/customXml" ds:itemID="{6F1C5936-483C-4DB9-814D-267720759D5A}">
  <ds:schemaRefs>
    <ds:schemaRef ds:uri="http://schemas.microsoft.com/office/2006/metadata/properties"/>
    <ds:schemaRef ds:uri="http://schemas.microsoft.com/office/infopath/2007/PartnerControls"/>
    <ds:schemaRef ds:uri="fd95360c-0de6-4828-9dd7-55cd18c784b8"/>
  </ds:schemaRefs>
</ds:datastoreItem>
</file>

<file path=docProps/app.xml><?xml version="1.0" encoding="utf-8"?>
<Properties xmlns="http://schemas.openxmlformats.org/officeDocument/2006/extended-properties" xmlns:vt="http://schemas.openxmlformats.org/officeDocument/2006/docPropsVTypes">
  <Template>Modèle de document qualité_v0.6</Template>
  <TotalTime>499</TotalTime>
  <Pages>26</Pages>
  <Words>3639</Words>
  <Characters>28796</Characters>
  <Application>Microsoft Office Word</Application>
  <DocSecurity>0</DocSecurity>
  <Lines>239</Lines>
  <Paragraphs>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 de conception - Évolution 2023 - Crawler</vt:lpstr>
      <vt:lpstr>Document de conception - Évolution 2023 - Crawler</vt:lpstr>
    </vt:vector>
  </TitlesOfParts>
  <Company>Coexya</Company>
  <LinksUpToDate>false</LinksUpToDate>
  <CharactersWithSpaces>32371</CharactersWithSpaces>
  <SharedDoc>false</SharedDoc>
  <HLinks>
    <vt:vector size="138" baseType="variant">
      <vt:variant>
        <vt:i4>1114167</vt:i4>
      </vt:variant>
      <vt:variant>
        <vt:i4>193</vt:i4>
      </vt:variant>
      <vt:variant>
        <vt:i4>0</vt:i4>
      </vt:variant>
      <vt:variant>
        <vt:i4>5</vt:i4>
      </vt:variant>
      <vt:variant>
        <vt:lpwstr/>
      </vt:variant>
      <vt:variant>
        <vt:lpwstr>_Toc316052751</vt:lpwstr>
      </vt:variant>
      <vt:variant>
        <vt:i4>1114167</vt:i4>
      </vt:variant>
      <vt:variant>
        <vt:i4>187</vt:i4>
      </vt:variant>
      <vt:variant>
        <vt:i4>0</vt:i4>
      </vt:variant>
      <vt:variant>
        <vt:i4>5</vt:i4>
      </vt:variant>
      <vt:variant>
        <vt:lpwstr/>
      </vt:variant>
      <vt:variant>
        <vt:lpwstr>_Toc316052750</vt:lpwstr>
      </vt:variant>
      <vt:variant>
        <vt:i4>1703999</vt:i4>
      </vt:variant>
      <vt:variant>
        <vt:i4>178</vt:i4>
      </vt:variant>
      <vt:variant>
        <vt:i4>0</vt:i4>
      </vt:variant>
      <vt:variant>
        <vt:i4>5</vt:i4>
      </vt:variant>
      <vt:variant>
        <vt:lpwstr/>
      </vt:variant>
      <vt:variant>
        <vt:lpwstr>_Toc316821858</vt:lpwstr>
      </vt:variant>
      <vt:variant>
        <vt:i4>1703999</vt:i4>
      </vt:variant>
      <vt:variant>
        <vt:i4>172</vt:i4>
      </vt:variant>
      <vt:variant>
        <vt:i4>0</vt:i4>
      </vt:variant>
      <vt:variant>
        <vt:i4>5</vt:i4>
      </vt:variant>
      <vt:variant>
        <vt:lpwstr/>
      </vt:variant>
      <vt:variant>
        <vt:lpwstr>_Toc316821857</vt:lpwstr>
      </vt:variant>
      <vt:variant>
        <vt:i4>1703999</vt:i4>
      </vt:variant>
      <vt:variant>
        <vt:i4>166</vt:i4>
      </vt:variant>
      <vt:variant>
        <vt:i4>0</vt:i4>
      </vt:variant>
      <vt:variant>
        <vt:i4>5</vt:i4>
      </vt:variant>
      <vt:variant>
        <vt:lpwstr/>
      </vt:variant>
      <vt:variant>
        <vt:lpwstr>_Toc316821856</vt:lpwstr>
      </vt:variant>
      <vt:variant>
        <vt:i4>1703999</vt:i4>
      </vt:variant>
      <vt:variant>
        <vt:i4>160</vt:i4>
      </vt:variant>
      <vt:variant>
        <vt:i4>0</vt:i4>
      </vt:variant>
      <vt:variant>
        <vt:i4>5</vt:i4>
      </vt:variant>
      <vt:variant>
        <vt:lpwstr/>
      </vt:variant>
      <vt:variant>
        <vt:lpwstr>_Toc316821855</vt:lpwstr>
      </vt:variant>
      <vt:variant>
        <vt:i4>1703999</vt:i4>
      </vt:variant>
      <vt:variant>
        <vt:i4>154</vt:i4>
      </vt:variant>
      <vt:variant>
        <vt:i4>0</vt:i4>
      </vt:variant>
      <vt:variant>
        <vt:i4>5</vt:i4>
      </vt:variant>
      <vt:variant>
        <vt:lpwstr/>
      </vt:variant>
      <vt:variant>
        <vt:lpwstr>_Toc316821854</vt:lpwstr>
      </vt:variant>
      <vt:variant>
        <vt:i4>1703999</vt:i4>
      </vt:variant>
      <vt:variant>
        <vt:i4>148</vt:i4>
      </vt:variant>
      <vt:variant>
        <vt:i4>0</vt:i4>
      </vt:variant>
      <vt:variant>
        <vt:i4>5</vt:i4>
      </vt:variant>
      <vt:variant>
        <vt:lpwstr/>
      </vt:variant>
      <vt:variant>
        <vt:lpwstr>_Toc316821853</vt:lpwstr>
      </vt:variant>
      <vt:variant>
        <vt:i4>1703999</vt:i4>
      </vt:variant>
      <vt:variant>
        <vt:i4>142</vt:i4>
      </vt:variant>
      <vt:variant>
        <vt:i4>0</vt:i4>
      </vt:variant>
      <vt:variant>
        <vt:i4>5</vt:i4>
      </vt:variant>
      <vt:variant>
        <vt:lpwstr/>
      </vt:variant>
      <vt:variant>
        <vt:lpwstr>_Toc316821852</vt:lpwstr>
      </vt:variant>
      <vt:variant>
        <vt:i4>1703999</vt:i4>
      </vt:variant>
      <vt:variant>
        <vt:i4>136</vt:i4>
      </vt:variant>
      <vt:variant>
        <vt:i4>0</vt:i4>
      </vt:variant>
      <vt:variant>
        <vt:i4>5</vt:i4>
      </vt:variant>
      <vt:variant>
        <vt:lpwstr/>
      </vt:variant>
      <vt:variant>
        <vt:lpwstr>_Toc316821851</vt:lpwstr>
      </vt:variant>
      <vt:variant>
        <vt:i4>1703999</vt:i4>
      </vt:variant>
      <vt:variant>
        <vt:i4>130</vt:i4>
      </vt:variant>
      <vt:variant>
        <vt:i4>0</vt:i4>
      </vt:variant>
      <vt:variant>
        <vt:i4>5</vt:i4>
      </vt:variant>
      <vt:variant>
        <vt:lpwstr/>
      </vt:variant>
      <vt:variant>
        <vt:lpwstr>_Toc316821850</vt:lpwstr>
      </vt:variant>
      <vt:variant>
        <vt:i4>1769535</vt:i4>
      </vt:variant>
      <vt:variant>
        <vt:i4>124</vt:i4>
      </vt:variant>
      <vt:variant>
        <vt:i4>0</vt:i4>
      </vt:variant>
      <vt:variant>
        <vt:i4>5</vt:i4>
      </vt:variant>
      <vt:variant>
        <vt:lpwstr/>
      </vt:variant>
      <vt:variant>
        <vt:lpwstr>_Toc316821849</vt:lpwstr>
      </vt:variant>
      <vt:variant>
        <vt:i4>1769535</vt:i4>
      </vt:variant>
      <vt:variant>
        <vt:i4>118</vt:i4>
      </vt:variant>
      <vt:variant>
        <vt:i4>0</vt:i4>
      </vt:variant>
      <vt:variant>
        <vt:i4>5</vt:i4>
      </vt:variant>
      <vt:variant>
        <vt:lpwstr/>
      </vt:variant>
      <vt:variant>
        <vt:lpwstr>_Toc316821848</vt:lpwstr>
      </vt:variant>
      <vt:variant>
        <vt:i4>1769535</vt:i4>
      </vt:variant>
      <vt:variant>
        <vt:i4>112</vt:i4>
      </vt:variant>
      <vt:variant>
        <vt:i4>0</vt:i4>
      </vt:variant>
      <vt:variant>
        <vt:i4>5</vt:i4>
      </vt:variant>
      <vt:variant>
        <vt:lpwstr/>
      </vt:variant>
      <vt:variant>
        <vt:lpwstr>_Toc316821847</vt:lpwstr>
      </vt:variant>
      <vt:variant>
        <vt:i4>1769535</vt:i4>
      </vt:variant>
      <vt:variant>
        <vt:i4>106</vt:i4>
      </vt:variant>
      <vt:variant>
        <vt:i4>0</vt:i4>
      </vt:variant>
      <vt:variant>
        <vt:i4>5</vt:i4>
      </vt:variant>
      <vt:variant>
        <vt:lpwstr/>
      </vt:variant>
      <vt:variant>
        <vt:lpwstr>_Toc316821846</vt:lpwstr>
      </vt:variant>
      <vt:variant>
        <vt:i4>1769535</vt:i4>
      </vt:variant>
      <vt:variant>
        <vt:i4>100</vt:i4>
      </vt:variant>
      <vt:variant>
        <vt:i4>0</vt:i4>
      </vt:variant>
      <vt:variant>
        <vt:i4>5</vt:i4>
      </vt:variant>
      <vt:variant>
        <vt:lpwstr/>
      </vt:variant>
      <vt:variant>
        <vt:lpwstr>_Toc316821845</vt:lpwstr>
      </vt:variant>
      <vt:variant>
        <vt:i4>1769535</vt:i4>
      </vt:variant>
      <vt:variant>
        <vt:i4>94</vt:i4>
      </vt:variant>
      <vt:variant>
        <vt:i4>0</vt:i4>
      </vt:variant>
      <vt:variant>
        <vt:i4>5</vt:i4>
      </vt:variant>
      <vt:variant>
        <vt:lpwstr/>
      </vt:variant>
      <vt:variant>
        <vt:lpwstr>_Toc316821844</vt:lpwstr>
      </vt:variant>
      <vt:variant>
        <vt:i4>1769535</vt:i4>
      </vt:variant>
      <vt:variant>
        <vt:i4>88</vt:i4>
      </vt:variant>
      <vt:variant>
        <vt:i4>0</vt:i4>
      </vt:variant>
      <vt:variant>
        <vt:i4>5</vt:i4>
      </vt:variant>
      <vt:variant>
        <vt:lpwstr/>
      </vt:variant>
      <vt:variant>
        <vt:lpwstr>_Toc316821843</vt:lpwstr>
      </vt:variant>
      <vt:variant>
        <vt:i4>1769535</vt:i4>
      </vt:variant>
      <vt:variant>
        <vt:i4>82</vt:i4>
      </vt:variant>
      <vt:variant>
        <vt:i4>0</vt:i4>
      </vt:variant>
      <vt:variant>
        <vt:i4>5</vt:i4>
      </vt:variant>
      <vt:variant>
        <vt:lpwstr/>
      </vt:variant>
      <vt:variant>
        <vt:lpwstr>_Toc316821842</vt:lpwstr>
      </vt:variant>
      <vt:variant>
        <vt:i4>1769535</vt:i4>
      </vt:variant>
      <vt:variant>
        <vt:i4>76</vt:i4>
      </vt:variant>
      <vt:variant>
        <vt:i4>0</vt:i4>
      </vt:variant>
      <vt:variant>
        <vt:i4>5</vt:i4>
      </vt:variant>
      <vt:variant>
        <vt:lpwstr/>
      </vt:variant>
      <vt:variant>
        <vt:lpwstr>_Toc316821841</vt:lpwstr>
      </vt:variant>
      <vt:variant>
        <vt:i4>1769535</vt:i4>
      </vt:variant>
      <vt:variant>
        <vt:i4>70</vt:i4>
      </vt:variant>
      <vt:variant>
        <vt:i4>0</vt:i4>
      </vt:variant>
      <vt:variant>
        <vt:i4>5</vt:i4>
      </vt:variant>
      <vt:variant>
        <vt:lpwstr/>
      </vt:variant>
      <vt:variant>
        <vt:lpwstr>_Toc316821840</vt:lpwstr>
      </vt:variant>
      <vt:variant>
        <vt:i4>1835071</vt:i4>
      </vt:variant>
      <vt:variant>
        <vt:i4>64</vt:i4>
      </vt:variant>
      <vt:variant>
        <vt:i4>0</vt:i4>
      </vt:variant>
      <vt:variant>
        <vt:i4>5</vt:i4>
      </vt:variant>
      <vt:variant>
        <vt:lpwstr/>
      </vt:variant>
      <vt:variant>
        <vt:lpwstr>_Toc316821839</vt:lpwstr>
      </vt:variant>
      <vt:variant>
        <vt:i4>2424894</vt:i4>
      </vt:variant>
      <vt:variant>
        <vt:i4>12</vt:i4>
      </vt:variant>
      <vt:variant>
        <vt:i4>0</vt:i4>
      </vt:variant>
      <vt:variant>
        <vt:i4>5</vt:i4>
      </vt:variant>
      <vt:variant>
        <vt:lpwstr>http://www.sword-group.com/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 conception - Évolution 2023 - Crawler</dc:title>
  <dc:subject/>
  <dc:creator>DECHOMET Corentin</dc:creator>
  <cp:keywords/>
  <cp:lastModifiedBy>INDRECAN Carmen</cp:lastModifiedBy>
  <cp:revision>25</cp:revision>
  <dcterms:created xsi:type="dcterms:W3CDTF">2023-08-28T11:48:00Z</dcterms:created>
  <dcterms:modified xsi:type="dcterms:W3CDTF">2023-09-15T07:41:00Z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0x010100FADAF6779AF94248B4F83466840A5628</vt:lpwstr>
  </property>
  <property fmtid="{D5CDD505-2E9C-101B-9397-08002B2CF9AE}" pid="3" name="CognivaFacetbmx-group">
    <vt:lpwstr>patent</vt:lpwstr>
  </property>
</Properties>
</file>