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5178E" w14:textId="77777777" w:rsidR="00B2581A" w:rsidRPr="00631DDB" w:rsidRDefault="00B2581A" w:rsidP="00B2581A">
      <w:pPr>
        <w:pStyle w:val="DocumentBU"/>
      </w:pPr>
      <w:r w:rsidRPr="00631DDB">
        <w:fldChar w:fldCharType="begin">
          <w:ffData>
            <w:name w:val="Client"/>
            <w:enabled/>
            <w:calcOnExit w:val="0"/>
            <w:helpText w:type="text" w:val="Nom de la société cliente"/>
            <w:statusText w:type="text" w:val="Nom de la société cliente"/>
            <w:textInput>
              <w:default w:val="MESRI"/>
              <w:maxLength w:val="40"/>
            </w:textInput>
          </w:ffData>
        </w:fldChar>
      </w:r>
      <w:bookmarkStart w:id="0" w:name="Client"/>
      <w:r w:rsidRPr="00631DDB">
        <w:instrText xml:space="preserve"> FORMTEXT </w:instrText>
      </w:r>
      <w:r w:rsidRPr="00631DDB">
        <w:fldChar w:fldCharType="separate"/>
      </w:r>
      <w:r w:rsidRPr="00631DDB">
        <w:rPr>
          <w:noProof/>
        </w:rPr>
        <w:t>MESRI</w:t>
      </w:r>
      <w:r w:rsidRPr="00631DDB">
        <w:fldChar w:fldCharType="end"/>
      </w:r>
      <w:bookmarkEnd w:id="0"/>
    </w:p>
    <w:p w14:paraId="46F591A1" w14:textId="77777777" w:rsidR="00B2581A" w:rsidRPr="00631DDB" w:rsidRDefault="00B2581A" w:rsidP="00B2581A">
      <w:pPr>
        <w:pStyle w:val="DocumentTitre"/>
      </w:pPr>
      <w:r w:rsidRPr="00631DDB">
        <w:fldChar w:fldCharType="begin">
          <w:ffData>
            <w:name w:val="TitreDocument"/>
            <w:enabled/>
            <w:calcOnExit w:val="0"/>
            <w:helpText w:type="text" w:val="Saisir le titre du document."/>
            <w:statusText w:type="text" w:val="Titre du document"/>
            <w:textInput>
              <w:default w:val="Spécifications fonctionnelles - Crawler"/>
            </w:textInput>
          </w:ffData>
        </w:fldChar>
      </w:r>
      <w:bookmarkStart w:id="1" w:name="TitreDocument"/>
      <w:r w:rsidRPr="00631DDB">
        <w:instrText xml:space="preserve"> FORMTEXT </w:instrText>
      </w:r>
      <w:r w:rsidRPr="00631DDB">
        <w:fldChar w:fldCharType="separate"/>
      </w:r>
      <w:r w:rsidRPr="00631DDB">
        <w:rPr>
          <w:noProof/>
        </w:rPr>
        <w:t>Spécifications fonctionnelles - Crawler</w:t>
      </w:r>
      <w:r w:rsidRPr="00631DDB">
        <w:fldChar w:fldCharType="end"/>
      </w:r>
      <w:bookmarkEnd w:id="1"/>
    </w:p>
    <w:p w14:paraId="55E0AEAB" w14:textId="49A8560C" w:rsidR="00B2581A" w:rsidRPr="00631DDB" w:rsidRDefault="00B2581A" w:rsidP="00B2581A">
      <w:pPr>
        <w:pStyle w:val="DocumentRfrence"/>
      </w:pPr>
      <w:r w:rsidRPr="00631DDB">
        <w:fldChar w:fldCharType="begin">
          <w:ffData>
            <w:name w:val="IdProjet"/>
            <w:enabled/>
            <w:calcOnExit w:val="0"/>
            <w:helpText w:type="text" w:val="Identifiant du projet (8 caractères maximum)"/>
            <w:statusText w:type="text" w:val="Identifiant du projet"/>
            <w:textInput>
              <w:default w:val="ScanESR"/>
              <w:maxLength w:val="20"/>
              <w:format w:val="CAPITALES"/>
            </w:textInput>
          </w:ffData>
        </w:fldChar>
      </w:r>
      <w:bookmarkStart w:id="2" w:name="IdProjet"/>
      <w:r w:rsidRPr="00631DDB">
        <w:instrText xml:space="preserve"> FORMTEXT </w:instrText>
      </w:r>
      <w:r w:rsidRPr="00631DDB">
        <w:fldChar w:fldCharType="separate"/>
      </w:r>
      <w:r w:rsidRPr="00631DDB">
        <w:t>ScanESR</w:t>
      </w:r>
      <w:r w:rsidRPr="00631DDB">
        <w:fldChar w:fldCharType="end"/>
      </w:r>
      <w:bookmarkEnd w:id="2"/>
      <w:r w:rsidRPr="00631DDB">
        <w:t>/</w:t>
      </w:r>
      <w:r w:rsidRPr="00631DDB">
        <w:fldChar w:fldCharType="begin">
          <w:ffData>
            <w:name w:val="TypeDoc"/>
            <w:enabled/>
            <w:calcOnExit w:val="0"/>
            <w:helpText w:type="text" w:val="Choisir un type de document.&#10;&#10;La liste des types de document ISOTOP est précisée dans la procédure opérationnelle n°2."/>
            <w:statusText w:type="text" w:val="Type de document"/>
            <w:textInput>
              <w:default w:val="SPF"/>
              <w:maxLength w:val="3"/>
              <w:format w:val="CAPITALES"/>
            </w:textInput>
          </w:ffData>
        </w:fldChar>
      </w:r>
      <w:bookmarkStart w:id="3" w:name="TypeDoc"/>
      <w:r w:rsidRPr="00631DDB">
        <w:instrText xml:space="preserve"> FORMTEXT </w:instrText>
      </w:r>
      <w:r w:rsidRPr="00631DDB">
        <w:fldChar w:fldCharType="separate"/>
      </w:r>
      <w:r w:rsidRPr="00631DDB">
        <w:t>SPF</w:t>
      </w:r>
      <w:r w:rsidRPr="00631DDB">
        <w:fldChar w:fldCharType="end"/>
      </w:r>
      <w:bookmarkEnd w:id="3"/>
      <w:r w:rsidRPr="00631DDB">
        <w:t>_</w:t>
      </w:r>
      <w:r w:rsidRPr="00631DDB">
        <w:fldChar w:fldCharType="begin">
          <w:ffData>
            <w:name w:val="Chrono"/>
            <w:enabled/>
            <w:calcOnExit w:val="0"/>
            <w:helpText w:type="text" w:val="Numéro chrono du document dans le type de document choisi."/>
            <w:statusText w:type="text" w:val="Numéro chrono du document"/>
            <w:textInput>
              <w:default w:val="005"/>
              <w:maxLength w:val="3"/>
            </w:textInput>
          </w:ffData>
        </w:fldChar>
      </w:r>
      <w:bookmarkStart w:id="4" w:name="Chrono"/>
      <w:r w:rsidRPr="00631DDB">
        <w:instrText xml:space="preserve"> FORMTEXT </w:instrText>
      </w:r>
      <w:r w:rsidRPr="00631DDB">
        <w:fldChar w:fldCharType="separate"/>
      </w:r>
      <w:r w:rsidR="006043BC">
        <w:t>005</w:t>
      </w:r>
      <w:r w:rsidRPr="00631DDB">
        <w:fldChar w:fldCharType="end"/>
      </w:r>
      <w:bookmarkEnd w:id="4"/>
      <w:r w:rsidRPr="00631DDB">
        <w:t>/</w:t>
      </w:r>
      <w:r w:rsidRPr="00631DDB">
        <w:fldChar w:fldCharType="begin">
          <w:ffData>
            <w:name w:val="Version"/>
            <w:enabled/>
            <w:calcOnExit w:val="0"/>
            <w:helpText w:type="text" w:val="Numéro de la version du document dans le type de document choisi (de 1 à 9)."/>
            <w:statusText w:type="text" w:val="Numéro de la version du document"/>
            <w:textInput>
              <w:type w:val="number"/>
              <w:default w:val="1"/>
              <w:maxLength w:val="1"/>
              <w:format w:val="0"/>
            </w:textInput>
          </w:ffData>
        </w:fldChar>
      </w:r>
      <w:bookmarkStart w:id="5" w:name="Version"/>
      <w:r w:rsidRPr="00631DDB">
        <w:instrText xml:space="preserve"> FORMTEXT </w:instrText>
      </w:r>
      <w:r w:rsidRPr="00631DDB">
        <w:fldChar w:fldCharType="separate"/>
      </w:r>
      <w:r w:rsidR="006043BC">
        <w:t>1</w:t>
      </w:r>
      <w:r w:rsidRPr="00631DDB">
        <w:fldChar w:fldCharType="end"/>
      </w:r>
      <w:bookmarkEnd w:id="5"/>
      <w:r w:rsidRPr="00631DDB">
        <w:t>.</w:t>
      </w:r>
      <w:r w:rsidRPr="00631DDB">
        <w:fldChar w:fldCharType="begin">
          <w:ffData>
            <w:name w:val="Correction"/>
            <w:enabled/>
            <w:calcOnExit w:val="0"/>
            <w:helpText w:type="text" w:val="Numéro de révision du document (de 0 à 9)."/>
            <w:statusText w:type="text" w:val="Numéro de révision du document"/>
            <w:textInput>
              <w:type w:val="number"/>
              <w:default w:val="1"/>
              <w:maxLength w:val="1"/>
              <w:format w:val="0"/>
            </w:textInput>
          </w:ffData>
        </w:fldChar>
      </w:r>
      <w:bookmarkStart w:id="6" w:name="Correction"/>
      <w:r w:rsidRPr="00631DDB">
        <w:instrText xml:space="preserve"> FORMTEXT </w:instrText>
      </w:r>
      <w:r w:rsidRPr="00631DDB">
        <w:fldChar w:fldCharType="separate"/>
      </w:r>
      <w:r w:rsidR="006043BC">
        <w:t>1</w:t>
      </w:r>
      <w:r w:rsidRPr="00631DDB">
        <w:fldChar w:fldCharType="end"/>
      </w:r>
      <w:bookmarkEnd w:id="6"/>
    </w:p>
    <w:p w14:paraId="2799C684" w14:textId="77777777" w:rsidR="00B2581A" w:rsidRPr="00631DDB" w:rsidRDefault="00B2581A" w:rsidP="00B2581A">
      <w:pPr>
        <w:pStyle w:val="Cartouche"/>
      </w:pPr>
    </w:p>
    <w:p w14:paraId="51617B1C" w14:textId="77777777" w:rsidR="00B2581A" w:rsidRPr="00631DDB" w:rsidRDefault="00B2581A" w:rsidP="00B2581A">
      <w:pPr>
        <w:pStyle w:val="Cartouche"/>
      </w:pPr>
      <w:r w:rsidRPr="00631DDB">
        <w:t>Entité :</w:t>
      </w:r>
      <w:r w:rsidRPr="00631DDB">
        <w:tab/>
      </w:r>
      <w:r w:rsidRPr="00631DDB">
        <w:tab/>
      </w:r>
      <w:r w:rsidRPr="00631DDB">
        <w:fldChar w:fldCharType="begin">
          <w:ffData>
            <w:name w:val="Entité"/>
            <w:enabled/>
            <w:calcOnExit w:val="0"/>
            <w:helpText w:type="text" w:val="Nom de l'entité DECAN"/>
            <w:statusText w:type="text" w:val="Nom de l'entité DECAN"/>
            <w:textInput>
              <w:default w:val="COEXYA/SSL"/>
              <w:maxLength w:val="40"/>
            </w:textInput>
          </w:ffData>
        </w:fldChar>
      </w:r>
      <w:bookmarkStart w:id="7" w:name="Entité"/>
      <w:r w:rsidRPr="00631DDB">
        <w:instrText xml:space="preserve"> FORMTEXT </w:instrText>
      </w:r>
      <w:r w:rsidRPr="00631DDB">
        <w:fldChar w:fldCharType="separate"/>
      </w:r>
      <w:r w:rsidRPr="00631DDB">
        <w:rPr>
          <w:noProof/>
        </w:rPr>
        <w:t>COEXYA/SSL</w:t>
      </w:r>
      <w:r w:rsidRPr="00631DDB">
        <w:fldChar w:fldCharType="end"/>
      </w:r>
      <w:bookmarkEnd w:id="7"/>
    </w:p>
    <w:p w14:paraId="23BCD41D" w14:textId="77777777" w:rsidR="00B2581A" w:rsidRPr="00631DDB" w:rsidRDefault="00B2581A" w:rsidP="00B2581A">
      <w:pPr>
        <w:pStyle w:val="Cartouche"/>
      </w:pPr>
      <w:r w:rsidRPr="00631DDB">
        <w:t>Contrat/Projet :</w:t>
      </w:r>
      <w:r w:rsidRPr="00631DDB">
        <w:tab/>
      </w:r>
      <w:r w:rsidRPr="00631DDB">
        <w:fldChar w:fldCharType="begin">
          <w:ffData>
            <w:name w:val="Projet"/>
            <w:enabled/>
            <w:calcOnExit w:val="0"/>
            <w:helpText w:type="text" w:val="Nom du projet"/>
            <w:statusText w:type="text" w:val="Nom du projet"/>
            <w:textInput>
              <w:default w:val="ScanESR"/>
              <w:maxLength w:val="40"/>
            </w:textInput>
          </w:ffData>
        </w:fldChar>
      </w:r>
      <w:bookmarkStart w:id="8" w:name="Projet"/>
      <w:r w:rsidRPr="00631DDB">
        <w:instrText xml:space="preserve"> FORMTEXT </w:instrText>
      </w:r>
      <w:r w:rsidRPr="00631DDB">
        <w:fldChar w:fldCharType="separate"/>
      </w:r>
      <w:r w:rsidRPr="00631DDB">
        <w:rPr>
          <w:noProof/>
        </w:rPr>
        <w:t>ScanESR</w:t>
      </w:r>
      <w:r w:rsidRPr="00631DDB">
        <w:fldChar w:fldCharType="end"/>
      </w:r>
      <w:bookmarkEnd w:id="8"/>
    </w:p>
    <w:p w14:paraId="1E222871" w14:textId="207E097C" w:rsidR="00B2581A" w:rsidRPr="00631DDB" w:rsidRDefault="00B2581A" w:rsidP="00B2581A">
      <w:pPr>
        <w:pStyle w:val="Cartouche"/>
      </w:pPr>
      <w:r w:rsidRPr="00631DDB">
        <w:t>Identifiant :</w:t>
      </w:r>
      <w:r w:rsidRPr="00631DDB">
        <w:tab/>
      </w:r>
      <w:r w:rsidRPr="00631DDB">
        <w:tab/>
      </w:r>
      <w:r w:rsidR="00393ECD">
        <w:fldChar w:fldCharType="begin"/>
      </w:r>
      <w:r w:rsidR="00393ECD">
        <w:instrText xml:space="preserve"> REF  IdProjet  \* MERGEFORMAT </w:instrText>
      </w:r>
      <w:r w:rsidR="00393ECD">
        <w:fldChar w:fldCharType="separate"/>
      </w:r>
      <w:proofErr w:type="spellStart"/>
      <w:r w:rsidR="0028026C" w:rsidRPr="00631DDB">
        <w:t>ScanESR</w:t>
      </w:r>
      <w:proofErr w:type="spellEnd"/>
      <w:r w:rsidR="00393ECD">
        <w:fldChar w:fldCharType="end"/>
      </w:r>
    </w:p>
    <w:p w14:paraId="1F762A9B" w14:textId="77777777" w:rsidR="00B2581A" w:rsidRPr="00631DDB" w:rsidRDefault="00B2581A" w:rsidP="00B2581A">
      <w:pPr>
        <w:pStyle w:val="Cartouche"/>
      </w:pPr>
    </w:p>
    <w:p w14:paraId="134D2E97" w14:textId="788B33BB" w:rsidR="00B2581A" w:rsidRPr="00631DDB" w:rsidRDefault="00B2581A" w:rsidP="00B2581A">
      <w:pPr>
        <w:pStyle w:val="Cartouche"/>
      </w:pPr>
      <w:r w:rsidRPr="00631DDB">
        <w:t xml:space="preserve">Date de </w:t>
      </w:r>
      <w:proofErr w:type="gramStart"/>
      <w:r w:rsidRPr="00631DDB">
        <w:t>réf.</w:t>
      </w:r>
      <w:r w:rsidRPr="00631DDB">
        <w:rPr>
          <w:vertAlign w:val="superscript"/>
        </w:rPr>
        <w:t>(</w:t>
      </w:r>
      <w:proofErr w:type="gramEnd"/>
      <w:r w:rsidRPr="00631DDB">
        <w:rPr>
          <w:vertAlign w:val="superscript"/>
        </w:rPr>
        <w:t>1)</w:t>
      </w:r>
      <w:r w:rsidRPr="00631DDB">
        <w:t> :</w:t>
      </w:r>
      <w:r w:rsidRPr="00631DDB">
        <w:tab/>
      </w:r>
      <w:ins w:id="9" w:author="INDRECAN Carmen" w:date="2023-09-15T09:42:00Z">
        <w:r w:rsidR="0028026C">
          <w:fldChar w:fldCharType="begin">
            <w:ffData>
              <w:name w:val="DateRéférence"/>
              <w:enabled/>
              <w:calcOnExit w:val="0"/>
              <w:textInput>
                <w:type w:val="date"/>
                <w:default w:val="15/09/2023"/>
                <w:format w:val="dd/MM/yyyy"/>
              </w:textInput>
            </w:ffData>
          </w:fldChar>
        </w:r>
        <w:bookmarkStart w:id="10" w:name="DateRéférence"/>
        <w:r w:rsidR="0028026C">
          <w:instrText xml:space="preserve"> FORMTEXT </w:instrText>
        </w:r>
      </w:ins>
      <w:r w:rsidR="0028026C">
        <w:fldChar w:fldCharType="separate"/>
      </w:r>
      <w:ins w:id="11" w:author="INDRECAN Carmen" w:date="2023-09-15T09:42:00Z">
        <w:r w:rsidR="0028026C">
          <w:rPr>
            <w:noProof/>
          </w:rPr>
          <w:t>15/09/2023</w:t>
        </w:r>
        <w:r w:rsidR="0028026C">
          <w:fldChar w:fldCharType="end"/>
        </w:r>
      </w:ins>
      <w:bookmarkEnd w:id="10"/>
      <w:del w:id="12" w:author="INDRECAN Carmen" w:date="2023-06-22T11:31:00Z">
        <w:r w:rsidR="006043BC" w:rsidDel="00755365">
          <w:fldChar w:fldCharType="begin"/>
        </w:r>
        <w:r w:rsidR="006043BC" w:rsidDel="00755365">
          <w:delInstrText xml:space="preserve"> FORMTEXT </w:delInstrText>
        </w:r>
        <w:r w:rsidR="006043BC" w:rsidDel="00755365">
          <w:fldChar w:fldCharType="separate"/>
        </w:r>
        <w:r w:rsidR="006043BC" w:rsidDel="00755365">
          <w:rPr>
            <w:noProof/>
          </w:rPr>
          <w:delText>19/06/2023</w:delText>
        </w:r>
        <w:r w:rsidR="006043BC" w:rsidDel="00755365">
          <w:fldChar w:fldCharType="end"/>
        </w:r>
      </w:del>
    </w:p>
    <w:p w14:paraId="130105C3" w14:textId="77777777" w:rsidR="00B2581A" w:rsidRPr="00631DDB" w:rsidRDefault="00B2581A" w:rsidP="00B2581A">
      <w:pPr>
        <w:pStyle w:val="Cartouche"/>
      </w:pPr>
      <w:r w:rsidRPr="00631DDB">
        <w:t>État :</w:t>
      </w:r>
      <w:r w:rsidRPr="00631DDB">
        <w:tab/>
      </w:r>
      <w:r w:rsidRPr="00631DDB">
        <w:tab/>
      </w:r>
      <w:r w:rsidRPr="00631DDB">
        <w:tab/>
      </w:r>
      <w:r w:rsidRPr="00631DDB">
        <w:fldChar w:fldCharType="begin">
          <w:ffData>
            <w:name w:val="EtatAValider"/>
            <w:enabled/>
            <w:calcOnExit w:val="0"/>
            <w:helpText w:type="text" w:val="Cocher cette case si le document n'est pas  validé par le client."/>
            <w:statusText w:type="text" w:val="Document à valider"/>
            <w:checkBox>
              <w:sizeAuto/>
              <w:default w:val="1"/>
              <w:checked/>
            </w:checkBox>
          </w:ffData>
        </w:fldChar>
      </w:r>
      <w:bookmarkStart w:id="13" w:name="EtatAValider"/>
      <w:r w:rsidRPr="00631DDB">
        <w:instrText xml:space="preserve"> FORMCHECKBOX </w:instrText>
      </w:r>
      <w:r w:rsidR="00393ECD">
        <w:fldChar w:fldCharType="separate"/>
      </w:r>
      <w:r w:rsidRPr="00631DDB">
        <w:fldChar w:fldCharType="end"/>
      </w:r>
      <w:bookmarkEnd w:id="13"/>
      <w:r w:rsidRPr="00631DDB">
        <w:t xml:space="preserve"> à valider</w:t>
      </w:r>
      <w:r w:rsidRPr="00631DDB">
        <w:tab/>
      </w:r>
      <w:r w:rsidRPr="00631DDB">
        <w:fldChar w:fldCharType="begin">
          <w:ffData>
            <w:name w:val="EtatValidé"/>
            <w:enabled/>
            <w:calcOnExit w:val="0"/>
            <w:helpText w:type="text" w:val="Cocher cette case si le document est validé par le client.&#10;&#10;Cette case doit être décochée si le document a été modifié après validation et doit être validé à nouveau."/>
            <w:statusText w:type="text" w:val="Document validé par le client"/>
            <w:checkBox>
              <w:sizeAuto/>
              <w:default w:val="0"/>
              <w:checked w:val="0"/>
            </w:checkBox>
          </w:ffData>
        </w:fldChar>
      </w:r>
      <w:bookmarkStart w:id="14" w:name="EtatValidé"/>
      <w:r w:rsidRPr="00631DDB">
        <w:instrText xml:space="preserve"> FORMCHECKBOX </w:instrText>
      </w:r>
      <w:r w:rsidR="00393ECD">
        <w:fldChar w:fldCharType="separate"/>
      </w:r>
      <w:r w:rsidRPr="00631DDB">
        <w:fldChar w:fldCharType="end"/>
      </w:r>
      <w:bookmarkEnd w:id="14"/>
      <w:r w:rsidRPr="00631DDB">
        <w:t xml:space="preserve"> validé</w:t>
      </w:r>
    </w:p>
    <w:p w14:paraId="2946D871" w14:textId="77777777" w:rsidR="00B2581A" w:rsidRPr="00631DDB" w:rsidRDefault="00B2581A" w:rsidP="00B2581A">
      <w:pPr>
        <w:pStyle w:val="Cartouche"/>
      </w:pPr>
      <w:r w:rsidRPr="00631DDB">
        <w:t>Classification :</w:t>
      </w:r>
      <w:r w:rsidRPr="00631DDB">
        <w:tab/>
      </w:r>
      <w:sdt>
        <w:sdtPr>
          <w:alias w:val="Classification"/>
          <w:tag w:val="Classification"/>
          <w:id w:val="1383219949"/>
          <w:placeholder>
            <w:docPart w:val="873AF92F9E34404187D121A0F33B95CD"/>
          </w:placeholder>
          <w:comboBox>
            <w:listItem w:displayText="1 - Public" w:value="1"/>
            <w:listItem w:displayText="2 - Interne" w:value="2"/>
            <w:listItem w:displayText="3 - Restreint" w:value="3"/>
            <w:listItem w:displayText="4 - Confidentiel" w:value="4"/>
          </w:comboBox>
        </w:sdtPr>
        <w:sdtEndPr/>
        <w:sdtContent>
          <w:r w:rsidRPr="00631DDB">
            <w:t>3 - Restreint</w:t>
          </w:r>
        </w:sdtContent>
      </w:sdt>
    </w:p>
    <w:p w14:paraId="1DEA2F49" w14:textId="77777777" w:rsidR="00B2581A" w:rsidRPr="00631DDB" w:rsidRDefault="00B2581A" w:rsidP="00B2581A">
      <w:pPr>
        <w:pStyle w:val="Cartouche"/>
      </w:pPr>
      <w:r w:rsidRPr="00631DDB">
        <w:t>Diffusion :</w:t>
      </w:r>
    </w:p>
    <w:p w14:paraId="3C24BAE4" w14:textId="77777777" w:rsidR="00B2581A" w:rsidRPr="00631DDB" w:rsidRDefault="00B2581A" w:rsidP="00B2581A">
      <w:pPr>
        <w:pStyle w:val="Cartouchecheckbox"/>
      </w:pPr>
      <w:r w:rsidRPr="00631DDB">
        <w:fldChar w:fldCharType="begin">
          <w:ffData>
            <w:name w:val="DiffusionLibre"/>
            <w:enabled w:val="0"/>
            <w:calcOnExit w:val="0"/>
            <w:checkBox>
              <w:size w:val="16"/>
              <w:default w:val="0"/>
              <w:checked w:val="0"/>
            </w:checkBox>
          </w:ffData>
        </w:fldChar>
      </w:r>
      <w:bookmarkStart w:id="15" w:name="DiffusionLibre"/>
      <w:r w:rsidRPr="00631DDB">
        <w:instrText xml:space="preserve"> FORMCHECKBOX </w:instrText>
      </w:r>
      <w:r w:rsidR="00393ECD">
        <w:fldChar w:fldCharType="separate"/>
      </w:r>
      <w:r w:rsidRPr="00631DDB">
        <w:fldChar w:fldCharType="end"/>
      </w:r>
      <w:bookmarkEnd w:id="15"/>
      <w:r w:rsidRPr="00631DDB">
        <w:t xml:space="preserve"> Libre</w:t>
      </w:r>
    </w:p>
    <w:p w14:paraId="68229F95" w14:textId="77777777" w:rsidR="00B2581A" w:rsidRPr="00631DDB" w:rsidRDefault="00B2581A" w:rsidP="00B2581A">
      <w:pPr>
        <w:pStyle w:val="Cartouchecheckbox"/>
      </w:pPr>
      <w:r w:rsidRPr="00631DDB">
        <w:fldChar w:fldCharType="begin">
          <w:ffData>
            <w:name w:val="DiffusionInterne"/>
            <w:enabled w:val="0"/>
            <w:calcOnExit w:val="0"/>
            <w:checkBox>
              <w:size w:val="16"/>
              <w:default w:val="0"/>
              <w:checked w:val="0"/>
            </w:checkBox>
          </w:ffData>
        </w:fldChar>
      </w:r>
      <w:bookmarkStart w:id="16" w:name="DiffusionInterne"/>
      <w:r w:rsidRPr="00631DDB">
        <w:instrText xml:space="preserve"> FORMCHECKBOX </w:instrText>
      </w:r>
      <w:r w:rsidR="00393ECD">
        <w:fldChar w:fldCharType="separate"/>
      </w:r>
      <w:r w:rsidRPr="00631DDB">
        <w:fldChar w:fldCharType="end"/>
      </w:r>
      <w:bookmarkEnd w:id="16"/>
      <w:r w:rsidRPr="00631DDB">
        <w:t xml:space="preserve"> Interne</w:t>
      </w:r>
    </w:p>
    <w:p w14:paraId="13510068" w14:textId="77777777" w:rsidR="00B2581A" w:rsidRPr="00631DDB" w:rsidRDefault="00B2581A" w:rsidP="00B2581A">
      <w:pPr>
        <w:pStyle w:val="Cartouchecheckbox"/>
      </w:pPr>
      <w:r w:rsidRPr="00631DDB">
        <w:fldChar w:fldCharType="begin">
          <w:ffData>
            <w:name w:val="DiffusionContrôlée"/>
            <w:enabled w:val="0"/>
            <w:calcOnExit w:val="0"/>
            <w:checkBox>
              <w:size w:val="16"/>
              <w:default w:val="0"/>
              <w:checked/>
            </w:checkBox>
          </w:ffData>
        </w:fldChar>
      </w:r>
      <w:bookmarkStart w:id="17" w:name="DiffusionContrôlée"/>
      <w:r w:rsidRPr="00631DDB">
        <w:instrText xml:space="preserve"> FORMCHECKBOX </w:instrText>
      </w:r>
      <w:r w:rsidR="00393ECD">
        <w:fldChar w:fldCharType="separate"/>
      </w:r>
      <w:r w:rsidRPr="00631DDB">
        <w:fldChar w:fldCharType="end"/>
      </w:r>
      <w:bookmarkEnd w:id="17"/>
      <w:r w:rsidRPr="00631DDB">
        <w:t xml:space="preserve"> Contrôlée : … (Préciser BU, Client…)</w:t>
      </w:r>
    </w:p>
    <w:p w14:paraId="25895120" w14:textId="77777777" w:rsidR="00B2581A" w:rsidRPr="00631DDB" w:rsidRDefault="00B2581A" w:rsidP="00B2581A">
      <w:pPr>
        <w:pStyle w:val="Cartouchenote"/>
      </w:pPr>
      <w:r w:rsidRPr="00631DDB">
        <w:t>(1) Date d’approbation (cf. circuit de validation interne).</w:t>
      </w:r>
    </w:p>
    <w:p w14:paraId="1FFA0D12" w14:textId="77777777" w:rsidR="00B2581A" w:rsidRPr="00631DDB" w:rsidRDefault="00B2581A" w:rsidP="00B2581A">
      <w:pPr>
        <w:pStyle w:val="Cartouchecheckbox"/>
      </w:pPr>
      <w:r w:rsidRPr="00631DD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47C7D536" wp14:editId="584B46B1">
                <wp:simplePos x="0" y="0"/>
                <wp:positionH relativeFrom="margin">
                  <wp:posOffset>3726815</wp:posOffset>
                </wp:positionH>
                <wp:positionV relativeFrom="bottomMargin">
                  <wp:posOffset>9525</wp:posOffset>
                </wp:positionV>
                <wp:extent cx="2484120" cy="775970"/>
                <wp:effectExtent l="0" t="0" r="0" b="50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994C7" w14:textId="77777777" w:rsidR="00B2581A" w:rsidRPr="00FF1D06" w:rsidRDefault="00B2581A" w:rsidP="00B2581A">
                            <w:pPr>
                              <w:pStyle w:val="Nameofoffice"/>
                            </w:pPr>
                            <w:proofErr w:type="spellStart"/>
                            <w:r w:rsidRPr="00950CE4">
                              <w:t>Coexya</w:t>
                            </w:r>
                            <w:proofErr w:type="spellEnd"/>
                          </w:p>
                          <w:p w14:paraId="631D5801" w14:textId="77777777" w:rsidR="00B2581A" w:rsidRPr="00FF1D06" w:rsidRDefault="00B2581A" w:rsidP="00B2581A">
                            <w:pPr>
                              <w:pStyle w:val="AddressofOffice"/>
                            </w:pPr>
                            <w:r w:rsidRPr="00FF1D06">
                              <w:t xml:space="preserve">9 avenue Charles de Gaulle </w:t>
                            </w:r>
                          </w:p>
                          <w:p w14:paraId="77C61AAB" w14:textId="77777777" w:rsidR="00B2581A" w:rsidRPr="00FF1D06" w:rsidRDefault="00B2581A" w:rsidP="00B2581A">
                            <w:pPr>
                              <w:pStyle w:val="AddressofOffice"/>
                            </w:pPr>
                            <w:r w:rsidRPr="00FF1D06">
                              <w:t>69370 Saint-Didier-au-Mont-d’Or</w:t>
                            </w:r>
                          </w:p>
                          <w:p w14:paraId="05F9F914" w14:textId="77777777" w:rsidR="00B2581A" w:rsidRPr="00FF1D06" w:rsidRDefault="00B2581A" w:rsidP="00B2581A">
                            <w:pPr>
                              <w:pStyle w:val="AddressofOffice"/>
                            </w:pPr>
                            <w:r w:rsidRPr="00FF1D06">
                              <w:t>France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7C7D53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93.45pt;margin-top:.75pt;width:195.6pt;height:61.1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" filled="f" stroked="f">
                <v:textbox style="mso-fit-shape-to-text:t">
                  <w:txbxContent>
                    <w:p w14:paraId="328994C7" w14:textId="77777777" w:rsidR="00B2581A" w:rsidRPr="00FF1D06" w:rsidRDefault="00B2581A" w:rsidP="00B2581A">
                      <w:pPr>
                        <w:pStyle w:val="Nameofoffice"/>
                      </w:pPr>
                      <w:proofErr w:type="spellStart"/>
                      <w:r w:rsidRPr="00950CE4">
                        <w:t>Coexya</w:t>
                      </w:r>
                      <w:proofErr w:type="spellEnd"/>
                    </w:p>
                    <w:p w14:paraId="631D5801" w14:textId="77777777" w:rsidR="00B2581A" w:rsidRPr="00FF1D06" w:rsidRDefault="00B2581A" w:rsidP="00B2581A">
                      <w:pPr>
                        <w:pStyle w:val="AddressofOffice"/>
                      </w:pPr>
                      <w:r w:rsidRPr="00FF1D06">
                        <w:t xml:space="preserve">9 avenue Charles de Gaulle </w:t>
                      </w:r>
                    </w:p>
                    <w:p w14:paraId="77C61AAB" w14:textId="77777777" w:rsidR="00B2581A" w:rsidRPr="00FF1D06" w:rsidRDefault="00B2581A" w:rsidP="00B2581A">
                      <w:pPr>
                        <w:pStyle w:val="AddressofOffice"/>
                      </w:pPr>
                      <w:r w:rsidRPr="00FF1D06">
                        <w:t>69370 Saint-Didier-au-Mont-d’Or</w:t>
                      </w:r>
                    </w:p>
                    <w:p w14:paraId="05F9F914" w14:textId="77777777" w:rsidR="00B2581A" w:rsidRPr="00FF1D06" w:rsidRDefault="00B2581A" w:rsidP="00B2581A">
                      <w:pPr>
                        <w:pStyle w:val="AddressofOffice"/>
                      </w:pPr>
                      <w:r w:rsidRPr="00FF1D06">
                        <w:t>France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631DDB">
        <w:br w:type="page"/>
      </w:r>
    </w:p>
    <w:p w14:paraId="56D43A36" w14:textId="77777777" w:rsidR="00B2581A" w:rsidRPr="00631DDB" w:rsidRDefault="00B2581A" w:rsidP="00B2581A">
      <w:pPr>
        <w:pStyle w:val="TitleNoTOC"/>
      </w:pPr>
      <w:r w:rsidRPr="00631DDB">
        <w:lastRenderedPageBreak/>
        <w:t>CIRCUIT DE VALIDATION</w:t>
      </w:r>
    </w:p>
    <w:tbl>
      <w:tblPr>
        <w:tblW w:w="9809" w:type="dxa"/>
        <w:tblInd w:w="8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  <w:insideH w:val="single" w:sz="6" w:space="0" w:color="B2B2B2"/>
          <w:insideV w:val="single" w:sz="6" w:space="0" w:color="B2B2B2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162"/>
        <w:gridCol w:w="964"/>
        <w:gridCol w:w="992"/>
        <w:gridCol w:w="1105"/>
        <w:gridCol w:w="1021"/>
        <w:gridCol w:w="709"/>
        <w:gridCol w:w="1106"/>
        <w:gridCol w:w="899"/>
        <w:gridCol w:w="858"/>
      </w:tblGrid>
      <w:tr w:rsidR="00B2581A" w:rsidRPr="00631DDB" w14:paraId="483C7ABF" w14:textId="77777777" w:rsidTr="00BA0FC4">
        <w:trPr>
          <w:cantSplit/>
        </w:trPr>
        <w:tc>
          <w:tcPr>
            <w:tcW w:w="993" w:type="dxa"/>
            <w:tcBorders>
              <w:bottom w:val="nil"/>
            </w:tcBorders>
            <w:shd w:val="clear" w:color="auto" w:fill="D9D9D9"/>
          </w:tcPr>
          <w:p w14:paraId="26CA1F2E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Version</w:t>
            </w:r>
          </w:p>
        </w:tc>
        <w:tc>
          <w:tcPr>
            <w:tcW w:w="3118" w:type="dxa"/>
            <w:gridSpan w:val="3"/>
            <w:shd w:val="clear" w:color="auto" w:fill="D9D9D9"/>
          </w:tcPr>
          <w:p w14:paraId="331B0154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Rédaction</w:t>
            </w:r>
          </w:p>
        </w:tc>
        <w:tc>
          <w:tcPr>
            <w:tcW w:w="2835" w:type="dxa"/>
            <w:gridSpan w:val="3"/>
            <w:shd w:val="clear" w:color="auto" w:fill="D9D9D9"/>
          </w:tcPr>
          <w:p w14:paraId="2E0EB049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Vérification</w:t>
            </w:r>
          </w:p>
        </w:tc>
        <w:tc>
          <w:tcPr>
            <w:tcW w:w="2863" w:type="dxa"/>
            <w:gridSpan w:val="3"/>
            <w:shd w:val="clear" w:color="auto" w:fill="D9D9D9"/>
          </w:tcPr>
          <w:p w14:paraId="048D9FEA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Approbation</w:t>
            </w:r>
          </w:p>
        </w:tc>
      </w:tr>
      <w:tr w:rsidR="00B2581A" w:rsidRPr="00631DDB" w14:paraId="16E65C57" w14:textId="77777777" w:rsidTr="00BA0FC4">
        <w:trPr>
          <w:cantSplit/>
        </w:trPr>
        <w:tc>
          <w:tcPr>
            <w:tcW w:w="993" w:type="dxa"/>
            <w:tcBorders>
              <w:top w:val="nil"/>
            </w:tcBorders>
            <w:shd w:val="clear" w:color="auto" w:fill="D9D9D9"/>
          </w:tcPr>
          <w:p w14:paraId="533DC7B4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</w:p>
        </w:tc>
        <w:tc>
          <w:tcPr>
            <w:tcW w:w="1162" w:type="dxa"/>
            <w:shd w:val="clear" w:color="auto" w:fill="D9D9D9"/>
          </w:tcPr>
          <w:p w14:paraId="042327D3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Nom</w:t>
            </w:r>
          </w:p>
        </w:tc>
        <w:tc>
          <w:tcPr>
            <w:tcW w:w="964" w:type="dxa"/>
            <w:shd w:val="clear" w:color="auto" w:fill="D9D9D9"/>
          </w:tcPr>
          <w:p w14:paraId="53BB7E8D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Date</w:t>
            </w:r>
          </w:p>
        </w:tc>
        <w:tc>
          <w:tcPr>
            <w:tcW w:w="992" w:type="dxa"/>
            <w:shd w:val="clear" w:color="auto" w:fill="D9D9D9"/>
          </w:tcPr>
          <w:p w14:paraId="5AF2CA34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Visa</w:t>
            </w:r>
          </w:p>
        </w:tc>
        <w:tc>
          <w:tcPr>
            <w:tcW w:w="1105" w:type="dxa"/>
            <w:shd w:val="clear" w:color="auto" w:fill="D9D9D9"/>
          </w:tcPr>
          <w:p w14:paraId="2F4404B5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Nom</w:t>
            </w:r>
          </w:p>
        </w:tc>
        <w:tc>
          <w:tcPr>
            <w:tcW w:w="1021" w:type="dxa"/>
            <w:shd w:val="clear" w:color="auto" w:fill="D9D9D9"/>
          </w:tcPr>
          <w:p w14:paraId="5F756918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Date</w:t>
            </w:r>
          </w:p>
        </w:tc>
        <w:tc>
          <w:tcPr>
            <w:tcW w:w="709" w:type="dxa"/>
            <w:shd w:val="clear" w:color="auto" w:fill="D9D9D9"/>
          </w:tcPr>
          <w:p w14:paraId="364DB9A7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Visa</w:t>
            </w:r>
          </w:p>
        </w:tc>
        <w:tc>
          <w:tcPr>
            <w:tcW w:w="1106" w:type="dxa"/>
            <w:shd w:val="clear" w:color="auto" w:fill="D9D9D9"/>
          </w:tcPr>
          <w:p w14:paraId="5ED7FFC7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Nom</w:t>
            </w:r>
          </w:p>
        </w:tc>
        <w:tc>
          <w:tcPr>
            <w:tcW w:w="899" w:type="dxa"/>
            <w:shd w:val="clear" w:color="auto" w:fill="D9D9D9"/>
          </w:tcPr>
          <w:p w14:paraId="1F7C5368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Date</w:t>
            </w:r>
          </w:p>
        </w:tc>
        <w:tc>
          <w:tcPr>
            <w:tcW w:w="851" w:type="dxa"/>
            <w:shd w:val="clear" w:color="auto" w:fill="D9D9D9"/>
          </w:tcPr>
          <w:p w14:paraId="7F9875A6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Visa</w:t>
            </w:r>
          </w:p>
        </w:tc>
      </w:tr>
      <w:tr w:rsidR="00B2581A" w:rsidRPr="00631DDB" w14:paraId="2C0DA52F" w14:textId="77777777" w:rsidTr="00BA0FC4">
        <w:trPr>
          <w:cantSplit/>
        </w:trPr>
        <w:tc>
          <w:tcPr>
            <w:tcW w:w="993" w:type="dxa"/>
            <w:shd w:val="clear" w:color="auto" w:fill="F2F2F2"/>
          </w:tcPr>
          <w:p w14:paraId="1E7132F9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1.0</w:t>
            </w:r>
          </w:p>
        </w:tc>
        <w:tc>
          <w:tcPr>
            <w:tcW w:w="1162" w:type="dxa"/>
          </w:tcPr>
          <w:p w14:paraId="77BD4B3A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 xml:space="preserve">Corentin </w:t>
            </w:r>
            <w:proofErr w:type="spellStart"/>
            <w:r w:rsidRPr="00631DDB">
              <w:rPr>
                <w:rFonts w:eastAsia="Times New Roman" w:cs="Times New Roman"/>
                <w:color w:val="118AB2" w:themeColor="accent1"/>
              </w:rPr>
              <w:t>Dechomet</w:t>
            </w:r>
            <w:proofErr w:type="spellEnd"/>
          </w:p>
        </w:tc>
        <w:tc>
          <w:tcPr>
            <w:tcW w:w="964" w:type="dxa"/>
          </w:tcPr>
          <w:p w14:paraId="33FBE8EE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24/04/2023</w:t>
            </w:r>
          </w:p>
        </w:tc>
        <w:tc>
          <w:tcPr>
            <w:tcW w:w="992" w:type="dxa"/>
          </w:tcPr>
          <w:p w14:paraId="6223CBD9" w14:textId="5E4DB28C" w:rsidR="00B2581A" w:rsidRPr="00631DDB" w:rsidRDefault="005F6A31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CDT</w:t>
            </w:r>
          </w:p>
        </w:tc>
        <w:tc>
          <w:tcPr>
            <w:tcW w:w="1105" w:type="dxa"/>
          </w:tcPr>
          <w:p w14:paraId="1250386C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Mathieu Maury</w:t>
            </w:r>
          </w:p>
        </w:tc>
        <w:tc>
          <w:tcPr>
            <w:tcW w:w="1021" w:type="dxa"/>
          </w:tcPr>
          <w:p w14:paraId="2A9152FD" w14:textId="6666A59F" w:rsidR="00B2581A" w:rsidRPr="00631DDB" w:rsidRDefault="005F6A31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05/06/2023</w:t>
            </w:r>
          </w:p>
        </w:tc>
        <w:tc>
          <w:tcPr>
            <w:tcW w:w="709" w:type="dxa"/>
          </w:tcPr>
          <w:p w14:paraId="24297FE4" w14:textId="22FB3D60" w:rsidR="00B2581A" w:rsidRPr="00631DDB" w:rsidRDefault="00AA290B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MMY</w:t>
            </w:r>
          </w:p>
        </w:tc>
        <w:tc>
          <w:tcPr>
            <w:tcW w:w="1106" w:type="dxa"/>
          </w:tcPr>
          <w:p w14:paraId="671C0858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Carmen Indrecan</w:t>
            </w:r>
          </w:p>
        </w:tc>
        <w:tc>
          <w:tcPr>
            <w:tcW w:w="899" w:type="dxa"/>
          </w:tcPr>
          <w:p w14:paraId="397912DA" w14:textId="5F506F58" w:rsidR="00B2581A" w:rsidRPr="00631DDB" w:rsidRDefault="005F6A31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08/06/2023</w:t>
            </w:r>
          </w:p>
        </w:tc>
        <w:tc>
          <w:tcPr>
            <w:tcW w:w="851" w:type="dxa"/>
          </w:tcPr>
          <w:p w14:paraId="74D50AD6" w14:textId="6CA2959C" w:rsidR="00B2581A" w:rsidRPr="00631DDB" w:rsidRDefault="005F6A31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CIN</w:t>
            </w:r>
          </w:p>
        </w:tc>
      </w:tr>
      <w:tr w:rsidR="006043BC" w:rsidRPr="00631DDB" w14:paraId="19C1D2BE" w14:textId="77777777" w:rsidTr="00BA0FC4">
        <w:trPr>
          <w:cantSplit/>
        </w:trPr>
        <w:tc>
          <w:tcPr>
            <w:tcW w:w="993" w:type="dxa"/>
            <w:shd w:val="clear" w:color="auto" w:fill="F2F2F2"/>
          </w:tcPr>
          <w:p w14:paraId="19DD88BC" w14:textId="3BBE73F4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1.1</w:t>
            </w:r>
          </w:p>
        </w:tc>
        <w:tc>
          <w:tcPr>
            <w:tcW w:w="1162" w:type="dxa"/>
          </w:tcPr>
          <w:p w14:paraId="62D34F6A" w14:textId="14732292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Mathieu Maury</w:t>
            </w:r>
          </w:p>
        </w:tc>
        <w:tc>
          <w:tcPr>
            <w:tcW w:w="964" w:type="dxa"/>
          </w:tcPr>
          <w:p w14:paraId="5F9A7B69" w14:textId="20020718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19/06/2023</w:t>
            </w:r>
          </w:p>
        </w:tc>
        <w:tc>
          <w:tcPr>
            <w:tcW w:w="992" w:type="dxa"/>
          </w:tcPr>
          <w:p w14:paraId="447D462F" w14:textId="549B5CCD" w:rsidR="006043BC" w:rsidRDefault="003A660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ins w:id="18" w:author="INDRECAN Carmen" w:date="2023-06-22T11:32:00Z">
              <w:r>
                <w:rPr>
                  <w:rFonts w:eastAsia="Times New Roman" w:cs="Times New Roman"/>
                  <w:color w:val="118AB2" w:themeColor="accent1"/>
                </w:rPr>
                <w:t>MMY</w:t>
              </w:r>
            </w:ins>
          </w:p>
        </w:tc>
        <w:tc>
          <w:tcPr>
            <w:tcW w:w="1105" w:type="dxa"/>
          </w:tcPr>
          <w:p w14:paraId="14FA4727" w14:textId="08D6E536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Carmen Indrecan</w:t>
            </w:r>
          </w:p>
        </w:tc>
        <w:tc>
          <w:tcPr>
            <w:tcW w:w="1021" w:type="dxa"/>
          </w:tcPr>
          <w:p w14:paraId="608860FB" w14:textId="15B7064C" w:rsidR="006043BC" w:rsidRDefault="00755365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ins w:id="19" w:author="INDRECAN Carmen" w:date="2023-06-22T11:31:00Z">
              <w:r>
                <w:rPr>
                  <w:rFonts w:eastAsia="Times New Roman" w:cs="Times New Roman"/>
                  <w:color w:val="118AB2" w:themeColor="accent1"/>
                </w:rPr>
                <w:t>22/06/2023</w:t>
              </w:r>
            </w:ins>
          </w:p>
        </w:tc>
        <w:tc>
          <w:tcPr>
            <w:tcW w:w="709" w:type="dxa"/>
          </w:tcPr>
          <w:p w14:paraId="6AFD77C4" w14:textId="45F4CAEF" w:rsidR="006043BC" w:rsidRDefault="003A660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ins w:id="20" w:author="INDRECAN Carmen" w:date="2023-06-22T11:32:00Z">
              <w:r>
                <w:rPr>
                  <w:rFonts w:eastAsia="Times New Roman" w:cs="Times New Roman"/>
                  <w:color w:val="118AB2" w:themeColor="accent1"/>
                </w:rPr>
                <w:t>CIN</w:t>
              </w:r>
            </w:ins>
          </w:p>
        </w:tc>
        <w:tc>
          <w:tcPr>
            <w:tcW w:w="1106" w:type="dxa"/>
          </w:tcPr>
          <w:p w14:paraId="18E87A57" w14:textId="3723F2A7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 xml:space="preserve">Edouard </w:t>
            </w:r>
            <w:proofErr w:type="spellStart"/>
            <w:r>
              <w:rPr>
                <w:rFonts w:eastAsia="Times New Roman" w:cs="Times New Roman"/>
                <w:color w:val="118AB2" w:themeColor="accent1"/>
              </w:rPr>
              <w:t>Barthuet</w:t>
            </w:r>
            <w:proofErr w:type="spellEnd"/>
          </w:p>
        </w:tc>
        <w:tc>
          <w:tcPr>
            <w:tcW w:w="899" w:type="dxa"/>
          </w:tcPr>
          <w:p w14:paraId="29AA10E2" w14:textId="77777777" w:rsidR="006043BC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</w:p>
        </w:tc>
        <w:tc>
          <w:tcPr>
            <w:tcW w:w="851" w:type="dxa"/>
          </w:tcPr>
          <w:p w14:paraId="7C566732" w14:textId="77777777" w:rsidR="006043BC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</w:p>
        </w:tc>
      </w:tr>
      <w:tr w:rsidR="00894677" w:rsidRPr="00631DDB" w14:paraId="73BE19AC" w14:textId="77777777" w:rsidTr="00BA0FC4">
        <w:trPr>
          <w:cantSplit/>
          <w:ins w:id="21" w:author="GROSJEAN Kevin" w:date="2023-09-14T15:51:00Z"/>
        </w:trPr>
        <w:tc>
          <w:tcPr>
            <w:tcW w:w="993" w:type="dxa"/>
            <w:shd w:val="clear" w:color="auto" w:fill="F2F2F2"/>
          </w:tcPr>
          <w:p w14:paraId="309705A3" w14:textId="2E19F9F0" w:rsidR="00894677" w:rsidRDefault="00894677" w:rsidP="00BA0FC4">
            <w:pPr>
              <w:pStyle w:val="Figure"/>
              <w:rPr>
                <w:ins w:id="22" w:author="GROSJEAN Kevin" w:date="2023-09-14T15:51:00Z"/>
                <w:rFonts w:eastAsia="Times New Roman" w:cs="Times New Roman"/>
                <w:color w:val="118AB2" w:themeColor="accent1"/>
              </w:rPr>
            </w:pPr>
            <w:ins w:id="23" w:author="GROSJEAN Kevin" w:date="2023-09-14T15:51:00Z">
              <w:r>
                <w:rPr>
                  <w:rFonts w:eastAsia="Times New Roman" w:cs="Times New Roman"/>
                  <w:color w:val="118AB2" w:themeColor="accent1"/>
                </w:rPr>
                <w:t>1.2</w:t>
              </w:r>
            </w:ins>
          </w:p>
        </w:tc>
        <w:tc>
          <w:tcPr>
            <w:tcW w:w="1162" w:type="dxa"/>
          </w:tcPr>
          <w:p w14:paraId="2CC01176" w14:textId="6ADA69FC" w:rsidR="00894677" w:rsidRDefault="00894677" w:rsidP="00BA0FC4">
            <w:pPr>
              <w:pStyle w:val="Figure"/>
              <w:rPr>
                <w:ins w:id="24" w:author="GROSJEAN Kevin" w:date="2023-09-14T15:51:00Z"/>
                <w:rFonts w:eastAsia="Times New Roman" w:cs="Times New Roman"/>
                <w:color w:val="118AB2" w:themeColor="accent1"/>
              </w:rPr>
            </w:pPr>
            <w:ins w:id="25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Kevin Grosjean</w:t>
              </w:r>
            </w:ins>
          </w:p>
        </w:tc>
        <w:tc>
          <w:tcPr>
            <w:tcW w:w="964" w:type="dxa"/>
          </w:tcPr>
          <w:p w14:paraId="5F6AAE23" w14:textId="3C5C0266" w:rsidR="00894677" w:rsidRDefault="00894677" w:rsidP="00BA0FC4">
            <w:pPr>
              <w:pStyle w:val="Figure"/>
              <w:rPr>
                <w:ins w:id="26" w:author="GROSJEAN Kevin" w:date="2023-09-14T15:51:00Z"/>
                <w:rFonts w:eastAsia="Times New Roman" w:cs="Times New Roman"/>
                <w:color w:val="118AB2" w:themeColor="accent1"/>
              </w:rPr>
            </w:pPr>
            <w:ins w:id="27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14/09/2023</w:t>
              </w:r>
            </w:ins>
          </w:p>
        </w:tc>
        <w:tc>
          <w:tcPr>
            <w:tcW w:w="992" w:type="dxa"/>
          </w:tcPr>
          <w:p w14:paraId="1AA75F7E" w14:textId="2B7C7109" w:rsidR="00894677" w:rsidRDefault="00894677" w:rsidP="00BA0FC4">
            <w:pPr>
              <w:pStyle w:val="Figure"/>
              <w:rPr>
                <w:ins w:id="28" w:author="GROSJEAN Kevin" w:date="2023-09-14T15:51:00Z"/>
                <w:rFonts w:eastAsia="Times New Roman" w:cs="Times New Roman"/>
                <w:color w:val="118AB2" w:themeColor="accent1"/>
              </w:rPr>
            </w:pPr>
            <w:ins w:id="29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KGN</w:t>
              </w:r>
            </w:ins>
          </w:p>
        </w:tc>
        <w:tc>
          <w:tcPr>
            <w:tcW w:w="1105" w:type="dxa"/>
          </w:tcPr>
          <w:p w14:paraId="22071208" w14:textId="4DCB4C64" w:rsidR="00894677" w:rsidRDefault="00894677" w:rsidP="00BA0FC4">
            <w:pPr>
              <w:pStyle w:val="Figure"/>
              <w:rPr>
                <w:ins w:id="30" w:author="GROSJEAN Kevin" w:date="2023-09-14T15:51:00Z"/>
                <w:rFonts w:eastAsia="Times New Roman" w:cs="Times New Roman"/>
                <w:color w:val="118AB2" w:themeColor="accent1"/>
              </w:rPr>
            </w:pPr>
            <w:ins w:id="31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Carmen Indrecan</w:t>
              </w:r>
            </w:ins>
          </w:p>
        </w:tc>
        <w:tc>
          <w:tcPr>
            <w:tcW w:w="1021" w:type="dxa"/>
          </w:tcPr>
          <w:p w14:paraId="044B8BA9" w14:textId="2925D8D5" w:rsidR="00894677" w:rsidRDefault="0028026C" w:rsidP="00BA0FC4">
            <w:pPr>
              <w:pStyle w:val="Figure"/>
              <w:rPr>
                <w:ins w:id="32" w:author="GROSJEAN Kevin" w:date="2023-09-14T15:51:00Z"/>
                <w:rFonts w:eastAsia="Times New Roman" w:cs="Times New Roman"/>
                <w:color w:val="118AB2" w:themeColor="accent1"/>
              </w:rPr>
            </w:pPr>
            <w:ins w:id="33" w:author="INDRECAN Carmen" w:date="2023-09-15T09:42:00Z">
              <w:r>
                <w:rPr>
                  <w:rFonts w:eastAsia="Times New Roman" w:cs="Times New Roman"/>
                  <w:color w:val="118AB2" w:themeColor="accent1"/>
                </w:rPr>
                <w:t>15/09/2023</w:t>
              </w:r>
            </w:ins>
          </w:p>
        </w:tc>
        <w:tc>
          <w:tcPr>
            <w:tcW w:w="709" w:type="dxa"/>
          </w:tcPr>
          <w:p w14:paraId="61398232" w14:textId="3FA73FE8" w:rsidR="00894677" w:rsidRDefault="00894677" w:rsidP="00BA0FC4">
            <w:pPr>
              <w:pStyle w:val="Figure"/>
              <w:rPr>
                <w:ins w:id="34" w:author="GROSJEAN Kevin" w:date="2023-09-14T15:51:00Z"/>
                <w:rFonts w:eastAsia="Times New Roman" w:cs="Times New Roman"/>
                <w:color w:val="118AB2" w:themeColor="accent1"/>
              </w:rPr>
            </w:pPr>
            <w:ins w:id="35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CIN</w:t>
              </w:r>
            </w:ins>
          </w:p>
        </w:tc>
        <w:tc>
          <w:tcPr>
            <w:tcW w:w="1106" w:type="dxa"/>
          </w:tcPr>
          <w:p w14:paraId="7644B404" w14:textId="77777777" w:rsidR="00894677" w:rsidRDefault="00894677" w:rsidP="00BA0FC4">
            <w:pPr>
              <w:pStyle w:val="Figure"/>
              <w:rPr>
                <w:ins w:id="36" w:author="GROSJEAN Kevin" w:date="2023-09-14T15:51:00Z"/>
                <w:rFonts w:eastAsia="Times New Roman" w:cs="Times New Roman"/>
                <w:color w:val="118AB2" w:themeColor="accent1"/>
              </w:rPr>
            </w:pPr>
          </w:p>
        </w:tc>
        <w:tc>
          <w:tcPr>
            <w:tcW w:w="899" w:type="dxa"/>
          </w:tcPr>
          <w:p w14:paraId="44BB0752" w14:textId="77777777" w:rsidR="00894677" w:rsidRDefault="00894677" w:rsidP="00BA0FC4">
            <w:pPr>
              <w:pStyle w:val="Figure"/>
              <w:rPr>
                <w:ins w:id="37" w:author="GROSJEAN Kevin" w:date="2023-09-14T15:51:00Z"/>
                <w:rFonts w:eastAsia="Times New Roman" w:cs="Times New Roman"/>
                <w:color w:val="118AB2" w:themeColor="accent1"/>
              </w:rPr>
            </w:pPr>
          </w:p>
        </w:tc>
        <w:tc>
          <w:tcPr>
            <w:tcW w:w="851" w:type="dxa"/>
          </w:tcPr>
          <w:p w14:paraId="5614B705" w14:textId="77777777" w:rsidR="00894677" w:rsidRDefault="00894677" w:rsidP="00BA0FC4">
            <w:pPr>
              <w:pStyle w:val="Figure"/>
              <w:rPr>
                <w:ins w:id="38" w:author="GROSJEAN Kevin" w:date="2023-09-14T15:51:00Z"/>
                <w:rFonts w:eastAsia="Times New Roman" w:cs="Times New Roman"/>
                <w:color w:val="118AB2" w:themeColor="accent1"/>
              </w:rPr>
            </w:pPr>
          </w:p>
        </w:tc>
      </w:tr>
    </w:tbl>
    <w:p w14:paraId="2286D637" w14:textId="77777777" w:rsidR="00B2581A" w:rsidRPr="00631DDB" w:rsidRDefault="00B2581A" w:rsidP="00B2581A">
      <w:pPr>
        <w:pStyle w:val="Figure"/>
        <w:rPr>
          <w:rFonts w:eastAsia="Times New Roman" w:cs="Times New Roman"/>
          <w:color w:val="118AB2" w:themeColor="accent1"/>
        </w:rPr>
      </w:pPr>
      <w:bookmarkStart w:id="39" w:name="_Toc352345690"/>
      <w:bookmarkStart w:id="40" w:name="_Toc145663700"/>
      <w:r w:rsidRPr="00631DDB">
        <w:rPr>
          <w:rFonts w:eastAsia="Times New Roman" w:cs="Times New Roman"/>
          <w:color w:val="118AB2" w:themeColor="accent1"/>
        </w:rPr>
        <w:t xml:space="preserve">Figure </w:t>
      </w:r>
      <w:r w:rsidRPr="00631DDB">
        <w:rPr>
          <w:rFonts w:eastAsia="Times New Roman" w:cs="Times New Roman"/>
          <w:color w:val="118AB2" w:themeColor="accent1"/>
        </w:rPr>
        <w:fldChar w:fldCharType="begin"/>
      </w:r>
      <w:r w:rsidRPr="00631DDB">
        <w:rPr>
          <w:rFonts w:eastAsia="Times New Roman" w:cs="Times New Roman"/>
          <w:color w:val="118AB2" w:themeColor="accent1"/>
        </w:rPr>
        <w:instrText xml:space="preserve"> SEQ Figure \* ARABIC </w:instrText>
      </w:r>
      <w:r w:rsidRPr="00631DDB">
        <w:rPr>
          <w:rFonts w:eastAsia="Times New Roman" w:cs="Times New Roman"/>
          <w:color w:val="118AB2" w:themeColor="accent1"/>
        </w:rPr>
        <w:fldChar w:fldCharType="separate"/>
      </w:r>
      <w:r w:rsidRPr="00631DDB">
        <w:rPr>
          <w:rFonts w:eastAsia="Times New Roman" w:cs="Times New Roman"/>
          <w:noProof/>
          <w:color w:val="118AB2" w:themeColor="accent1"/>
        </w:rPr>
        <w:t>1</w:t>
      </w:r>
      <w:r w:rsidRPr="00631DDB">
        <w:rPr>
          <w:rFonts w:eastAsia="Times New Roman" w:cs="Times New Roman"/>
          <w:color w:val="118AB2" w:themeColor="accent1"/>
        </w:rPr>
        <w:fldChar w:fldCharType="end"/>
      </w:r>
      <w:r w:rsidRPr="00631DDB">
        <w:rPr>
          <w:rFonts w:eastAsia="Times New Roman" w:cs="Times New Roman"/>
          <w:color w:val="118AB2" w:themeColor="accent1"/>
        </w:rPr>
        <w:t xml:space="preserve"> – Circuit de validation</w:t>
      </w:r>
      <w:bookmarkEnd w:id="39"/>
      <w:bookmarkEnd w:id="40"/>
    </w:p>
    <w:p w14:paraId="29D4C32A" w14:textId="77777777" w:rsidR="00B2581A" w:rsidRPr="00631DDB" w:rsidRDefault="00B2581A" w:rsidP="00B2581A">
      <w:pPr>
        <w:pStyle w:val="Figure"/>
        <w:rPr>
          <w:rFonts w:eastAsia="Times New Roman" w:cs="Times New Roman"/>
          <w:color w:val="118AB2" w:themeColor="accent1"/>
        </w:rPr>
      </w:pPr>
    </w:p>
    <w:p w14:paraId="624FEB29" w14:textId="77777777" w:rsidR="00B2581A" w:rsidRPr="00631DDB" w:rsidRDefault="00B2581A" w:rsidP="00B2581A">
      <w:pPr>
        <w:pStyle w:val="TitleNoTOC"/>
        <w:rPr>
          <w:rFonts w:eastAsia="Times New Roman" w:cs="Times New Roman"/>
          <w:bCs w:val="0"/>
        </w:rPr>
      </w:pPr>
      <w:r w:rsidRPr="00631DDB">
        <w:t>HISTORIQUE</w:t>
      </w:r>
      <w:r w:rsidRPr="00631DDB">
        <w:rPr>
          <w:rFonts w:eastAsia="Times New Roman" w:cs="Times New Roman"/>
        </w:rPr>
        <w:t xml:space="preserve"> DES EVOLUTIONS</w:t>
      </w:r>
    </w:p>
    <w:tbl>
      <w:tblPr>
        <w:tblW w:w="9781" w:type="dxa"/>
        <w:tblInd w:w="8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  <w:insideH w:val="single" w:sz="6" w:space="0" w:color="B2B2B2"/>
          <w:insideV w:val="single" w:sz="6" w:space="0" w:color="B2B2B2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8788"/>
      </w:tblGrid>
      <w:tr w:rsidR="00B2581A" w:rsidRPr="00631DDB" w14:paraId="1FB10CB8" w14:textId="77777777" w:rsidTr="00BA0FC4">
        <w:trPr>
          <w:cantSplit/>
        </w:trPr>
        <w:tc>
          <w:tcPr>
            <w:tcW w:w="993" w:type="dxa"/>
            <w:shd w:val="clear" w:color="auto" w:fill="D9D9D9"/>
          </w:tcPr>
          <w:p w14:paraId="2EFD79FC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Version</w:t>
            </w:r>
          </w:p>
        </w:tc>
        <w:tc>
          <w:tcPr>
            <w:tcW w:w="8788" w:type="dxa"/>
            <w:shd w:val="clear" w:color="auto" w:fill="D9D9D9"/>
          </w:tcPr>
          <w:p w14:paraId="4D3D7636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Objet de la version</w:t>
            </w:r>
          </w:p>
          <w:p w14:paraId="49ECE243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(</w:t>
            </w:r>
            <w:proofErr w:type="gramStart"/>
            <w:r w:rsidRPr="00631DDB">
              <w:rPr>
                <w:rFonts w:eastAsia="Times New Roman" w:cs="Times New Roman"/>
                <w:color w:val="118AB2" w:themeColor="accent1"/>
              </w:rPr>
              <w:t>citer</w:t>
            </w:r>
            <w:proofErr w:type="gramEnd"/>
            <w:r w:rsidRPr="00631DDB">
              <w:rPr>
                <w:rFonts w:eastAsia="Times New Roman" w:cs="Times New Roman"/>
                <w:color w:val="118AB2" w:themeColor="accent1"/>
              </w:rPr>
              <w:t xml:space="preserve"> les fiches de revue de document prises en compte)</w:t>
            </w:r>
          </w:p>
        </w:tc>
      </w:tr>
      <w:tr w:rsidR="00B2581A" w:rsidRPr="00631DDB" w14:paraId="62F4E9D5" w14:textId="77777777" w:rsidTr="00BA0FC4">
        <w:trPr>
          <w:cantSplit/>
        </w:trPr>
        <w:tc>
          <w:tcPr>
            <w:tcW w:w="993" w:type="dxa"/>
            <w:shd w:val="clear" w:color="auto" w:fill="F2F2F2"/>
          </w:tcPr>
          <w:p w14:paraId="6641A34B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1.0</w:t>
            </w:r>
          </w:p>
        </w:tc>
        <w:tc>
          <w:tcPr>
            <w:tcW w:w="8788" w:type="dxa"/>
          </w:tcPr>
          <w:p w14:paraId="7F2253C7" w14:textId="77777777" w:rsidR="00B2581A" w:rsidRPr="00631DDB" w:rsidRDefault="00B2581A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 w:rsidRPr="00631DDB">
              <w:rPr>
                <w:rFonts w:eastAsia="Times New Roman" w:cs="Times New Roman"/>
                <w:color w:val="118AB2" w:themeColor="accent1"/>
              </w:rPr>
              <w:t>Initialisation du document</w:t>
            </w:r>
          </w:p>
        </w:tc>
      </w:tr>
      <w:tr w:rsidR="006043BC" w:rsidRPr="00631DDB" w14:paraId="131252C7" w14:textId="77777777" w:rsidTr="00BA0FC4">
        <w:trPr>
          <w:cantSplit/>
        </w:trPr>
        <w:tc>
          <w:tcPr>
            <w:tcW w:w="993" w:type="dxa"/>
            <w:shd w:val="clear" w:color="auto" w:fill="F2F2F2"/>
          </w:tcPr>
          <w:p w14:paraId="4F0C6E98" w14:textId="40FE4D39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1.1</w:t>
            </w:r>
          </w:p>
        </w:tc>
        <w:tc>
          <w:tcPr>
            <w:tcW w:w="8788" w:type="dxa"/>
          </w:tcPr>
          <w:p w14:paraId="2AFBA5BF" w14:textId="76E54EA2" w:rsidR="006043BC" w:rsidRPr="00631DDB" w:rsidRDefault="006043BC" w:rsidP="00BA0FC4">
            <w:pPr>
              <w:pStyle w:val="Figure"/>
              <w:rPr>
                <w:rFonts w:eastAsia="Times New Roman" w:cs="Times New Roman"/>
                <w:color w:val="118AB2" w:themeColor="accent1"/>
              </w:rPr>
            </w:pPr>
            <w:r>
              <w:rPr>
                <w:rFonts w:eastAsia="Times New Roman" w:cs="Times New Roman"/>
                <w:color w:val="118AB2" w:themeColor="accent1"/>
              </w:rPr>
              <w:t>Mise à jour suite revue avec le MESR</w:t>
            </w:r>
          </w:p>
        </w:tc>
      </w:tr>
      <w:tr w:rsidR="00894677" w:rsidRPr="00631DDB" w14:paraId="23E190A5" w14:textId="77777777" w:rsidTr="00BA0FC4">
        <w:trPr>
          <w:cantSplit/>
          <w:ins w:id="41" w:author="GROSJEAN Kevin" w:date="2023-09-14T15:52:00Z"/>
        </w:trPr>
        <w:tc>
          <w:tcPr>
            <w:tcW w:w="993" w:type="dxa"/>
            <w:shd w:val="clear" w:color="auto" w:fill="F2F2F2"/>
          </w:tcPr>
          <w:p w14:paraId="48315992" w14:textId="61BB1658" w:rsidR="00894677" w:rsidRDefault="00894677" w:rsidP="00BA0FC4">
            <w:pPr>
              <w:pStyle w:val="Figure"/>
              <w:rPr>
                <w:ins w:id="42" w:author="GROSJEAN Kevin" w:date="2023-09-14T15:52:00Z"/>
                <w:rFonts w:eastAsia="Times New Roman" w:cs="Times New Roman"/>
                <w:color w:val="118AB2" w:themeColor="accent1"/>
              </w:rPr>
            </w:pPr>
            <w:ins w:id="43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1.2</w:t>
              </w:r>
            </w:ins>
          </w:p>
        </w:tc>
        <w:tc>
          <w:tcPr>
            <w:tcW w:w="8788" w:type="dxa"/>
          </w:tcPr>
          <w:p w14:paraId="284616B3" w14:textId="19C83CD2" w:rsidR="00894677" w:rsidRDefault="00894677" w:rsidP="00BA0FC4">
            <w:pPr>
              <w:pStyle w:val="Figure"/>
              <w:rPr>
                <w:ins w:id="44" w:author="GROSJEAN Kevin" w:date="2023-09-14T15:52:00Z"/>
                <w:rFonts w:eastAsia="Times New Roman" w:cs="Times New Roman"/>
                <w:color w:val="118AB2" w:themeColor="accent1"/>
              </w:rPr>
            </w:pPr>
            <w:ins w:id="45" w:author="GROSJEAN Kevin" w:date="2023-09-14T15:52:00Z">
              <w:r>
                <w:rPr>
                  <w:rFonts w:eastAsia="Times New Roman" w:cs="Times New Roman"/>
                  <w:color w:val="118AB2" w:themeColor="accent1"/>
                </w:rPr>
                <w:t>Mise à jour avant livraison</w:t>
              </w:r>
            </w:ins>
          </w:p>
        </w:tc>
      </w:tr>
    </w:tbl>
    <w:p w14:paraId="68BB89FC" w14:textId="77777777" w:rsidR="00B2581A" w:rsidRPr="00631DDB" w:rsidRDefault="00B2581A" w:rsidP="00B2581A">
      <w:pPr>
        <w:pStyle w:val="Figure"/>
        <w:rPr>
          <w:rFonts w:eastAsia="Times New Roman" w:cs="Times New Roman"/>
          <w:color w:val="118AB2" w:themeColor="accent1"/>
        </w:rPr>
      </w:pPr>
      <w:bookmarkStart w:id="46" w:name="_Toc145663701"/>
      <w:r w:rsidRPr="00631DDB">
        <w:rPr>
          <w:rFonts w:eastAsia="Times New Roman" w:cs="Times New Roman"/>
          <w:color w:val="118AB2" w:themeColor="accent1"/>
        </w:rPr>
        <w:t xml:space="preserve">Figure </w:t>
      </w:r>
      <w:r w:rsidRPr="00631DDB">
        <w:rPr>
          <w:rFonts w:eastAsia="Times New Roman" w:cs="Times New Roman"/>
          <w:color w:val="118AB2" w:themeColor="accent1"/>
        </w:rPr>
        <w:fldChar w:fldCharType="begin"/>
      </w:r>
      <w:r w:rsidRPr="00631DDB">
        <w:rPr>
          <w:rFonts w:eastAsia="Times New Roman" w:cs="Times New Roman"/>
          <w:color w:val="118AB2" w:themeColor="accent1"/>
        </w:rPr>
        <w:instrText xml:space="preserve"> SEQ Figure \* ARABIC </w:instrText>
      </w:r>
      <w:r w:rsidRPr="00631DDB">
        <w:rPr>
          <w:rFonts w:eastAsia="Times New Roman" w:cs="Times New Roman"/>
          <w:color w:val="118AB2" w:themeColor="accent1"/>
        </w:rPr>
        <w:fldChar w:fldCharType="separate"/>
      </w:r>
      <w:r w:rsidRPr="00631DDB">
        <w:rPr>
          <w:rFonts w:eastAsia="Times New Roman" w:cs="Times New Roman"/>
          <w:noProof/>
          <w:color w:val="118AB2" w:themeColor="accent1"/>
        </w:rPr>
        <w:t>2</w:t>
      </w:r>
      <w:r w:rsidRPr="00631DDB">
        <w:rPr>
          <w:rFonts w:eastAsia="Times New Roman" w:cs="Times New Roman"/>
          <w:color w:val="118AB2" w:themeColor="accent1"/>
        </w:rPr>
        <w:fldChar w:fldCharType="end"/>
      </w:r>
      <w:r w:rsidRPr="00631DDB">
        <w:rPr>
          <w:rFonts w:eastAsia="Times New Roman" w:cs="Times New Roman"/>
          <w:color w:val="118AB2" w:themeColor="accent1"/>
        </w:rPr>
        <w:t xml:space="preserve"> – Historique des évolutions</w:t>
      </w:r>
      <w:bookmarkEnd w:id="46"/>
    </w:p>
    <w:p w14:paraId="7DA9812E" w14:textId="77777777" w:rsidR="00B2581A" w:rsidRPr="00631DDB" w:rsidRDefault="00B2581A" w:rsidP="00B2581A"/>
    <w:p w14:paraId="6ACDAC7B" w14:textId="77777777" w:rsidR="00B2581A" w:rsidRPr="00631DDB" w:rsidRDefault="00B2581A" w:rsidP="00B2581A">
      <w:pPr>
        <w:pStyle w:val="TitleNoTOC"/>
      </w:pPr>
      <w:r w:rsidRPr="00631DDB">
        <w:t>LISTE DE DIFFUSION</w:t>
      </w:r>
    </w:p>
    <w:tbl>
      <w:tblPr>
        <w:tblW w:w="5000" w:type="pct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  <w:insideH w:val="single" w:sz="6" w:space="0" w:color="B2B2B2"/>
          <w:insideV w:val="single" w:sz="6" w:space="0" w:color="B2B2B2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2"/>
        <w:gridCol w:w="2763"/>
        <w:gridCol w:w="2121"/>
        <w:gridCol w:w="2119"/>
      </w:tblGrid>
      <w:tr w:rsidR="00B2581A" w:rsidRPr="00631DDB" w14:paraId="254124DC" w14:textId="77777777" w:rsidTr="00BA0FC4">
        <w:trPr>
          <w:cantSplit/>
        </w:trPr>
        <w:tc>
          <w:tcPr>
            <w:tcW w:w="1414" w:type="pct"/>
            <w:shd w:val="clear" w:color="auto" w:fill="D9D9D9"/>
            <w:vAlign w:val="center"/>
          </w:tcPr>
          <w:p w14:paraId="6F5EE4BD" w14:textId="77777777" w:rsidR="00B2581A" w:rsidRPr="00631DDB" w:rsidRDefault="00B2581A" w:rsidP="00BA0FC4">
            <w:pPr>
              <w:pStyle w:val="Tableautitre"/>
            </w:pPr>
            <w:r w:rsidRPr="00631DDB">
              <w:t>Destinataire</w:t>
            </w:r>
          </w:p>
        </w:tc>
        <w:tc>
          <w:tcPr>
            <w:tcW w:w="1415" w:type="pct"/>
            <w:shd w:val="clear" w:color="auto" w:fill="D9D9D9"/>
            <w:vAlign w:val="center"/>
          </w:tcPr>
          <w:p w14:paraId="267A22D1" w14:textId="77777777" w:rsidR="00B2581A" w:rsidRPr="00631DDB" w:rsidRDefault="00B2581A" w:rsidP="00BA0FC4">
            <w:pPr>
              <w:pStyle w:val="Tableautitre"/>
            </w:pPr>
            <w:r w:rsidRPr="00631DDB">
              <w:t>Fonction</w:t>
            </w:r>
          </w:p>
        </w:tc>
        <w:tc>
          <w:tcPr>
            <w:tcW w:w="1086" w:type="pct"/>
            <w:shd w:val="clear" w:color="auto" w:fill="D9D9D9"/>
            <w:vAlign w:val="center"/>
          </w:tcPr>
          <w:p w14:paraId="36968504" w14:textId="77777777" w:rsidR="00B2581A" w:rsidRPr="00631DDB" w:rsidRDefault="00B2581A" w:rsidP="00BA0FC4">
            <w:pPr>
              <w:pStyle w:val="Tableautitre"/>
            </w:pPr>
            <w:r w:rsidRPr="00631DDB">
              <w:t>Nombre d’exemplaires</w:t>
            </w:r>
          </w:p>
        </w:tc>
        <w:tc>
          <w:tcPr>
            <w:tcW w:w="1085" w:type="pct"/>
            <w:shd w:val="clear" w:color="auto" w:fill="D9D9D9"/>
            <w:vAlign w:val="center"/>
          </w:tcPr>
          <w:p w14:paraId="4779C32B" w14:textId="77777777" w:rsidR="00B2581A" w:rsidRPr="00631DDB" w:rsidRDefault="00B2581A" w:rsidP="00BA0FC4">
            <w:pPr>
              <w:pStyle w:val="Tableautitre"/>
            </w:pPr>
            <w:r w:rsidRPr="00631DDB">
              <w:t>Support</w:t>
            </w:r>
          </w:p>
        </w:tc>
      </w:tr>
      <w:tr w:rsidR="00B2581A" w:rsidRPr="00631DDB" w14:paraId="1EF3E141" w14:textId="77777777" w:rsidTr="00BA0FC4">
        <w:trPr>
          <w:cantSplit/>
        </w:trPr>
        <w:tc>
          <w:tcPr>
            <w:tcW w:w="1414" w:type="pct"/>
            <w:shd w:val="clear" w:color="auto" w:fill="F2F2F2"/>
          </w:tcPr>
          <w:p w14:paraId="4F2FD666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</w:tcPr>
          <w:p w14:paraId="7940F605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086" w:type="pct"/>
          </w:tcPr>
          <w:p w14:paraId="4C2B1E65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085" w:type="pct"/>
          </w:tcPr>
          <w:p w14:paraId="2D39D6D8" w14:textId="77777777" w:rsidR="00B2581A" w:rsidRPr="00631DDB" w:rsidRDefault="00B2581A" w:rsidP="00BA0FC4">
            <w:pPr>
              <w:pStyle w:val="Tableaucellule"/>
            </w:pPr>
          </w:p>
        </w:tc>
      </w:tr>
    </w:tbl>
    <w:p w14:paraId="0D154AB7" w14:textId="77777777" w:rsidR="00B2581A" w:rsidRPr="00631DDB" w:rsidRDefault="00B2581A" w:rsidP="00B2581A">
      <w:pPr>
        <w:pStyle w:val="Figure"/>
        <w:rPr>
          <w:rFonts w:eastAsia="Times New Roman" w:cs="Times New Roman"/>
          <w:color w:val="118AB2" w:themeColor="accent1"/>
        </w:rPr>
      </w:pPr>
      <w:bookmarkStart w:id="47" w:name="_Toc145663702"/>
      <w:r w:rsidRPr="00631DDB">
        <w:rPr>
          <w:rFonts w:eastAsia="Times New Roman" w:cs="Times New Roman"/>
          <w:color w:val="118AB2" w:themeColor="accent1"/>
        </w:rPr>
        <w:t xml:space="preserve">Figure </w:t>
      </w:r>
      <w:r w:rsidRPr="00631DDB">
        <w:rPr>
          <w:rFonts w:eastAsia="Times New Roman" w:cs="Times New Roman"/>
          <w:color w:val="118AB2" w:themeColor="accent1"/>
        </w:rPr>
        <w:fldChar w:fldCharType="begin"/>
      </w:r>
      <w:r w:rsidRPr="00631DDB">
        <w:rPr>
          <w:rFonts w:eastAsia="Times New Roman" w:cs="Times New Roman"/>
          <w:color w:val="118AB2" w:themeColor="accent1"/>
        </w:rPr>
        <w:instrText xml:space="preserve"> SEQ Figure \* ARABIC </w:instrText>
      </w:r>
      <w:r w:rsidRPr="00631DDB">
        <w:rPr>
          <w:rFonts w:eastAsia="Times New Roman" w:cs="Times New Roman"/>
          <w:color w:val="118AB2" w:themeColor="accent1"/>
        </w:rPr>
        <w:fldChar w:fldCharType="separate"/>
      </w:r>
      <w:r w:rsidRPr="00631DDB">
        <w:rPr>
          <w:rFonts w:eastAsia="Times New Roman" w:cs="Times New Roman"/>
          <w:noProof/>
          <w:color w:val="118AB2" w:themeColor="accent1"/>
        </w:rPr>
        <w:t>3</w:t>
      </w:r>
      <w:r w:rsidRPr="00631DDB">
        <w:rPr>
          <w:rFonts w:eastAsia="Times New Roman" w:cs="Times New Roman"/>
          <w:color w:val="118AB2" w:themeColor="accent1"/>
        </w:rPr>
        <w:fldChar w:fldCharType="end"/>
      </w:r>
      <w:r w:rsidRPr="00631DDB">
        <w:rPr>
          <w:rFonts w:eastAsia="Times New Roman" w:cs="Times New Roman"/>
          <w:color w:val="118AB2" w:themeColor="accent1"/>
        </w:rPr>
        <w:t xml:space="preserve"> – Liste de diffusion</w:t>
      </w:r>
      <w:bookmarkEnd w:id="47"/>
    </w:p>
    <w:p w14:paraId="04E008A1" w14:textId="77777777" w:rsidR="00B2581A" w:rsidRPr="00631DDB" w:rsidRDefault="00B2581A" w:rsidP="00B2581A"/>
    <w:p w14:paraId="21B7BA2B" w14:textId="77777777" w:rsidR="00B2581A" w:rsidRPr="00631DDB" w:rsidRDefault="00B2581A" w:rsidP="00B2581A">
      <w:pPr>
        <w:pStyle w:val="TitleNoTOC"/>
      </w:pPr>
      <w:r w:rsidRPr="00631DDB">
        <w:t>DOCUMENTS ASSOCIÉS</w:t>
      </w:r>
    </w:p>
    <w:tbl>
      <w:tblPr>
        <w:tblW w:w="5000" w:type="pct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  <w:insideH w:val="single" w:sz="6" w:space="0" w:color="B2B2B2"/>
          <w:insideV w:val="single" w:sz="6" w:space="0" w:color="B2B2B2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4"/>
        <w:gridCol w:w="709"/>
        <w:gridCol w:w="2763"/>
        <w:gridCol w:w="2763"/>
        <w:gridCol w:w="1836"/>
      </w:tblGrid>
      <w:tr w:rsidR="00B2581A" w:rsidRPr="00631DDB" w14:paraId="30DE0FA9" w14:textId="77777777" w:rsidTr="00BA0FC4">
        <w:trPr>
          <w:cantSplit/>
        </w:trPr>
        <w:tc>
          <w:tcPr>
            <w:tcW w:w="867" w:type="pct"/>
            <w:shd w:val="clear" w:color="auto" w:fill="D9D9D9"/>
            <w:vAlign w:val="center"/>
          </w:tcPr>
          <w:p w14:paraId="206DC782" w14:textId="77777777" w:rsidR="00B2581A" w:rsidRPr="00631DDB" w:rsidRDefault="00B2581A" w:rsidP="00BA0FC4">
            <w:pPr>
              <w:pStyle w:val="Tableautitre"/>
            </w:pPr>
            <w:r w:rsidRPr="00631DDB">
              <w:t>Origine</w:t>
            </w:r>
          </w:p>
        </w:tc>
        <w:tc>
          <w:tcPr>
            <w:tcW w:w="363" w:type="pct"/>
            <w:shd w:val="clear" w:color="auto" w:fill="D9D9D9"/>
            <w:vAlign w:val="center"/>
          </w:tcPr>
          <w:p w14:paraId="2E8B8F6F" w14:textId="77777777" w:rsidR="00B2581A" w:rsidRPr="00631DDB" w:rsidRDefault="00B2581A" w:rsidP="00BA0FC4">
            <w:pPr>
              <w:pStyle w:val="Tableautitre"/>
            </w:pPr>
            <w:r w:rsidRPr="00631DDB">
              <w:t>N°</w:t>
            </w:r>
          </w:p>
        </w:tc>
        <w:tc>
          <w:tcPr>
            <w:tcW w:w="1415" w:type="pct"/>
            <w:shd w:val="clear" w:color="auto" w:fill="D9D9D9"/>
            <w:vAlign w:val="center"/>
          </w:tcPr>
          <w:p w14:paraId="3B0A5A8F" w14:textId="77777777" w:rsidR="00B2581A" w:rsidRPr="00631DDB" w:rsidRDefault="00B2581A" w:rsidP="00BA0FC4">
            <w:pPr>
              <w:pStyle w:val="Tableautitre"/>
            </w:pPr>
            <w:r w:rsidRPr="00631DDB">
              <w:t>Titre</w:t>
            </w:r>
          </w:p>
        </w:tc>
        <w:tc>
          <w:tcPr>
            <w:tcW w:w="1415" w:type="pct"/>
            <w:shd w:val="clear" w:color="auto" w:fill="D9D9D9"/>
            <w:vAlign w:val="center"/>
          </w:tcPr>
          <w:p w14:paraId="1740F37F" w14:textId="77777777" w:rsidR="00B2581A" w:rsidRPr="00631DDB" w:rsidRDefault="00B2581A" w:rsidP="00BA0FC4">
            <w:pPr>
              <w:pStyle w:val="Tableautitre"/>
            </w:pPr>
            <w:r w:rsidRPr="00631DDB">
              <w:t>Référence</w:t>
            </w:r>
          </w:p>
        </w:tc>
        <w:tc>
          <w:tcPr>
            <w:tcW w:w="940" w:type="pct"/>
            <w:shd w:val="clear" w:color="auto" w:fill="D9D9D9"/>
            <w:vAlign w:val="center"/>
          </w:tcPr>
          <w:p w14:paraId="31CA16EB" w14:textId="77777777" w:rsidR="00B2581A" w:rsidRPr="00631DDB" w:rsidRDefault="00B2581A" w:rsidP="00BA0FC4">
            <w:pPr>
              <w:pStyle w:val="Tableautitre"/>
            </w:pPr>
            <w:r w:rsidRPr="00631DDB">
              <w:t>Usage (*)</w:t>
            </w:r>
          </w:p>
        </w:tc>
      </w:tr>
      <w:tr w:rsidR="00B2581A" w:rsidRPr="00631DDB" w14:paraId="2F6BC551" w14:textId="77777777" w:rsidTr="00BA0FC4">
        <w:trPr>
          <w:cantSplit/>
        </w:trPr>
        <w:tc>
          <w:tcPr>
            <w:tcW w:w="867" w:type="pct"/>
            <w:vAlign w:val="center"/>
          </w:tcPr>
          <w:p w14:paraId="520B9B83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363" w:type="pct"/>
            <w:vAlign w:val="center"/>
          </w:tcPr>
          <w:p w14:paraId="2259D79E" w14:textId="77777777" w:rsidR="00B2581A" w:rsidRPr="00631DDB" w:rsidRDefault="00B2581A" w:rsidP="00BA0FC4">
            <w:pPr>
              <w:pStyle w:val="Tableaucellulecentre"/>
            </w:pPr>
          </w:p>
        </w:tc>
        <w:tc>
          <w:tcPr>
            <w:tcW w:w="1415" w:type="pct"/>
            <w:vAlign w:val="center"/>
          </w:tcPr>
          <w:p w14:paraId="6BB198DE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  <w:vAlign w:val="center"/>
          </w:tcPr>
          <w:p w14:paraId="17428000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940" w:type="pct"/>
            <w:vAlign w:val="center"/>
          </w:tcPr>
          <w:p w14:paraId="6D354382" w14:textId="77777777" w:rsidR="00B2581A" w:rsidRPr="00631DDB" w:rsidRDefault="00B2581A" w:rsidP="00BA0FC4">
            <w:pPr>
              <w:pStyle w:val="Tableaucellule"/>
            </w:pPr>
          </w:p>
        </w:tc>
      </w:tr>
      <w:tr w:rsidR="00B2581A" w:rsidRPr="00631DDB" w14:paraId="2E9103DA" w14:textId="77777777" w:rsidTr="00BA0FC4">
        <w:trPr>
          <w:cantSplit/>
        </w:trPr>
        <w:tc>
          <w:tcPr>
            <w:tcW w:w="867" w:type="pct"/>
            <w:vAlign w:val="center"/>
          </w:tcPr>
          <w:p w14:paraId="547D8E44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363" w:type="pct"/>
            <w:vAlign w:val="center"/>
          </w:tcPr>
          <w:p w14:paraId="6FC7985F" w14:textId="77777777" w:rsidR="00B2581A" w:rsidRPr="00631DDB" w:rsidRDefault="00B2581A" w:rsidP="00BA0FC4">
            <w:pPr>
              <w:pStyle w:val="Tableaucellulecentre"/>
            </w:pPr>
          </w:p>
        </w:tc>
        <w:tc>
          <w:tcPr>
            <w:tcW w:w="1415" w:type="pct"/>
            <w:vAlign w:val="center"/>
          </w:tcPr>
          <w:p w14:paraId="572D7443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  <w:vAlign w:val="center"/>
          </w:tcPr>
          <w:p w14:paraId="05D22302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940" w:type="pct"/>
            <w:vAlign w:val="center"/>
          </w:tcPr>
          <w:p w14:paraId="6995B015" w14:textId="77777777" w:rsidR="00B2581A" w:rsidRPr="00631DDB" w:rsidRDefault="00B2581A" w:rsidP="00BA0FC4">
            <w:pPr>
              <w:pStyle w:val="Tableaucellule"/>
            </w:pPr>
          </w:p>
        </w:tc>
      </w:tr>
      <w:tr w:rsidR="00B2581A" w:rsidRPr="00631DDB" w14:paraId="49F2F4EC" w14:textId="77777777" w:rsidTr="00BA0FC4">
        <w:trPr>
          <w:cantSplit/>
        </w:trPr>
        <w:tc>
          <w:tcPr>
            <w:tcW w:w="867" w:type="pct"/>
            <w:vAlign w:val="center"/>
          </w:tcPr>
          <w:p w14:paraId="0C4D7D18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363" w:type="pct"/>
            <w:vAlign w:val="center"/>
          </w:tcPr>
          <w:p w14:paraId="13C4AC5B" w14:textId="77777777" w:rsidR="00B2581A" w:rsidRPr="00631DDB" w:rsidRDefault="00B2581A" w:rsidP="00BA0FC4">
            <w:pPr>
              <w:pStyle w:val="Tableaucellulecentre"/>
            </w:pPr>
          </w:p>
        </w:tc>
        <w:tc>
          <w:tcPr>
            <w:tcW w:w="1415" w:type="pct"/>
            <w:vAlign w:val="center"/>
          </w:tcPr>
          <w:p w14:paraId="7B14E018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  <w:vAlign w:val="center"/>
          </w:tcPr>
          <w:p w14:paraId="6AE5EC08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940" w:type="pct"/>
            <w:vAlign w:val="center"/>
          </w:tcPr>
          <w:p w14:paraId="119CDDBA" w14:textId="77777777" w:rsidR="00B2581A" w:rsidRPr="00631DDB" w:rsidRDefault="00B2581A" w:rsidP="00BA0FC4">
            <w:pPr>
              <w:pStyle w:val="Tableaucellule"/>
            </w:pPr>
          </w:p>
        </w:tc>
      </w:tr>
      <w:tr w:rsidR="00B2581A" w:rsidRPr="00631DDB" w14:paraId="387978D9" w14:textId="77777777" w:rsidTr="00BA0FC4">
        <w:trPr>
          <w:cantSplit/>
        </w:trPr>
        <w:tc>
          <w:tcPr>
            <w:tcW w:w="867" w:type="pct"/>
            <w:vAlign w:val="center"/>
          </w:tcPr>
          <w:p w14:paraId="08AADF19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363" w:type="pct"/>
            <w:vAlign w:val="center"/>
          </w:tcPr>
          <w:p w14:paraId="1E3D8200" w14:textId="77777777" w:rsidR="00B2581A" w:rsidRPr="00631DDB" w:rsidRDefault="00B2581A" w:rsidP="00BA0FC4">
            <w:pPr>
              <w:pStyle w:val="Tableaucellulecentre"/>
            </w:pPr>
          </w:p>
        </w:tc>
        <w:tc>
          <w:tcPr>
            <w:tcW w:w="1415" w:type="pct"/>
            <w:vAlign w:val="center"/>
          </w:tcPr>
          <w:p w14:paraId="38B0EB27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  <w:vAlign w:val="center"/>
          </w:tcPr>
          <w:p w14:paraId="763A1700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940" w:type="pct"/>
            <w:vAlign w:val="center"/>
          </w:tcPr>
          <w:p w14:paraId="2D91410E" w14:textId="77777777" w:rsidR="00B2581A" w:rsidRPr="00631DDB" w:rsidRDefault="00B2581A" w:rsidP="00BA0FC4">
            <w:pPr>
              <w:pStyle w:val="Tableaucellule"/>
            </w:pPr>
          </w:p>
        </w:tc>
      </w:tr>
      <w:tr w:rsidR="00B2581A" w:rsidRPr="00631DDB" w14:paraId="01CC76D2" w14:textId="77777777" w:rsidTr="00BA0FC4">
        <w:trPr>
          <w:cantSplit/>
        </w:trPr>
        <w:tc>
          <w:tcPr>
            <w:tcW w:w="867" w:type="pct"/>
            <w:vAlign w:val="center"/>
          </w:tcPr>
          <w:p w14:paraId="271DF09B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363" w:type="pct"/>
            <w:vAlign w:val="center"/>
          </w:tcPr>
          <w:p w14:paraId="42A420A2" w14:textId="77777777" w:rsidR="00B2581A" w:rsidRPr="00631DDB" w:rsidRDefault="00B2581A" w:rsidP="00BA0FC4">
            <w:pPr>
              <w:pStyle w:val="Tableaucellulecentre"/>
            </w:pPr>
          </w:p>
        </w:tc>
        <w:tc>
          <w:tcPr>
            <w:tcW w:w="1415" w:type="pct"/>
            <w:vAlign w:val="center"/>
          </w:tcPr>
          <w:p w14:paraId="2D84B4C7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1415" w:type="pct"/>
            <w:vAlign w:val="center"/>
          </w:tcPr>
          <w:p w14:paraId="57180C89" w14:textId="77777777" w:rsidR="00B2581A" w:rsidRPr="00631DDB" w:rsidRDefault="00B2581A" w:rsidP="00BA0FC4">
            <w:pPr>
              <w:pStyle w:val="Tableaucellule"/>
            </w:pPr>
          </w:p>
        </w:tc>
        <w:tc>
          <w:tcPr>
            <w:tcW w:w="940" w:type="pct"/>
            <w:vAlign w:val="center"/>
          </w:tcPr>
          <w:p w14:paraId="50A5C03B" w14:textId="77777777" w:rsidR="00B2581A" w:rsidRPr="00631DDB" w:rsidRDefault="00B2581A" w:rsidP="00BA0FC4">
            <w:pPr>
              <w:pStyle w:val="Tableaucellule"/>
            </w:pPr>
          </w:p>
        </w:tc>
      </w:tr>
    </w:tbl>
    <w:p w14:paraId="1BF71289" w14:textId="77777777" w:rsidR="00B2581A" w:rsidRPr="00631DDB" w:rsidRDefault="00B2581A" w:rsidP="00B2581A">
      <w:pPr>
        <w:pStyle w:val="Asterisque"/>
      </w:pPr>
      <w:r w:rsidRPr="00631DDB">
        <w:t>(*) : Indiquer le contexte de citation du document : à lire au préalable, documents de référence, documents complémentaires, ...</w:t>
      </w:r>
    </w:p>
    <w:p w14:paraId="708EC6BE" w14:textId="77777777" w:rsidR="00B2581A" w:rsidRPr="00631DDB" w:rsidRDefault="00B2581A" w:rsidP="00B2581A">
      <w:pPr>
        <w:pStyle w:val="Figure"/>
        <w:rPr>
          <w:rFonts w:eastAsia="Times New Roman" w:cs="Times New Roman"/>
          <w:color w:val="118AB2" w:themeColor="accent1"/>
        </w:rPr>
      </w:pPr>
      <w:bookmarkStart w:id="48" w:name="_Toc145663703"/>
      <w:r w:rsidRPr="00631DDB">
        <w:rPr>
          <w:rFonts w:eastAsia="Times New Roman" w:cs="Times New Roman"/>
          <w:color w:val="118AB2" w:themeColor="accent1"/>
        </w:rPr>
        <w:lastRenderedPageBreak/>
        <w:t xml:space="preserve">Figure </w:t>
      </w:r>
      <w:r w:rsidRPr="00631DDB">
        <w:rPr>
          <w:rFonts w:eastAsia="Times New Roman" w:cs="Times New Roman"/>
          <w:color w:val="118AB2" w:themeColor="accent1"/>
        </w:rPr>
        <w:fldChar w:fldCharType="begin"/>
      </w:r>
      <w:r w:rsidRPr="00631DDB">
        <w:rPr>
          <w:rFonts w:eastAsia="Times New Roman" w:cs="Times New Roman"/>
          <w:color w:val="118AB2" w:themeColor="accent1"/>
        </w:rPr>
        <w:instrText xml:space="preserve"> SEQ Figure \* ARABIC </w:instrText>
      </w:r>
      <w:r w:rsidRPr="00631DDB">
        <w:rPr>
          <w:rFonts w:eastAsia="Times New Roman" w:cs="Times New Roman"/>
          <w:color w:val="118AB2" w:themeColor="accent1"/>
        </w:rPr>
        <w:fldChar w:fldCharType="separate"/>
      </w:r>
      <w:r w:rsidRPr="00631DDB">
        <w:rPr>
          <w:rFonts w:eastAsia="Times New Roman" w:cs="Times New Roman"/>
          <w:noProof/>
          <w:color w:val="118AB2" w:themeColor="accent1"/>
        </w:rPr>
        <w:t>4</w:t>
      </w:r>
      <w:r w:rsidRPr="00631DDB">
        <w:rPr>
          <w:rFonts w:eastAsia="Times New Roman" w:cs="Times New Roman"/>
          <w:color w:val="118AB2" w:themeColor="accent1"/>
        </w:rPr>
        <w:fldChar w:fldCharType="end"/>
      </w:r>
      <w:r w:rsidRPr="00631DDB">
        <w:rPr>
          <w:rFonts w:eastAsia="Times New Roman" w:cs="Times New Roman"/>
          <w:color w:val="118AB2" w:themeColor="accent1"/>
        </w:rPr>
        <w:t xml:space="preserve"> – Documents associés</w:t>
      </w:r>
      <w:bookmarkEnd w:id="48"/>
    </w:p>
    <w:p w14:paraId="306B67FA" w14:textId="77777777" w:rsidR="00B2581A" w:rsidRPr="00631DDB" w:rsidRDefault="00B2581A" w:rsidP="00B2581A">
      <w:pPr>
        <w:rPr>
          <w:rFonts w:ascii="Segoe UI" w:hAnsi="Segoe UI" w:cs="Segoe UI"/>
        </w:rPr>
      </w:pPr>
      <w:r w:rsidRPr="00631DDB">
        <w:rPr>
          <w:rFonts w:ascii="Segoe UI" w:hAnsi="Segoe UI" w:cs="Segoe UI"/>
        </w:rPr>
        <w:br w:type="page"/>
      </w:r>
    </w:p>
    <w:sdt>
      <w:sdtPr>
        <w:rPr>
          <w:rFonts w:ascii="Segoe UI" w:hAnsi="Segoe UI" w:cs="Segoe UI"/>
          <w:b w:val="0"/>
          <w:bCs w:val="0"/>
          <w:color w:val="auto"/>
          <w:sz w:val="20"/>
          <w:szCs w:val="20"/>
        </w:rPr>
        <w:id w:val="-669404213"/>
        <w:docPartObj>
          <w:docPartGallery w:val="Table of Contents"/>
          <w:docPartUnique/>
        </w:docPartObj>
      </w:sdtPr>
      <w:sdtEndPr>
        <w:rPr>
          <w:color w:val="293241" w:themeColor="text1"/>
        </w:rPr>
      </w:sdtEndPr>
      <w:sdtContent>
        <w:p w14:paraId="2380AC87" w14:textId="77777777" w:rsidR="00B2581A" w:rsidRPr="00631DDB" w:rsidRDefault="00B2581A" w:rsidP="00B2581A">
          <w:pPr>
            <w:pStyle w:val="TOCHeading"/>
            <w:rPr>
              <w:rFonts w:ascii="Segoe UI" w:hAnsi="Segoe UI" w:cs="Segoe UI"/>
            </w:rPr>
          </w:pPr>
          <w:r w:rsidRPr="00631DDB">
            <w:rPr>
              <w:rFonts w:ascii="Segoe UI" w:hAnsi="Segoe UI" w:cs="Segoe UI"/>
            </w:rPr>
            <w:t>Table des matières</w:t>
          </w:r>
        </w:p>
        <w:p w14:paraId="224A9F27" w14:textId="4C3C74CD" w:rsidR="00393ECD" w:rsidRDefault="00B2581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14:ligatures w14:val="standardContextual"/>
            </w:rPr>
          </w:pPr>
          <w:r w:rsidRPr="00631DDB">
            <w:rPr>
              <w:rFonts w:eastAsiaTheme="minorEastAsia"/>
              <w:b w:val="0"/>
              <w:bCs w:val="0"/>
              <w:color w:val="045588"/>
              <w:sz w:val="22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begin"/>
          </w:r>
          <w:r w:rsidRPr="00631DDB">
            <w:instrText xml:space="preserve"> TOC \o "1-3" \h \z \u </w:instrText>
          </w:r>
          <w:r w:rsidRPr="00631DDB">
            <w:rPr>
              <w:rFonts w:eastAsiaTheme="minorEastAsia"/>
              <w:b w:val="0"/>
              <w:bCs w:val="0"/>
              <w:color w:val="045588"/>
              <w:sz w:val="22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fldChar w:fldCharType="separate"/>
          </w:r>
          <w:hyperlink w:anchor="_Toc145663599" w:history="1">
            <w:r w:rsidR="00393ECD" w:rsidRPr="00E42429">
              <w:rPr>
                <w:rStyle w:val="Hyperlink"/>
                <w:rFonts w:ascii="Arial" w:hAnsi="Arial"/>
              </w:rPr>
              <w:t>1</w:t>
            </w:r>
            <w:r w:rsidR="00393ECD" w:rsidRPr="00E42429">
              <w:rPr>
                <w:rStyle w:val="Hyperlink"/>
              </w:rPr>
              <w:t xml:space="preserve"> Introduction</w:t>
            </w:r>
            <w:r w:rsidR="00393ECD">
              <w:rPr>
                <w:webHidden/>
              </w:rPr>
              <w:tab/>
            </w:r>
            <w:r w:rsidR="00393ECD">
              <w:rPr>
                <w:webHidden/>
              </w:rPr>
              <w:fldChar w:fldCharType="begin"/>
            </w:r>
            <w:r w:rsidR="00393ECD">
              <w:rPr>
                <w:webHidden/>
              </w:rPr>
              <w:instrText xml:space="preserve"> PAGEREF _Toc145663599 \h </w:instrText>
            </w:r>
            <w:r w:rsidR="00393ECD">
              <w:rPr>
                <w:webHidden/>
              </w:rPr>
            </w:r>
            <w:r w:rsidR="00393ECD">
              <w:rPr>
                <w:webHidden/>
              </w:rPr>
              <w:fldChar w:fldCharType="separate"/>
            </w:r>
            <w:r w:rsidR="00393ECD">
              <w:rPr>
                <w:webHidden/>
              </w:rPr>
              <w:t>6</w:t>
            </w:r>
            <w:r w:rsidR="00393ECD">
              <w:rPr>
                <w:webHidden/>
              </w:rPr>
              <w:fldChar w:fldCharType="end"/>
            </w:r>
          </w:hyperlink>
        </w:p>
        <w:p w14:paraId="23C853D1" w14:textId="7EC9CC1D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0" w:history="1">
            <w:r w:rsidRPr="00E42429">
              <w:rPr>
                <w:rStyle w:val="Hyperlink"/>
                <w:rFonts w:ascii="Arial" w:hAnsi="Arial"/>
              </w:rPr>
              <w:t>1.1</w:t>
            </w:r>
            <w:r w:rsidRPr="00E42429">
              <w:rPr>
                <w:rStyle w:val="Hyperlink"/>
              </w:rPr>
              <w:t xml:space="preserve"> Objet du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4438B0" w14:textId="3A302531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1" w:history="1">
            <w:r w:rsidRPr="00E42429">
              <w:rPr>
                <w:rStyle w:val="Hyperlink"/>
                <w:rFonts w:ascii="Arial" w:hAnsi="Arial"/>
              </w:rPr>
              <w:t>1.2</w:t>
            </w:r>
            <w:r w:rsidRPr="00E42429">
              <w:rPr>
                <w:rStyle w:val="Hyperlink"/>
              </w:rPr>
              <w:t xml:space="preserve"> Rappel du contexte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3FA7E1" w14:textId="7FAF71EA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2" w:history="1">
            <w:r w:rsidRPr="00E42429">
              <w:rPr>
                <w:rStyle w:val="Hyperlink"/>
                <w:rFonts w:ascii="Arial" w:hAnsi="Arial"/>
              </w:rPr>
              <w:t>1.3</w:t>
            </w:r>
            <w:r w:rsidRPr="00E42429">
              <w:rPr>
                <w:rStyle w:val="Hyperlink"/>
              </w:rPr>
              <w:t xml:space="preserve"> Organisation du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184AD0" w14:textId="1537255F" w:rsidR="00393ECD" w:rsidRDefault="00393EC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3" w:history="1">
            <w:r w:rsidRPr="00E42429">
              <w:rPr>
                <w:rStyle w:val="Hyperlink"/>
                <w:rFonts w:ascii="Arial" w:hAnsi="Arial" w:cs="Times New Roman"/>
              </w:rPr>
              <w:t>2</w:t>
            </w:r>
            <w:r w:rsidRPr="00E42429">
              <w:rPr>
                <w:rStyle w:val="Hyperlink"/>
              </w:rPr>
              <w:t xml:space="preserve"> Conception d’un crawler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FAF2F0" w14:textId="0F43BB4F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4" w:history="1">
            <w:r w:rsidRPr="00E42429">
              <w:rPr>
                <w:rStyle w:val="Hyperlink"/>
                <w:rFonts w:ascii="Arial" w:hAnsi="Arial"/>
              </w:rPr>
              <w:t>2.1</w:t>
            </w:r>
            <w:r w:rsidRPr="00E42429">
              <w:rPr>
                <w:rStyle w:val="Hyperlink"/>
              </w:rPr>
              <w:t xml:space="preserve"> Présentation globale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446D83F" w14:textId="7DB7A8F7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5" w:history="1">
            <w:r w:rsidRPr="00E42429">
              <w:rPr>
                <w:rStyle w:val="Hyperlink"/>
              </w:rPr>
              <w:t>2.1.1 Schéma fonctionnel de la 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CE2DAC7" w14:textId="761FA338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6" w:history="1">
            <w:r w:rsidRPr="00E42429">
              <w:rPr>
                <w:rStyle w:val="Hyperlink"/>
              </w:rPr>
              <w:t>2.1.2 Description du fonctionnement général de la 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EFE1BB" w14:textId="0C22B424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7" w:history="1">
            <w:r w:rsidRPr="00E42429">
              <w:rPr>
                <w:rStyle w:val="Hyperlink"/>
                <w:rFonts w:ascii="Arial" w:hAnsi="Arial"/>
              </w:rPr>
              <w:t>2.2</w:t>
            </w:r>
            <w:r w:rsidRPr="00E42429">
              <w:rPr>
                <w:rStyle w:val="Hyperlink"/>
              </w:rPr>
              <w:t xml:space="preserve"> Déclenchement du crawl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B389D0" w14:textId="71E845AC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8" w:history="1">
            <w:r w:rsidRPr="00E42429">
              <w:rPr>
                <w:rStyle w:val="Hyperlink"/>
                <w:rFonts w:ascii="Arial" w:hAnsi="Arial"/>
              </w:rPr>
              <w:t>2.3</w:t>
            </w:r>
            <w:r w:rsidRPr="00E42429">
              <w:rPr>
                <w:rStyle w:val="Hyperlink"/>
              </w:rPr>
              <w:t xml:space="preserve"> Liste des métadonnées et méthodes d’extraction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8BAEA53" w14:textId="435FF5A4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09" w:history="1">
            <w:r w:rsidRPr="00E42429">
              <w:rPr>
                <w:rStyle w:val="Hyperlink"/>
                <w:rFonts w:ascii="Arial" w:hAnsi="Arial"/>
              </w:rPr>
              <w:t>2.4</w:t>
            </w:r>
            <w:r w:rsidRPr="00E42429">
              <w:rPr>
                <w:rStyle w:val="Hyperlink"/>
              </w:rPr>
              <w:t xml:space="preserve"> Extraction depuis le parsing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BC2C00" w14:textId="68D28E3C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0" w:history="1">
            <w:r w:rsidRPr="00E42429">
              <w:rPr>
                <w:rStyle w:val="Hyperlink"/>
                <w:rFonts w:ascii="Arial" w:hAnsi="Arial"/>
              </w:rPr>
              <w:t>2.5</w:t>
            </w:r>
            <w:r w:rsidRPr="00E42429">
              <w:rPr>
                <w:rStyle w:val="Hyperlink"/>
              </w:rPr>
              <w:t xml:space="preserve"> Extraction depuis une librairie embarquée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EF0B82B" w14:textId="3140C5C3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1" w:history="1">
            <w:r w:rsidRPr="00E42429">
              <w:rPr>
                <w:rStyle w:val="Hyperlink"/>
              </w:rPr>
              <w:t>2.5.1 RGAA (accessibilité)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D61DFE" w14:textId="5190C8D8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2" w:history="1">
            <w:r w:rsidRPr="00E42429">
              <w:rPr>
                <w:rStyle w:val="Hyperlink"/>
              </w:rPr>
              <w:t>2.5.2 Bonnes pratiques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84960FB" w14:textId="1C8ABCAA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3" w:history="1">
            <w:r w:rsidRPr="00E42429">
              <w:rPr>
                <w:rStyle w:val="Hyperlink"/>
              </w:rPr>
              <w:t>2.5.3 Technologies utilisées et trackers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1A5080" w14:textId="0B5815B4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4" w:history="1">
            <w:r w:rsidRPr="00E42429">
              <w:rPr>
                <w:rStyle w:val="Hyperlink"/>
              </w:rPr>
              <w:t>2.5.4 Empreinte carbone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68F3E1A" w14:textId="223760A6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5" w:history="1">
            <w:r w:rsidRPr="00E42429">
              <w:rPr>
                <w:rStyle w:val="Hyperlink"/>
                <w:rFonts w:ascii="Arial" w:hAnsi="Arial"/>
              </w:rPr>
              <w:t>2.6</w:t>
            </w:r>
            <w:r w:rsidRPr="00E42429">
              <w:rPr>
                <w:rStyle w:val="Hyperlink"/>
              </w:rPr>
              <w:t xml:space="preserve"> Extraction depuis une solution externe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04E522B" w14:textId="7A76261B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6" w:history="1">
            <w:r w:rsidRPr="00E42429">
              <w:rPr>
                <w:rStyle w:val="Hyperlink"/>
              </w:rPr>
              <w:t>2.6.1 Responsive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7B33D07" w14:textId="00462AE2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7" w:history="1">
            <w:r w:rsidRPr="00E42429">
              <w:rPr>
                <w:rStyle w:val="Hyperlink"/>
                <w:rFonts w:ascii="Arial" w:hAnsi="Arial"/>
              </w:rPr>
              <w:t>2.7</w:t>
            </w:r>
            <w:r w:rsidRPr="00E42429">
              <w:rPr>
                <w:rStyle w:val="Hyperlink"/>
              </w:rPr>
              <w:t xml:space="preserve"> Stockage des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38DD56" w14:textId="0E46AF57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8" w:history="1">
            <w:r w:rsidRPr="00E42429">
              <w:rPr>
                <w:rStyle w:val="Hyperlink"/>
              </w:rPr>
              <w:t>2.7.1 Base de référence et de statuts des traitements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A8FCAA9" w14:textId="51FD94B3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19" w:history="1">
            <w:r w:rsidRPr="00E42429">
              <w:rPr>
                <w:rStyle w:val="Hyperlink"/>
              </w:rPr>
              <w:t>2.7.2 Base de stockage des données et métadonnées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95EABDB" w14:textId="7F78A3C6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20" w:history="1">
            <w:r w:rsidRPr="00E42429">
              <w:rPr>
                <w:rStyle w:val="Hyperlink"/>
                <w:rFonts w:ascii="Arial" w:hAnsi="Arial"/>
              </w:rPr>
              <w:t>2.8</w:t>
            </w:r>
            <w:r w:rsidRPr="00E42429">
              <w:rPr>
                <w:rStyle w:val="Hyperlink"/>
              </w:rPr>
              <w:t xml:space="preserve"> API et points d’entrées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FF3E812" w14:textId="4151B439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21" w:history="1">
            <w:r w:rsidRPr="00E42429">
              <w:rPr>
                <w:rStyle w:val="Hyperlink"/>
              </w:rPr>
              <w:t>2.8.1 Administration du crawl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B1AC983" w14:textId="282FF165" w:rsidR="00393ECD" w:rsidRDefault="00393EC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97" w:history="1">
            <w:r w:rsidRPr="00E42429">
              <w:rPr>
                <w:rStyle w:val="Hyperlink"/>
              </w:rPr>
              <w:t>2.8.2 Accès aux données et métadonnées du crawl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DB191A9" w14:textId="22BDE892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98" w:history="1">
            <w:r w:rsidRPr="00E42429">
              <w:rPr>
                <w:rStyle w:val="Hyperlink"/>
                <w:rFonts w:ascii="Arial" w:hAnsi="Arial"/>
              </w:rPr>
              <w:t>2.9</w:t>
            </w:r>
            <w:r w:rsidRPr="00E42429">
              <w:rPr>
                <w:rStyle w:val="Hyperlink"/>
              </w:rPr>
              <w:t xml:space="preserve"> Traitements automatiques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02DEFF7" w14:textId="3EFB3716" w:rsidR="00393ECD" w:rsidRDefault="00393ECD">
          <w:pPr>
            <w:pStyle w:val="TOC2"/>
            <w:rPr>
              <w:rFonts w:asciiTheme="minorHAnsi" w:eastAsiaTheme="minorEastAsia" w:hAnsiTheme="minorHAnsi" w:cstheme="minorBidi"/>
              <w:small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5663699" w:history="1">
            <w:r w:rsidRPr="00E42429">
              <w:rPr>
                <w:rStyle w:val="Hyperlink"/>
                <w:rFonts w:ascii="Arial" w:hAnsi="Arial"/>
              </w:rPr>
              <w:t>2.10</w:t>
            </w:r>
            <w:r w:rsidRPr="00E42429">
              <w:rPr>
                <w:rStyle w:val="Hyperlink"/>
              </w:rPr>
              <w:t xml:space="preserve"> Interaction avec l’application ScanR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_Toc145663699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B6572E9" w14:textId="53C95C89" w:rsidR="00B2581A" w:rsidRPr="00631DDB" w:rsidRDefault="00B2581A" w:rsidP="00B2581A">
          <w:pPr>
            <w:rPr>
              <w:rFonts w:ascii="Segoe UI" w:hAnsi="Segoe UI" w:cs="Segoe UI"/>
            </w:rPr>
          </w:pPr>
          <w:r w:rsidRPr="00631DDB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2DF643B1" w14:textId="77777777" w:rsidR="00B2581A" w:rsidRPr="00631DDB" w:rsidRDefault="00B2581A" w:rsidP="00B2581A">
      <w:pPr>
        <w:rPr>
          <w:rFonts w:ascii="Segoe UI" w:hAnsi="Segoe UI" w:cs="Segoe UI"/>
        </w:rPr>
      </w:pPr>
      <w:r w:rsidRPr="00631DDB">
        <w:rPr>
          <w:rFonts w:ascii="Segoe UI" w:hAnsi="Segoe UI" w:cs="Segoe UI"/>
        </w:rPr>
        <w:br w:type="page"/>
      </w:r>
    </w:p>
    <w:p w14:paraId="5B8F9845" w14:textId="77777777" w:rsidR="00B2581A" w:rsidRPr="00631DDB" w:rsidRDefault="00B2581A" w:rsidP="00B2581A">
      <w:pPr>
        <w:pStyle w:val="TitleNoTOC"/>
      </w:pPr>
      <w:r w:rsidRPr="00631DDB">
        <w:lastRenderedPageBreak/>
        <w:t>Table des figures</w:t>
      </w:r>
    </w:p>
    <w:p w14:paraId="0543C79F" w14:textId="30A57732" w:rsidR="00393ECD" w:rsidRDefault="00B2581A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r w:rsidRPr="00631DDB">
        <w:rPr>
          <w:rFonts w:ascii="Segoe UI" w:hAnsi="Segoe UI" w:cs="Segoe UI"/>
        </w:rPr>
        <w:fldChar w:fldCharType="begin"/>
      </w:r>
      <w:r w:rsidRPr="00631DDB">
        <w:rPr>
          <w:rFonts w:ascii="Segoe UI" w:hAnsi="Segoe UI" w:cs="Segoe UI"/>
        </w:rPr>
        <w:instrText xml:space="preserve"> TOC \h \z \c "Figure" </w:instrText>
      </w:r>
      <w:r w:rsidRPr="00631DDB">
        <w:rPr>
          <w:rFonts w:ascii="Segoe UI" w:hAnsi="Segoe UI" w:cs="Segoe UI"/>
        </w:rPr>
        <w:fldChar w:fldCharType="separate"/>
      </w:r>
      <w:hyperlink w:anchor="_Toc145663700" w:history="1">
        <w:r w:rsidR="00393ECD" w:rsidRPr="002350E9">
          <w:rPr>
            <w:rStyle w:val="Hyperlink"/>
            <w:rFonts w:eastAsia="Times New Roman" w:cs="Times New Roman"/>
            <w:noProof/>
          </w:rPr>
          <w:t>Figure 1 – Circuit de validation</w:t>
        </w:r>
        <w:r w:rsidR="00393ECD">
          <w:rPr>
            <w:noProof/>
            <w:webHidden/>
          </w:rPr>
          <w:tab/>
        </w:r>
        <w:r w:rsidR="00393ECD">
          <w:rPr>
            <w:noProof/>
            <w:webHidden/>
          </w:rPr>
          <w:fldChar w:fldCharType="begin"/>
        </w:r>
        <w:r w:rsidR="00393ECD">
          <w:rPr>
            <w:noProof/>
            <w:webHidden/>
          </w:rPr>
          <w:instrText xml:space="preserve"> PAGEREF _Toc145663700 \h </w:instrText>
        </w:r>
        <w:r w:rsidR="00393ECD">
          <w:rPr>
            <w:noProof/>
            <w:webHidden/>
          </w:rPr>
        </w:r>
        <w:r w:rsidR="00393ECD">
          <w:rPr>
            <w:noProof/>
            <w:webHidden/>
          </w:rPr>
          <w:fldChar w:fldCharType="separate"/>
        </w:r>
        <w:r w:rsidR="00393ECD">
          <w:rPr>
            <w:noProof/>
            <w:webHidden/>
          </w:rPr>
          <w:t>2</w:t>
        </w:r>
        <w:r w:rsidR="00393ECD">
          <w:rPr>
            <w:noProof/>
            <w:webHidden/>
          </w:rPr>
          <w:fldChar w:fldCharType="end"/>
        </w:r>
      </w:hyperlink>
    </w:p>
    <w:p w14:paraId="144DD53D" w14:textId="09A0B242" w:rsidR="00393ECD" w:rsidRDefault="00393ECD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hyperlink w:anchor="_Toc145663701" w:history="1">
        <w:r w:rsidRPr="002350E9">
          <w:rPr>
            <w:rStyle w:val="Hyperlink"/>
            <w:rFonts w:eastAsia="Times New Roman" w:cs="Times New Roman"/>
            <w:noProof/>
          </w:rPr>
          <w:t>Figure 2 – Historique des évolutions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_Toc145663701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FA3AAA" w14:textId="2056871C" w:rsidR="00393ECD" w:rsidRDefault="00393ECD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hyperlink w:anchor="_Toc145663702" w:history="1">
        <w:r w:rsidRPr="002350E9">
          <w:rPr>
            <w:rStyle w:val="Hyperlink"/>
            <w:rFonts w:eastAsia="Times New Roman" w:cs="Times New Roman"/>
            <w:noProof/>
          </w:rPr>
          <w:t>Figure 3 – Liste de diffusion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_Toc145663702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A93366" w14:textId="2262D1D4" w:rsidR="00393ECD" w:rsidRDefault="00393ECD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hyperlink w:anchor="_Toc145663703" w:history="1">
        <w:r w:rsidRPr="002350E9">
          <w:rPr>
            <w:rStyle w:val="Hyperlink"/>
            <w:rFonts w:eastAsia="Times New Roman" w:cs="Times New Roman"/>
            <w:noProof/>
          </w:rPr>
          <w:t>Figure 4 – Documents associés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_Toc145663703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2586E7" w14:textId="222134D0" w:rsidR="00393ECD" w:rsidRDefault="00393ECD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hyperlink w:anchor="_Toc145663704" w:history="1">
        <w:r w:rsidRPr="002350E9">
          <w:rPr>
            <w:rStyle w:val="Hyperlink"/>
            <w:noProof/>
          </w:rPr>
          <w:t>Figure 5 - Schéma fonctionnel de la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_Toc145663704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B52443" w14:textId="6D865091" w:rsidR="00393ECD" w:rsidRDefault="00393ECD">
      <w:pPr>
        <w:pStyle w:val="TableofFigures"/>
        <w:tabs>
          <w:tab w:val="right" w:leader="dot" w:pos="9771"/>
        </w:tabs>
        <w:rPr>
          <w:rFonts w:eastAsiaTheme="minorEastAsia"/>
          <w:noProof/>
          <w:color w:val="auto"/>
          <w:kern w:val="2"/>
          <w:sz w:val="22"/>
          <w:szCs w:val="22"/>
          <w14:ligatures w14:val="standardContextual"/>
        </w:rPr>
      </w:pPr>
      <w:hyperlink w:anchor="_Toc145663705" w:history="1">
        <w:r w:rsidRPr="002350E9">
          <w:rPr>
            <w:rStyle w:val="Hyperlink"/>
            <w:noProof/>
          </w:rPr>
          <w:t>Figure 6 - Schéma technique de la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_Toc145663705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CB43E1" w14:textId="377DAAAB" w:rsidR="00B2581A" w:rsidRPr="00631DDB" w:rsidRDefault="00B2581A" w:rsidP="00B2581A">
      <w:r w:rsidRPr="00631DDB">
        <w:fldChar w:fldCharType="end"/>
      </w:r>
    </w:p>
    <w:p w14:paraId="0962E540" w14:textId="77777777" w:rsidR="00183E8B" w:rsidRPr="00631DDB" w:rsidRDefault="00183E8B" w:rsidP="00B2581A">
      <w:pPr>
        <w:pStyle w:val="Heading1"/>
      </w:pPr>
      <w:bookmarkStart w:id="49" w:name="_Hlk139285641"/>
      <w:bookmarkStart w:id="50" w:name="_Toc145663599"/>
      <w:r w:rsidRPr="00631DDB">
        <w:lastRenderedPageBreak/>
        <w:t>Introduction</w:t>
      </w:r>
      <w:bookmarkEnd w:id="50"/>
    </w:p>
    <w:p w14:paraId="21F7EB21" w14:textId="678C3890" w:rsidR="00B2581A" w:rsidRPr="00631DDB" w:rsidRDefault="00B2581A" w:rsidP="00183E8B">
      <w:pPr>
        <w:pStyle w:val="Heading2"/>
      </w:pPr>
      <w:bookmarkStart w:id="51" w:name="_Toc145663600"/>
      <w:r w:rsidRPr="00631DDB">
        <w:t>Objet du document</w:t>
      </w:r>
      <w:bookmarkEnd w:id="51"/>
    </w:p>
    <w:p w14:paraId="3F04030A" w14:textId="77777777" w:rsidR="00B2581A" w:rsidRPr="00631DDB" w:rsidRDefault="00B2581A" w:rsidP="00B2581A">
      <w:r w:rsidRPr="00631DDB">
        <w:t>Ce document constitue la spécification de l’évolution « Crawler » demandé par le Ministère de l’Enseignement supérieur et de la Recherche (MESR).</w:t>
      </w:r>
    </w:p>
    <w:p w14:paraId="17F57D5D" w14:textId="4633F493" w:rsidR="00B2581A" w:rsidRPr="00631DDB" w:rsidRDefault="00B2581A" w:rsidP="00B2581A">
      <w:r w:rsidRPr="00631DDB">
        <w:t>L’objectif de cette nouvelle fonctionnalité est de recenser, pour chaque site souhaité, diverses métadonnées listées plus bas dans ce document.</w:t>
      </w:r>
    </w:p>
    <w:p w14:paraId="17323538" w14:textId="77777777" w:rsidR="000744CB" w:rsidRPr="00631DDB" w:rsidRDefault="000744CB" w:rsidP="00B2581A"/>
    <w:p w14:paraId="649E6F8A" w14:textId="42D63C13" w:rsidR="000744CB" w:rsidRPr="00631DDB" w:rsidRDefault="000744CB" w:rsidP="000744CB">
      <w:pPr>
        <w:pStyle w:val="Heading2"/>
      </w:pPr>
      <w:bookmarkStart w:id="52" w:name="_Toc145663601"/>
      <w:r w:rsidRPr="00631DDB">
        <w:t>Rappel du contexte</w:t>
      </w:r>
      <w:bookmarkEnd w:id="52"/>
    </w:p>
    <w:p w14:paraId="2E7CBD3D" w14:textId="77777777" w:rsidR="000744CB" w:rsidRPr="00631DDB" w:rsidRDefault="000744CB" w:rsidP="000744CB">
      <w:r w:rsidRPr="00631DDB">
        <w:t xml:space="preserve">Lancée en 2016, </w:t>
      </w:r>
      <w:proofErr w:type="spellStart"/>
      <w:r w:rsidRPr="00631DDB">
        <w:t>ScanR</w:t>
      </w:r>
      <w:proofErr w:type="spellEnd"/>
      <w:r w:rsidRPr="00631DDB">
        <w:t xml:space="preserve"> est la première déclinaison de </w:t>
      </w:r>
      <w:proofErr w:type="spellStart"/>
      <w:r w:rsidRPr="00631DDB">
        <w:t>ScanESR</w:t>
      </w:r>
      <w:proofErr w:type="spellEnd"/>
      <w:r w:rsidRPr="00631DDB">
        <w:t xml:space="preserve">, plateforme de moteurs de recherche de la recherche et de l’innovation, de l’enseignement supérieur et de l’insertion professionnelle. </w:t>
      </w:r>
    </w:p>
    <w:p w14:paraId="02749F23" w14:textId="77777777" w:rsidR="000744CB" w:rsidRPr="00631DDB" w:rsidRDefault="000744CB" w:rsidP="000744CB">
      <w:r w:rsidRPr="00631DDB">
        <w:t xml:space="preserve">Le but de cette application est de permettre aux utilisateurs de mieux comprendre les orientations scientifiques, les partenariats, l’activité des structures publiques et des entreprises dans le domaine de la R&amp;D et de l’innovation. </w:t>
      </w:r>
    </w:p>
    <w:p w14:paraId="4F09AA40" w14:textId="77777777" w:rsidR="000744CB" w:rsidRPr="00631DDB" w:rsidRDefault="000744CB" w:rsidP="000744CB">
      <w:r w:rsidRPr="00631DDB">
        <w:t xml:space="preserve">Pour cela, </w:t>
      </w:r>
      <w:proofErr w:type="spellStart"/>
      <w:r w:rsidRPr="00631DDB">
        <w:t>ScanR</w:t>
      </w:r>
      <w:proofErr w:type="spellEnd"/>
      <w:r w:rsidRPr="00631DDB">
        <w:t xml:space="preserve"> utilise deux principales sources d’informations :</w:t>
      </w:r>
    </w:p>
    <w:p w14:paraId="40D53D5B" w14:textId="77777777" w:rsidR="000744CB" w:rsidRPr="00631DDB" w:rsidRDefault="000744CB" w:rsidP="000744CB">
      <w:pPr>
        <w:pStyle w:val="ListPuces"/>
      </w:pPr>
      <w:r w:rsidRPr="00631DDB">
        <w:t>Les informations issues de bases de données structurées</w:t>
      </w:r>
    </w:p>
    <w:p w14:paraId="4F9FB050" w14:textId="77777777" w:rsidR="000744CB" w:rsidRPr="00631DDB" w:rsidRDefault="000744CB" w:rsidP="000744CB">
      <w:pPr>
        <w:pStyle w:val="ListPuces"/>
      </w:pPr>
      <w:r w:rsidRPr="00631DDB">
        <w:t xml:space="preserve">Les informations crawlées sur des sites internet de structures publiques et privées du périmètre de </w:t>
      </w:r>
      <w:proofErr w:type="spellStart"/>
      <w:r w:rsidRPr="00631DDB">
        <w:t>ScanR</w:t>
      </w:r>
      <w:proofErr w:type="spellEnd"/>
    </w:p>
    <w:p w14:paraId="2D7C48AE" w14:textId="77777777" w:rsidR="000744CB" w:rsidRPr="00631DDB" w:rsidRDefault="000744CB" w:rsidP="000744CB"/>
    <w:p w14:paraId="00B5CE6B" w14:textId="65F98F73" w:rsidR="000744CB" w:rsidRPr="00631DDB" w:rsidRDefault="000744CB" w:rsidP="000744CB">
      <w:r w:rsidRPr="00631DDB">
        <w:t xml:space="preserve">Depuis mars 2018, </w:t>
      </w:r>
      <w:proofErr w:type="spellStart"/>
      <w:r w:rsidRPr="00631DDB">
        <w:t>Coexya</w:t>
      </w:r>
      <w:proofErr w:type="spellEnd"/>
      <w:r w:rsidRPr="00631DDB">
        <w:t xml:space="preserve"> a en charge la maintenance et l’évolution de l’application </w:t>
      </w:r>
      <w:proofErr w:type="spellStart"/>
      <w:r w:rsidRPr="00631DDB">
        <w:t>ScanR</w:t>
      </w:r>
      <w:proofErr w:type="spellEnd"/>
      <w:r w:rsidRPr="00631DDB">
        <w:t xml:space="preserve"> ainsi que de son backoffice d’administration associé aux workflows de publication des données. </w:t>
      </w:r>
    </w:p>
    <w:p w14:paraId="59BC88D4" w14:textId="77777777" w:rsidR="000744CB" w:rsidRPr="00631DDB" w:rsidRDefault="000744CB" w:rsidP="000744CB">
      <w:r w:rsidRPr="00631DDB">
        <w:t xml:space="preserve">Dans le cadre de ce projet, </w:t>
      </w:r>
      <w:proofErr w:type="spellStart"/>
      <w:r w:rsidRPr="00631DDB">
        <w:t>Coexya</w:t>
      </w:r>
      <w:proofErr w:type="spellEnd"/>
      <w:r w:rsidRPr="00631DDB">
        <w:t xml:space="preserve"> a notamment réalisé les travaux suivants :</w:t>
      </w:r>
    </w:p>
    <w:p w14:paraId="30DA226E" w14:textId="70502687" w:rsidR="000744CB" w:rsidRPr="00631DDB" w:rsidRDefault="000744CB" w:rsidP="000744CB">
      <w:pPr>
        <w:pStyle w:val="ListPuces"/>
      </w:pPr>
      <w:r w:rsidRPr="00631DDB">
        <w:t xml:space="preserve">Mise en œuvre d’une nouvelle version (V2) de </w:t>
      </w:r>
      <w:proofErr w:type="spellStart"/>
      <w:r w:rsidRPr="00631DDB">
        <w:t>ScanR</w:t>
      </w:r>
      <w:proofErr w:type="spellEnd"/>
      <w:r w:rsidRPr="00631DDB">
        <w:t xml:space="preserve"> permettant de recherche</w:t>
      </w:r>
      <w:r w:rsidR="00D06FFB" w:rsidRPr="00631DDB">
        <w:t>r</w:t>
      </w:r>
      <w:r w:rsidRPr="00631DDB">
        <w:t xml:space="preserve"> plus largement, dans les projets, les publications ainsi que les auteurs</w:t>
      </w:r>
    </w:p>
    <w:p w14:paraId="3B67AD1A" w14:textId="77777777" w:rsidR="000744CB" w:rsidRPr="00631DDB" w:rsidRDefault="000744CB" w:rsidP="000744CB">
      <w:pPr>
        <w:pStyle w:val="ListPuces"/>
      </w:pPr>
      <w:r w:rsidRPr="00631DDB">
        <w:t>Évolution du modèle de données afin d’accueillir les brevets dans l’application</w:t>
      </w:r>
    </w:p>
    <w:p w14:paraId="1368A1CE" w14:textId="51CAEA77" w:rsidR="000744CB" w:rsidRPr="00631DDB" w:rsidRDefault="000744CB" w:rsidP="000744CB">
      <w:pPr>
        <w:pStyle w:val="ListPuces"/>
      </w:pPr>
      <w:r w:rsidRPr="00631DDB">
        <w:t>Évolution technique (montée de version d</w:t>
      </w:r>
      <w:r w:rsidR="00D06FFB" w:rsidRPr="00631DDB">
        <w:t>’</w:t>
      </w:r>
      <w:proofErr w:type="spellStart"/>
      <w:r w:rsidRPr="00631DDB">
        <w:t>Elasticsearch</w:t>
      </w:r>
      <w:proofErr w:type="spellEnd"/>
      <w:r w:rsidRPr="00631DDB">
        <w:t>) ainsi que mise en œuvre de tableaux de bord de suivi des données, et de l’usage des API (</w:t>
      </w:r>
      <w:proofErr w:type="spellStart"/>
      <w:r w:rsidRPr="00631DDB">
        <w:t>Kibana</w:t>
      </w:r>
      <w:proofErr w:type="spellEnd"/>
      <w:r w:rsidRPr="00631DDB">
        <w:t xml:space="preserve">, </w:t>
      </w:r>
      <w:proofErr w:type="spellStart"/>
      <w:r w:rsidR="00D06FFB" w:rsidRPr="00631DDB">
        <w:t>F</w:t>
      </w:r>
      <w:r w:rsidRPr="00631DDB">
        <w:t>ilebeat</w:t>
      </w:r>
      <w:proofErr w:type="spellEnd"/>
      <w:r w:rsidRPr="00631DDB">
        <w:t>)</w:t>
      </w:r>
    </w:p>
    <w:p w14:paraId="543B2A02" w14:textId="77777777" w:rsidR="00183E8B" w:rsidRPr="00631DDB" w:rsidRDefault="00183E8B" w:rsidP="00B2581A"/>
    <w:p w14:paraId="0CE8C77A" w14:textId="15E2106E" w:rsidR="00183E8B" w:rsidRPr="00631DDB" w:rsidRDefault="00183E8B" w:rsidP="00183E8B">
      <w:pPr>
        <w:pStyle w:val="Heading2"/>
      </w:pPr>
      <w:bookmarkStart w:id="53" w:name="_Toc145663602"/>
      <w:r w:rsidRPr="00631DDB">
        <w:t>Organisation du document</w:t>
      </w:r>
      <w:bookmarkEnd w:id="53"/>
    </w:p>
    <w:p w14:paraId="6F97C7B9" w14:textId="73688458" w:rsidR="00183E8B" w:rsidRPr="00631DDB" w:rsidRDefault="00183E8B" w:rsidP="00183E8B">
      <w:pPr>
        <w:rPr>
          <w:rFonts w:ascii="Arial" w:eastAsia="Times New Roman" w:hAnsi="Arial" w:cs="Times New Roman"/>
          <w:color w:val="auto"/>
        </w:rPr>
      </w:pPr>
      <w:r w:rsidRPr="00631DDB">
        <w:t xml:space="preserve">Le présent document précise, pour chaque évolution, les attendus en terme fonctionnel ainsi que la spécification technique détaillée : modèle de donnée, </w:t>
      </w:r>
      <w:r w:rsidR="000744CB" w:rsidRPr="00631DDB">
        <w:t>c</w:t>
      </w:r>
      <w:r w:rsidRPr="00631DDB">
        <w:t xml:space="preserve">ontrat d’interface des API, </w:t>
      </w:r>
      <w:r w:rsidR="000744CB" w:rsidRPr="00631DDB">
        <w:t>r</w:t>
      </w:r>
      <w:r w:rsidRPr="00631DDB">
        <w:t xml:space="preserve">ègles de gestion. </w:t>
      </w:r>
    </w:p>
    <w:p w14:paraId="2FF1FE58" w14:textId="77777777" w:rsidR="006D387B" w:rsidRPr="00631DDB" w:rsidRDefault="006D387B" w:rsidP="006D387B">
      <w:pPr>
        <w:pStyle w:val="Heading1"/>
        <w:numPr>
          <w:ilvl w:val="0"/>
          <w:numId w:val="36"/>
        </w:numPr>
      </w:pPr>
      <w:bookmarkStart w:id="54" w:name="_Toc145663603"/>
      <w:bookmarkEnd w:id="49"/>
      <w:r w:rsidRPr="00631DDB">
        <w:lastRenderedPageBreak/>
        <w:t>Conception d’un crawler web</w:t>
      </w:r>
      <w:bookmarkEnd w:id="54"/>
    </w:p>
    <w:p w14:paraId="5E0DA643" w14:textId="77777777" w:rsidR="00E9043D" w:rsidRPr="00631DDB" w:rsidRDefault="00E9043D" w:rsidP="002867EA">
      <w:pPr>
        <w:pStyle w:val="Heading2"/>
      </w:pPr>
      <w:bookmarkStart w:id="55" w:name="_Toc145663604"/>
      <w:r w:rsidRPr="00631DDB">
        <w:t>Présentation globale</w:t>
      </w:r>
      <w:bookmarkEnd w:id="55"/>
    </w:p>
    <w:p w14:paraId="38295613" w14:textId="4AA2AE83" w:rsidR="00B2581A" w:rsidRPr="00631DDB" w:rsidRDefault="00B2581A" w:rsidP="002867EA">
      <w:pPr>
        <w:pStyle w:val="Heading3"/>
      </w:pPr>
      <w:bookmarkStart w:id="56" w:name="_Toc145663605"/>
      <w:r w:rsidRPr="00631DDB">
        <w:t>Schéma fonctionnel de la solution</w:t>
      </w:r>
      <w:bookmarkEnd w:id="56"/>
    </w:p>
    <w:p w14:paraId="24D7D8D7" w14:textId="77777777" w:rsidR="00B2581A" w:rsidRPr="00631DDB" w:rsidRDefault="00B2581A" w:rsidP="00B2581A">
      <w:pPr>
        <w:keepNext/>
      </w:pPr>
      <w:r w:rsidRPr="00631DDB">
        <w:rPr>
          <w:noProof/>
        </w:rPr>
        <w:drawing>
          <wp:inline distT="0" distB="0" distL="0" distR="0" wp14:anchorId="5AE3D87B" wp14:editId="6E12A160">
            <wp:extent cx="6416703" cy="3782713"/>
            <wp:effectExtent l="0" t="0" r="3175" b="825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054" cy="37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83F4" w14:textId="5B8F28A5" w:rsidR="00B2581A" w:rsidRPr="00631DDB" w:rsidRDefault="00B2581A" w:rsidP="00B2581A">
      <w:pPr>
        <w:pStyle w:val="Caption"/>
        <w:jc w:val="center"/>
        <w:rPr>
          <w:color w:val="118AB2" w:themeColor="accent1"/>
          <w:sz w:val="18"/>
          <w:szCs w:val="16"/>
        </w:rPr>
      </w:pPr>
      <w:bookmarkStart w:id="57" w:name="_Toc145663704"/>
      <w:r w:rsidRPr="00631DDB">
        <w:rPr>
          <w:color w:val="118AB2" w:themeColor="accent1"/>
          <w:sz w:val="18"/>
          <w:szCs w:val="16"/>
        </w:rPr>
        <w:t xml:space="preserve">Figure </w:t>
      </w:r>
      <w:r w:rsidRPr="00631DDB">
        <w:rPr>
          <w:color w:val="118AB2" w:themeColor="accent1"/>
          <w:sz w:val="18"/>
          <w:szCs w:val="16"/>
        </w:rPr>
        <w:fldChar w:fldCharType="begin"/>
      </w:r>
      <w:r w:rsidRPr="00631DDB">
        <w:rPr>
          <w:color w:val="118AB2" w:themeColor="accent1"/>
          <w:sz w:val="18"/>
          <w:szCs w:val="16"/>
        </w:rPr>
        <w:instrText xml:space="preserve"> SEQ Figure \* ARABIC </w:instrText>
      </w:r>
      <w:r w:rsidRPr="00631DDB">
        <w:rPr>
          <w:color w:val="118AB2" w:themeColor="accent1"/>
          <w:sz w:val="18"/>
          <w:szCs w:val="16"/>
        </w:rPr>
        <w:fldChar w:fldCharType="separate"/>
      </w:r>
      <w:r w:rsidR="00AA290B">
        <w:rPr>
          <w:noProof/>
          <w:color w:val="118AB2" w:themeColor="accent1"/>
          <w:sz w:val="18"/>
          <w:szCs w:val="16"/>
        </w:rPr>
        <w:t>5</w:t>
      </w:r>
      <w:r w:rsidRPr="00631DDB">
        <w:rPr>
          <w:color w:val="118AB2" w:themeColor="accent1"/>
          <w:sz w:val="18"/>
          <w:szCs w:val="16"/>
        </w:rPr>
        <w:fldChar w:fldCharType="end"/>
      </w:r>
      <w:r w:rsidRPr="00631DDB">
        <w:rPr>
          <w:color w:val="118AB2" w:themeColor="accent1"/>
          <w:sz w:val="18"/>
          <w:szCs w:val="16"/>
        </w:rPr>
        <w:t xml:space="preserve"> - Schéma fonctionnel de la solution</w:t>
      </w:r>
      <w:bookmarkEnd w:id="57"/>
    </w:p>
    <w:p w14:paraId="1A20E4EF" w14:textId="513D8226" w:rsidR="00B2581A" w:rsidRDefault="00F87211" w:rsidP="00B258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734F18" wp14:editId="20BB2BB4">
            <wp:extent cx="6274997" cy="3888188"/>
            <wp:effectExtent l="0" t="0" r="0" b="0"/>
            <wp:docPr id="5936799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78" cy="389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415E" w14:textId="53DE85C0" w:rsidR="00F87211" w:rsidRPr="00631DDB" w:rsidRDefault="00F87211" w:rsidP="00F87211">
      <w:pPr>
        <w:pStyle w:val="Caption"/>
        <w:jc w:val="center"/>
        <w:rPr>
          <w:color w:val="118AB2" w:themeColor="accent1"/>
          <w:sz w:val="18"/>
          <w:szCs w:val="16"/>
        </w:rPr>
      </w:pPr>
      <w:bookmarkStart w:id="58" w:name="_Toc145663705"/>
      <w:r w:rsidRPr="00631DDB">
        <w:rPr>
          <w:color w:val="118AB2" w:themeColor="accent1"/>
          <w:sz w:val="18"/>
          <w:szCs w:val="16"/>
        </w:rPr>
        <w:t>Figure</w:t>
      </w:r>
      <w:del w:id="59" w:author="INDRECAN Carmen" w:date="2023-06-22T11:36:00Z">
        <w:r w:rsidRPr="00631DDB" w:rsidDel="007766BA">
          <w:rPr>
            <w:color w:val="118AB2" w:themeColor="accent1"/>
            <w:sz w:val="18"/>
            <w:szCs w:val="16"/>
          </w:rPr>
          <w:delText xml:space="preserve"> </w:delText>
        </w:r>
      </w:del>
      <w:ins w:id="60" w:author="INDRECAN Carmen" w:date="2023-06-22T11:36:00Z">
        <w:r w:rsidR="007766BA" w:rsidRPr="00631DDB">
          <w:rPr>
            <w:color w:val="118AB2" w:themeColor="accent1"/>
            <w:sz w:val="18"/>
            <w:szCs w:val="16"/>
          </w:rPr>
          <w:t xml:space="preserve"> </w:t>
        </w:r>
      </w:ins>
      <w:ins w:id="61" w:author="INDRECAN Carmen" w:date="2023-06-22T11:37:00Z">
        <w:r w:rsidR="007766BA">
          <w:rPr>
            <w:color w:val="118AB2" w:themeColor="accent1"/>
            <w:sz w:val="18"/>
            <w:szCs w:val="16"/>
          </w:rPr>
          <w:fldChar w:fldCharType="begin"/>
        </w:r>
        <w:r w:rsidR="007766BA">
          <w:rPr>
            <w:color w:val="118AB2" w:themeColor="accent1"/>
            <w:sz w:val="18"/>
            <w:szCs w:val="16"/>
          </w:rPr>
          <w:instrText xml:space="preserve"> SEQ Figure \* ARABIC </w:instrText>
        </w:r>
      </w:ins>
      <w:r w:rsidR="007766BA">
        <w:rPr>
          <w:color w:val="118AB2" w:themeColor="accent1"/>
          <w:sz w:val="18"/>
          <w:szCs w:val="16"/>
        </w:rPr>
        <w:fldChar w:fldCharType="separate"/>
      </w:r>
      <w:ins w:id="62" w:author="INDRECAN Carmen" w:date="2023-06-22T11:37:00Z">
        <w:r w:rsidR="007766BA">
          <w:rPr>
            <w:noProof/>
            <w:color w:val="118AB2" w:themeColor="accent1"/>
            <w:sz w:val="18"/>
            <w:szCs w:val="16"/>
          </w:rPr>
          <w:t>6</w:t>
        </w:r>
        <w:r w:rsidR="007766BA">
          <w:rPr>
            <w:color w:val="118AB2" w:themeColor="accent1"/>
            <w:sz w:val="18"/>
            <w:szCs w:val="16"/>
          </w:rPr>
          <w:fldChar w:fldCharType="end"/>
        </w:r>
      </w:ins>
      <w:ins w:id="63" w:author="INDRECAN Carmen" w:date="2023-06-22T11:36:00Z">
        <w:r w:rsidR="007766BA" w:rsidRPr="00631DDB">
          <w:rPr>
            <w:color w:val="118AB2" w:themeColor="accent1"/>
            <w:sz w:val="18"/>
            <w:szCs w:val="16"/>
          </w:rPr>
          <w:t xml:space="preserve"> </w:t>
        </w:r>
      </w:ins>
      <w:del w:id="64" w:author="INDRECAN Carmen" w:date="2023-06-22T11:36:00Z">
        <w:r w:rsidDel="007766BA">
          <w:rPr>
            <w:color w:val="118AB2" w:themeColor="accent1"/>
            <w:sz w:val="18"/>
            <w:szCs w:val="16"/>
          </w:rPr>
          <w:delText>6</w:delText>
        </w:r>
        <w:r w:rsidRPr="00631DDB" w:rsidDel="007766BA">
          <w:rPr>
            <w:color w:val="118AB2" w:themeColor="accent1"/>
            <w:sz w:val="18"/>
            <w:szCs w:val="16"/>
          </w:rPr>
          <w:delText xml:space="preserve"> </w:delText>
        </w:r>
      </w:del>
      <w:r w:rsidRPr="00631DDB">
        <w:rPr>
          <w:color w:val="118AB2" w:themeColor="accent1"/>
          <w:sz w:val="18"/>
          <w:szCs w:val="16"/>
        </w:rPr>
        <w:t xml:space="preserve">- Schéma </w:t>
      </w:r>
      <w:r>
        <w:rPr>
          <w:color w:val="118AB2" w:themeColor="accent1"/>
          <w:sz w:val="18"/>
          <w:szCs w:val="16"/>
        </w:rPr>
        <w:t>technique</w:t>
      </w:r>
      <w:r w:rsidRPr="00631DDB">
        <w:rPr>
          <w:color w:val="118AB2" w:themeColor="accent1"/>
          <w:sz w:val="18"/>
          <w:szCs w:val="16"/>
        </w:rPr>
        <w:t xml:space="preserve"> de la solution</w:t>
      </w:r>
      <w:bookmarkEnd w:id="58"/>
    </w:p>
    <w:p w14:paraId="2CACDB1A" w14:textId="77777777" w:rsidR="00F87211" w:rsidRPr="00F87211" w:rsidRDefault="00F87211" w:rsidP="00B2581A"/>
    <w:p w14:paraId="7AFB6EA0" w14:textId="77777777" w:rsidR="00B2581A" w:rsidRPr="00631DDB" w:rsidRDefault="00B2581A" w:rsidP="002867EA">
      <w:pPr>
        <w:pStyle w:val="Heading3"/>
      </w:pPr>
      <w:bookmarkStart w:id="65" w:name="_Toc145663606"/>
      <w:r w:rsidRPr="00631DDB">
        <w:t>Description du fonctionnement général de la solution</w:t>
      </w:r>
      <w:bookmarkEnd w:id="65"/>
    </w:p>
    <w:p w14:paraId="1ACFED1C" w14:textId="77777777" w:rsidR="00B2581A" w:rsidRPr="00631DDB" w:rsidRDefault="00B2581A" w:rsidP="00B2581A">
      <w:r w:rsidRPr="00631DDB">
        <w:t xml:space="preserve">La solution imaginée proposera une interface de type </w:t>
      </w:r>
      <w:proofErr w:type="spellStart"/>
      <w:r w:rsidRPr="00631DDB">
        <w:t>Swagger</w:t>
      </w:r>
      <w:proofErr w:type="spellEnd"/>
      <w:r w:rsidRPr="00631DDB">
        <w:t xml:space="preserve">, disposant d’un </w:t>
      </w:r>
      <w:proofErr w:type="spellStart"/>
      <w:r w:rsidRPr="00631DDB">
        <w:t>endpoint</w:t>
      </w:r>
      <w:proofErr w:type="spellEnd"/>
      <w:r w:rsidRPr="00631DDB">
        <w:t xml:space="preserve"> permettant d’exécuter les opérations de </w:t>
      </w:r>
      <w:proofErr w:type="spellStart"/>
      <w:r w:rsidRPr="00631DDB">
        <w:t>parsing</w:t>
      </w:r>
      <w:proofErr w:type="spellEnd"/>
      <w:r w:rsidRPr="00631DDB">
        <w:t xml:space="preserve"> / crawl pour une URL donnée.</w:t>
      </w:r>
    </w:p>
    <w:p w14:paraId="35C7FDC0" w14:textId="55E498FD" w:rsidR="00B2581A" w:rsidRPr="00631DDB" w:rsidRDefault="00B2581A" w:rsidP="00B2581A">
      <w:r w:rsidRPr="00631DDB">
        <w:t>Lors du lancement du traitement, il sera possible de paramétrer les critères suivants :</w:t>
      </w:r>
    </w:p>
    <w:p w14:paraId="545E7987" w14:textId="77777777" w:rsidR="00B2581A" w:rsidRPr="00631DDB" w:rsidRDefault="00B2581A" w:rsidP="00B2581A">
      <w:pPr>
        <w:pStyle w:val="ListPuces"/>
      </w:pPr>
      <w:r w:rsidRPr="00631DDB">
        <w:t>Nombre maximum de pages à crawler à partir de l’URL fournie</w:t>
      </w:r>
    </w:p>
    <w:p w14:paraId="47691486" w14:textId="77777777" w:rsidR="00B2581A" w:rsidRPr="00631DDB" w:rsidRDefault="00B2581A" w:rsidP="00B2581A">
      <w:pPr>
        <w:pStyle w:val="ListPuces"/>
      </w:pPr>
      <w:r w:rsidRPr="00631DDB">
        <w:t>Profondeur maximale à parcourir à partir de l’URL fournie</w:t>
      </w:r>
    </w:p>
    <w:p w14:paraId="211B1829" w14:textId="77777777" w:rsidR="00D06FFB" w:rsidRPr="00631DDB" w:rsidRDefault="00B2581A" w:rsidP="00B2581A">
      <w:pPr>
        <w:pStyle w:val="ListPuces"/>
      </w:pPr>
      <w:r w:rsidRPr="00631DDB">
        <w:t xml:space="preserve">Les métadonnées à extraire. </w:t>
      </w:r>
    </w:p>
    <w:p w14:paraId="4358A250" w14:textId="1C8485E8" w:rsidR="00D06FFB" w:rsidRPr="00631DDB" w:rsidRDefault="00B2581A" w:rsidP="00D85442">
      <w:pPr>
        <w:pStyle w:val="ListPuces"/>
        <w:numPr>
          <w:ilvl w:val="1"/>
          <w:numId w:val="1"/>
        </w:numPr>
      </w:pPr>
      <w:r w:rsidRPr="00631DDB">
        <w:t>La récupération de certaines d’entre-elles est activée par défaut.</w:t>
      </w:r>
    </w:p>
    <w:p w14:paraId="6845E5CB" w14:textId="77777777" w:rsidR="00B2581A" w:rsidRPr="00631DDB" w:rsidRDefault="00B2581A" w:rsidP="00B2581A">
      <w:r w:rsidRPr="00631DDB">
        <w:t>Voici le séquençage des actions lors du déclenchement d’une action, pour une URL donnée :</w:t>
      </w:r>
    </w:p>
    <w:p w14:paraId="5C8D79CE" w14:textId="77777777" w:rsidR="00B2581A" w:rsidRDefault="00B2581A" w:rsidP="00B2581A">
      <w:pPr>
        <w:pStyle w:val="ListParagraph"/>
        <w:numPr>
          <w:ilvl w:val="0"/>
          <w:numId w:val="8"/>
        </w:numPr>
        <w:rPr>
          <w:ins w:id="66" w:author="MAURY Mathieu" w:date="2023-06-19T17:22:00Z"/>
        </w:rPr>
      </w:pPr>
      <w:r w:rsidRPr="00631DDB">
        <w:t>Crawl de l’URL (page d’arrivée + pages correspondantes à la profondeur spécifiée)</w:t>
      </w:r>
    </w:p>
    <w:p w14:paraId="15BC9FFA" w14:textId="26B9088B" w:rsidR="00096B95" w:rsidRDefault="00096B95" w:rsidP="00096B95">
      <w:pPr>
        <w:pStyle w:val="ListParagraph"/>
        <w:numPr>
          <w:ilvl w:val="1"/>
          <w:numId w:val="8"/>
        </w:numPr>
        <w:rPr>
          <w:ins w:id="67" w:author="MAURY Mathieu" w:date="2023-06-19T17:22:00Z"/>
        </w:rPr>
      </w:pPr>
      <w:ins w:id="68" w:author="MAURY Mathieu" w:date="2023-06-19T17:22:00Z">
        <w:r>
          <w:t>Il sera possible de paramétrer un VPN afin d’éviter le blacklistage</w:t>
        </w:r>
      </w:ins>
    </w:p>
    <w:p w14:paraId="32DEC64B" w14:textId="22CF2431" w:rsidR="00096B95" w:rsidRPr="00631DDB" w:rsidRDefault="00096B95">
      <w:pPr>
        <w:pStyle w:val="ListParagraph"/>
        <w:numPr>
          <w:ilvl w:val="1"/>
          <w:numId w:val="8"/>
        </w:numPr>
        <w:pPrChange w:id="69" w:author="MAURY Mathieu" w:date="2023-06-19T17:22:00Z">
          <w:pPr>
            <w:pStyle w:val="ListParagraph"/>
            <w:numPr>
              <w:numId w:val="8"/>
            </w:numPr>
            <w:ind w:hanging="360"/>
          </w:pPr>
        </w:pPrChange>
      </w:pPr>
      <w:ins w:id="70" w:author="MAURY Mathieu" w:date="2023-06-19T17:22:00Z">
        <w:r>
          <w:t>Il sera égal</w:t>
        </w:r>
      </w:ins>
      <w:ins w:id="71" w:author="MAURY Mathieu" w:date="2023-06-19T17:23:00Z">
        <w:r>
          <w:t>ement possible d’ajouter un header dans le cas où le site cible aura whitelisté le crawler</w:t>
        </w:r>
      </w:ins>
    </w:p>
    <w:p w14:paraId="3A86C49B" w14:textId="77777777" w:rsidR="00B2581A" w:rsidRPr="00631DDB" w:rsidRDefault="00B2581A" w:rsidP="00B2581A">
      <w:pPr>
        <w:pStyle w:val="ListParagraph"/>
        <w:numPr>
          <w:ilvl w:val="0"/>
          <w:numId w:val="8"/>
        </w:numPr>
      </w:pPr>
      <w:r w:rsidRPr="00631DDB">
        <w:t>Récupération du HTML brut</w:t>
      </w:r>
    </w:p>
    <w:p w14:paraId="5F312FF2" w14:textId="08805C96" w:rsidR="00B2581A" w:rsidRPr="00631DDB" w:rsidRDefault="00B2581A" w:rsidP="00B2581A">
      <w:pPr>
        <w:pStyle w:val="ListParagraph"/>
        <w:numPr>
          <w:ilvl w:val="0"/>
          <w:numId w:val="8"/>
        </w:numPr>
      </w:pPr>
      <w:r w:rsidRPr="00631DDB">
        <w:t xml:space="preserve">Sur la page d’arrivée, extraction des </w:t>
      </w:r>
      <w:r w:rsidR="004D60CC" w:rsidRPr="00631DDB">
        <w:t>métadonnées,</w:t>
      </w:r>
      <w:r w:rsidRPr="00631DDB">
        <w:t xml:space="preserve"> selon les options sélectionnées</w:t>
      </w:r>
      <w:r w:rsidR="009C302D" w:rsidRPr="00631DDB">
        <w:t>, qui peuvent être de 3 types</w:t>
      </w:r>
      <w:r w:rsidRPr="00631DDB">
        <w:t xml:space="preserve"> :</w:t>
      </w:r>
    </w:p>
    <w:p w14:paraId="7D09353F" w14:textId="77777777" w:rsidR="00B2581A" w:rsidRPr="00631DDB" w:rsidRDefault="00B2581A" w:rsidP="00B2581A">
      <w:pPr>
        <w:pStyle w:val="ListParagraph"/>
        <w:numPr>
          <w:ilvl w:val="1"/>
          <w:numId w:val="9"/>
        </w:numPr>
      </w:pPr>
      <w:r w:rsidRPr="00631DDB">
        <w:t xml:space="preserve">Extraction liée au </w:t>
      </w:r>
      <w:proofErr w:type="spellStart"/>
      <w:r w:rsidRPr="00631DDB">
        <w:t>parsing</w:t>
      </w:r>
      <w:proofErr w:type="spellEnd"/>
      <w:r w:rsidRPr="00631DDB">
        <w:t xml:space="preserve"> du HTML (exemples : réseaux sociaux, liens externes)</w:t>
      </w:r>
    </w:p>
    <w:p w14:paraId="654CA606" w14:textId="77777777" w:rsidR="00B2581A" w:rsidRPr="00631DDB" w:rsidRDefault="00B2581A" w:rsidP="00B2581A">
      <w:pPr>
        <w:pStyle w:val="ListParagraph"/>
        <w:numPr>
          <w:ilvl w:val="1"/>
          <w:numId w:val="9"/>
        </w:numPr>
      </w:pPr>
      <w:r w:rsidRPr="00631DDB">
        <w:t xml:space="preserve">Extraction à partir de librairies embarquées par la solution (exemples : </w:t>
      </w:r>
      <w:proofErr w:type="spellStart"/>
      <w:r w:rsidRPr="00631DDB">
        <w:t>Lighthouse</w:t>
      </w:r>
      <w:proofErr w:type="spellEnd"/>
      <w:r w:rsidRPr="00631DDB">
        <w:t xml:space="preserve">, </w:t>
      </w:r>
      <w:proofErr w:type="spellStart"/>
      <w:r w:rsidRPr="00631DDB">
        <w:t>Wappalyzer</w:t>
      </w:r>
      <w:proofErr w:type="spellEnd"/>
      <w:r w:rsidRPr="00631DDB">
        <w:t>)</w:t>
      </w:r>
    </w:p>
    <w:p w14:paraId="488A2300" w14:textId="5AAE80D8" w:rsidR="00B2581A" w:rsidRPr="00631DDB" w:rsidRDefault="00B2581A" w:rsidP="00B2581A">
      <w:pPr>
        <w:pStyle w:val="ListParagraph"/>
        <w:numPr>
          <w:ilvl w:val="1"/>
          <w:numId w:val="9"/>
        </w:numPr>
      </w:pPr>
      <w:r w:rsidRPr="00631DDB">
        <w:t xml:space="preserve">Extraction à partir d’appels à des outils externes (exemples : </w:t>
      </w:r>
      <w:r w:rsidR="0076108F" w:rsidRPr="00631DDB">
        <w:t xml:space="preserve">Google Mobile </w:t>
      </w:r>
      <w:proofErr w:type="spellStart"/>
      <w:r w:rsidR="0076108F" w:rsidRPr="00631DDB">
        <w:t>Friendly</w:t>
      </w:r>
      <w:proofErr w:type="spellEnd"/>
      <w:r w:rsidR="0076108F" w:rsidRPr="00631DDB">
        <w:t xml:space="preserve"> Test</w:t>
      </w:r>
      <w:r w:rsidRPr="00631DDB">
        <w:t>,</w:t>
      </w:r>
      <w:r w:rsidR="0076108F" w:rsidRPr="00631DDB">
        <w:t xml:space="preserve"> </w:t>
      </w:r>
      <w:proofErr w:type="spellStart"/>
      <w:r w:rsidR="0076108F" w:rsidRPr="00631DDB">
        <w:t>Website</w:t>
      </w:r>
      <w:proofErr w:type="spellEnd"/>
      <w:r w:rsidR="0076108F" w:rsidRPr="00631DDB">
        <w:t xml:space="preserve"> </w:t>
      </w:r>
      <w:proofErr w:type="spellStart"/>
      <w:r w:rsidR="0076108F" w:rsidRPr="00631DDB">
        <w:t>carbon</w:t>
      </w:r>
      <w:proofErr w:type="spellEnd"/>
      <w:r w:rsidRPr="00631DDB">
        <w:t>)</w:t>
      </w:r>
    </w:p>
    <w:p w14:paraId="766D8346" w14:textId="77777777" w:rsidR="00B2581A" w:rsidRPr="00631DDB" w:rsidRDefault="00B2581A" w:rsidP="00B2581A">
      <w:pPr>
        <w:pStyle w:val="ListParagraph"/>
        <w:numPr>
          <w:ilvl w:val="0"/>
          <w:numId w:val="8"/>
        </w:numPr>
      </w:pPr>
      <w:r w:rsidRPr="00631DDB">
        <w:t>Consolidation des informations dans la base de données</w:t>
      </w:r>
    </w:p>
    <w:p w14:paraId="6252112F" w14:textId="77777777" w:rsidR="00B2581A" w:rsidRPr="00631DDB" w:rsidRDefault="00B2581A" w:rsidP="00B2581A">
      <w:pPr>
        <w:pStyle w:val="ListParagraph"/>
        <w:numPr>
          <w:ilvl w:val="0"/>
          <w:numId w:val="8"/>
        </w:numPr>
      </w:pPr>
      <w:r w:rsidRPr="00631DDB">
        <w:lastRenderedPageBreak/>
        <w:t>Envoi des résultats dans l’Object Storage OVH du MESR</w:t>
      </w:r>
    </w:p>
    <w:p w14:paraId="016A228D" w14:textId="71A222D8" w:rsidR="00B2581A" w:rsidRPr="00631DDB" w:rsidRDefault="008E7A16" w:rsidP="00B2581A">
      <w:r>
        <w:t>L’</w:t>
      </w:r>
      <w:r w:rsidR="00B2581A" w:rsidRPr="00631DDB">
        <w:t xml:space="preserve">interface d’administration </w:t>
      </w:r>
      <w:r w:rsidR="000404A9">
        <w:t xml:space="preserve">de l’outil sélectionné </w:t>
      </w:r>
      <w:r>
        <w:t xml:space="preserve">(par exemple celle de </w:t>
      </w:r>
      <w:proofErr w:type="spellStart"/>
      <w:r w:rsidRPr="008E7A16">
        <w:t>SpiderKeeper</w:t>
      </w:r>
      <w:proofErr w:type="spellEnd"/>
      <w:r>
        <w:t xml:space="preserve">) </w:t>
      </w:r>
      <w:r w:rsidR="00B2581A" w:rsidRPr="00631DDB">
        <w:t xml:space="preserve">permettra, de manière native et à travers une authentification simple, de suivre l’exécution des traitements, </w:t>
      </w:r>
      <w:r w:rsidR="009C302D" w:rsidRPr="00631DDB">
        <w:t>de visualiser les traitements programmés de manière récurrente, et d’en exécuter de manière ponctuelle (comme l’export vers l’Object Storage).</w:t>
      </w:r>
    </w:p>
    <w:p w14:paraId="0BA9FCFD" w14:textId="77777777" w:rsidR="00E9043D" w:rsidRPr="00631DDB" w:rsidRDefault="00E9043D" w:rsidP="00B2581A"/>
    <w:p w14:paraId="51FC3354" w14:textId="7018A879" w:rsidR="00B2581A" w:rsidRPr="00631DDB" w:rsidRDefault="00B2581A" w:rsidP="00B2581A">
      <w:r w:rsidRPr="00631DDB">
        <w:t xml:space="preserve">L’application back </w:t>
      </w:r>
      <w:proofErr w:type="spellStart"/>
      <w:r w:rsidRPr="00631DDB">
        <w:t>ScanR</w:t>
      </w:r>
      <w:proofErr w:type="spellEnd"/>
      <w:r w:rsidRPr="00631DDB">
        <w:t xml:space="preserve"> se</w:t>
      </w:r>
      <w:r w:rsidR="009C302D" w:rsidRPr="00631DDB">
        <w:t xml:space="preserve">ra mise à jour afin de pouvoir communiquer avec le crawler. Les 2 </w:t>
      </w:r>
      <w:proofErr w:type="spellStart"/>
      <w:r w:rsidR="009C302D" w:rsidRPr="00631DDB">
        <w:t>endpoints</w:t>
      </w:r>
      <w:proofErr w:type="spellEnd"/>
      <w:r w:rsidR="009C302D" w:rsidRPr="00631DDB">
        <w:t xml:space="preserve"> suivants seront adaptés</w:t>
      </w:r>
      <w:r w:rsidRPr="00631DDB">
        <w:t> :</w:t>
      </w:r>
    </w:p>
    <w:p w14:paraId="5349FDA6" w14:textId="001FC56A" w:rsidR="00B2581A" w:rsidRPr="00631DDB" w:rsidRDefault="009C302D" w:rsidP="00B2581A">
      <w:pPr>
        <w:pStyle w:val="ListPuces"/>
      </w:pPr>
      <w:r w:rsidRPr="00631DDB">
        <w:t>Crawl d</w:t>
      </w:r>
      <w:r w:rsidR="00B2581A" w:rsidRPr="00631DDB">
        <w:t>’une structure, via son ID</w:t>
      </w:r>
    </w:p>
    <w:p w14:paraId="5894A4DE" w14:textId="7F4DA268" w:rsidR="00B2581A" w:rsidRPr="00631DDB" w:rsidRDefault="009C302D" w:rsidP="00B2581A">
      <w:pPr>
        <w:pStyle w:val="ListPuces"/>
      </w:pPr>
      <w:r w:rsidRPr="00631DDB">
        <w:t>Crawl de toutes</w:t>
      </w:r>
      <w:r w:rsidR="00B2581A" w:rsidRPr="00631DDB">
        <w:t xml:space="preserve"> les structures</w:t>
      </w:r>
    </w:p>
    <w:p w14:paraId="6F8B71DB" w14:textId="3DEC873B" w:rsidR="009C302D" w:rsidRPr="00631DDB" w:rsidRDefault="009C302D" w:rsidP="00B2581A">
      <w:r w:rsidRPr="00631DDB">
        <w:t xml:space="preserve">Le </w:t>
      </w:r>
      <w:proofErr w:type="spellStart"/>
      <w:r w:rsidRPr="00631DDB">
        <w:t>endpoint</w:t>
      </w:r>
      <w:proofErr w:type="spellEnd"/>
      <w:r w:rsidRPr="00631DDB">
        <w:t xml:space="preserve"> « </w:t>
      </w:r>
      <w:proofErr w:type="spellStart"/>
      <w:r w:rsidRPr="00631DDB">
        <w:t>extract</w:t>
      </w:r>
      <w:proofErr w:type="spellEnd"/>
      <w:r w:rsidRPr="00631DDB">
        <w:t> » sera déprécié et supprimé.</w:t>
      </w:r>
    </w:p>
    <w:p w14:paraId="78E97968" w14:textId="77777777" w:rsidR="00B2581A" w:rsidRPr="00631DDB" w:rsidRDefault="00B2581A" w:rsidP="00B2581A"/>
    <w:p w14:paraId="3D696067" w14:textId="73E5BD1D" w:rsidR="00933321" w:rsidRPr="00631DDB" w:rsidRDefault="00933321" w:rsidP="002867EA">
      <w:pPr>
        <w:pStyle w:val="Heading2"/>
      </w:pPr>
      <w:bookmarkStart w:id="72" w:name="_Toc145663607"/>
      <w:r w:rsidRPr="00631DDB">
        <w:t>Déclenchement du crawl</w:t>
      </w:r>
      <w:bookmarkEnd w:id="72"/>
    </w:p>
    <w:p w14:paraId="2DEC6123" w14:textId="45256472" w:rsidR="00933321" w:rsidRPr="00631DDB" w:rsidRDefault="00933321" w:rsidP="00933321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="00605DB6" w:rsidRPr="00631DDB">
        <w:t>Le crawl parcour</w:t>
      </w:r>
      <w:r w:rsidR="001261DC" w:rsidRPr="00631DDB">
        <w:t>t</w:t>
      </w:r>
      <w:r w:rsidR="00605DB6" w:rsidRPr="00631DDB">
        <w:t xml:space="preserve"> une ou plusieurs URL afin </w:t>
      </w:r>
      <w:r w:rsidR="004B2929" w:rsidRPr="00631DDB">
        <w:t xml:space="preserve">de récupérer le HTML, et d’en </w:t>
      </w:r>
      <w:r w:rsidR="00605DB6" w:rsidRPr="00631DDB">
        <w:t>extraire des données.</w:t>
      </w:r>
    </w:p>
    <w:p w14:paraId="3B7E8663" w14:textId="7FF661B2" w:rsidR="00E9043D" w:rsidRPr="00631DDB" w:rsidRDefault="00E9043D" w:rsidP="00E9043D">
      <w:pPr>
        <w:jc w:val="center"/>
      </w:pPr>
      <w:r w:rsidRPr="00631DDB">
        <w:rPr>
          <w:noProof/>
        </w:rPr>
        <w:drawing>
          <wp:inline distT="0" distB="0" distL="0" distR="0" wp14:anchorId="2A0EF2C9" wp14:editId="25773C2A">
            <wp:extent cx="3505200" cy="4405259"/>
            <wp:effectExtent l="19050" t="19050" r="19050" b="14605"/>
            <wp:docPr id="22795564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5646" name="Image 1" descr="Une image contenant texte, capture d’écran, Polic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89" cy="441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1000698" w14:textId="77777777" w:rsidR="004B2929" w:rsidRPr="00631DDB" w:rsidRDefault="004B2929" w:rsidP="00E9043D">
      <w:pPr>
        <w:jc w:val="center"/>
      </w:pPr>
    </w:p>
    <w:p w14:paraId="60573C3A" w14:textId="77777777" w:rsidR="00933321" w:rsidRPr="00631DDB" w:rsidRDefault="00933321" w:rsidP="00933321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4171290F" w14:textId="77777777" w:rsidR="00605DB6" w:rsidRPr="00631DDB" w:rsidRDefault="00605DB6" w:rsidP="00933321">
      <w:pPr>
        <w:numPr>
          <w:ilvl w:val="0"/>
          <w:numId w:val="1"/>
        </w:numPr>
        <w:spacing w:after="60"/>
        <w:contextualSpacing/>
        <w:rPr>
          <w:b/>
          <w:bCs/>
          <w:color w:val="118AB2" w:themeColor="accent1"/>
        </w:rPr>
      </w:pPr>
      <w:r w:rsidRPr="00631DDB">
        <w:t>Le crawl doit pouvoir être déclenché :</w:t>
      </w:r>
    </w:p>
    <w:p w14:paraId="4A0DF468" w14:textId="6CADEA2F" w:rsidR="00BF5C40" w:rsidRDefault="00BF5C40" w:rsidP="00DD22FF">
      <w:pPr>
        <w:pStyle w:val="ListPuces"/>
        <w:numPr>
          <w:ilvl w:val="1"/>
          <w:numId w:val="1"/>
        </w:numPr>
        <w:rPr>
          <w:ins w:id="73" w:author="MAURY Mathieu" w:date="2023-06-19T18:03:00Z"/>
          <w:color w:val="auto"/>
        </w:rPr>
      </w:pPr>
      <w:r w:rsidRPr="00631DDB">
        <w:rPr>
          <w:color w:val="auto"/>
        </w:rPr>
        <w:t>Pour une URL donnée</w:t>
      </w:r>
    </w:p>
    <w:p w14:paraId="07EFB164" w14:textId="630AE152" w:rsidR="00F30820" w:rsidRDefault="00F30820" w:rsidP="00F30820">
      <w:pPr>
        <w:pStyle w:val="ListPuces"/>
        <w:numPr>
          <w:ilvl w:val="2"/>
          <w:numId w:val="1"/>
        </w:numPr>
        <w:rPr>
          <w:ins w:id="74" w:author="MAURY Mathieu" w:date="2023-06-19T18:03:00Z"/>
          <w:color w:val="auto"/>
        </w:rPr>
      </w:pPr>
      <w:ins w:id="75" w:author="MAURY Mathieu" w:date="2023-06-19T18:03:00Z">
        <w:r>
          <w:rPr>
            <w:color w:val="auto"/>
          </w:rPr>
          <w:lastRenderedPageBreak/>
          <w:t>L’URL sera nettoyée avant d’être traitée</w:t>
        </w:r>
      </w:ins>
    </w:p>
    <w:p w14:paraId="62124943" w14:textId="6B9B9C6C" w:rsidR="00F30820" w:rsidRDefault="00F30820" w:rsidP="00F30820">
      <w:pPr>
        <w:pStyle w:val="ListPuces"/>
        <w:numPr>
          <w:ilvl w:val="2"/>
          <w:numId w:val="1"/>
        </w:numPr>
        <w:rPr>
          <w:ins w:id="76" w:author="MAURY Mathieu" w:date="2023-06-19T18:04:00Z"/>
          <w:color w:val="auto"/>
        </w:rPr>
      </w:pPr>
      <w:ins w:id="77" w:author="MAURY Mathieu" w:date="2023-06-19T18:03:00Z">
        <w:r>
          <w:rPr>
            <w:color w:val="auto"/>
          </w:rPr>
          <w:t>Suppression du « / »</w:t>
        </w:r>
      </w:ins>
      <w:ins w:id="78" w:author="MAURY Mathieu" w:date="2023-06-19T18:04:00Z">
        <w:r>
          <w:rPr>
            <w:color w:val="auto"/>
          </w:rPr>
          <w:t xml:space="preserve"> final</w:t>
        </w:r>
      </w:ins>
    </w:p>
    <w:p w14:paraId="1E567BB8" w14:textId="2EBC63D8" w:rsidR="00F30820" w:rsidRPr="00631DDB" w:rsidRDefault="00F30820">
      <w:pPr>
        <w:pStyle w:val="ListPuces"/>
        <w:numPr>
          <w:ilvl w:val="2"/>
          <w:numId w:val="1"/>
        </w:numPr>
        <w:rPr>
          <w:color w:val="auto"/>
        </w:rPr>
        <w:pPrChange w:id="79" w:author="MAURY Mathieu" w:date="2023-06-19T18:03:00Z">
          <w:pPr>
            <w:pStyle w:val="ListPuces"/>
            <w:numPr>
              <w:ilvl w:val="1"/>
            </w:numPr>
            <w:ind w:left="1154" w:hanging="360"/>
          </w:pPr>
        </w:pPrChange>
      </w:pPr>
      <w:ins w:id="80" w:author="MAURY Mathieu" w:date="2023-06-19T18:04:00Z">
        <w:r>
          <w:rPr>
            <w:color w:val="auto"/>
          </w:rPr>
          <w:t>URL encode/</w:t>
        </w:r>
        <w:proofErr w:type="spellStart"/>
        <w:r>
          <w:rPr>
            <w:color w:val="auto"/>
          </w:rPr>
          <w:t>decode</w:t>
        </w:r>
      </w:ins>
      <w:proofErr w:type="spellEnd"/>
    </w:p>
    <w:p w14:paraId="074760B1" w14:textId="35EC6C92" w:rsidR="00605DB6" w:rsidRPr="00631DDB" w:rsidRDefault="00605DB6" w:rsidP="006A0B2E">
      <w:pPr>
        <w:pStyle w:val="ListPuces"/>
        <w:numPr>
          <w:ilvl w:val="1"/>
          <w:numId w:val="1"/>
        </w:numPr>
        <w:rPr>
          <w:color w:val="auto"/>
        </w:rPr>
      </w:pPr>
      <w:r w:rsidRPr="00631DDB">
        <w:rPr>
          <w:color w:val="auto"/>
        </w:rPr>
        <w:t>Pour l’ensemble des structures</w:t>
      </w:r>
      <w:r w:rsidR="00BF5C40" w:rsidRPr="00631DDB">
        <w:rPr>
          <w:color w:val="auto"/>
        </w:rPr>
        <w:t xml:space="preserve">, depuis le back office de l’application </w:t>
      </w:r>
      <w:proofErr w:type="spellStart"/>
      <w:r w:rsidR="00BF5C40" w:rsidRPr="00631DDB">
        <w:rPr>
          <w:color w:val="auto"/>
        </w:rPr>
        <w:t>ScanR</w:t>
      </w:r>
      <w:proofErr w:type="spellEnd"/>
    </w:p>
    <w:p w14:paraId="055DD655" w14:textId="223AA496" w:rsidR="00605DB6" w:rsidRPr="00631DDB" w:rsidRDefault="00605DB6" w:rsidP="00605DB6">
      <w:pPr>
        <w:pStyle w:val="ListPuces"/>
      </w:pPr>
      <w:r w:rsidRPr="00631DDB">
        <w:t>Pour chaque crawl, l’utilisateur peut paramétrer les options suivantes :</w:t>
      </w:r>
    </w:p>
    <w:p w14:paraId="27C2E511" w14:textId="5D53C9DB" w:rsidR="00605DB6" w:rsidRPr="00631DDB" w:rsidRDefault="00605DB6" w:rsidP="006A0B2E">
      <w:pPr>
        <w:pStyle w:val="ListPuces"/>
        <w:numPr>
          <w:ilvl w:val="1"/>
          <w:numId w:val="1"/>
        </w:numPr>
      </w:pPr>
      <w:r w:rsidRPr="00631DDB">
        <w:t>Nombre de pages à crawler à partir de l’URL fournie</w:t>
      </w:r>
    </w:p>
    <w:p w14:paraId="3F86EC5A" w14:textId="0408237D" w:rsidR="00CF0E53" w:rsidRPr="00631DDB" w:rsidRDefault="00CF0E53" w:rsidP="00D85442">
      <w:pPr>
        <w:pStyle w:val="ListPuces"/>
        <w:numPr>
          <w:ilvl w:val="2"/>
          <w:numId w:val="1"/>
        </w:numPr>
      </w:pPr>
      <w:r w:rsidRPr="00631DDB">
        <w:t>Une limite max sera mise en place</w:t>
      </w:r>
    </w:p>
    <w:p w14:paraId="410F050B" w14:textId="05A48DE8" w:rsidR="00605DB6" w:rsidRPr="00631DDB" w:rsidRDefault="00605DB6" w:rsidP="006A0B2E">
      <w:pPr>
        <w:pStyle w:val="ListPuces"/>
        <w:numPr>
          <w:ilvl w:val="1"/>
          <w:numId w:val="1"/>
        </w:numPr>
      </w:pPr>
      <w:r w:rsidRPr="00631DDB">
        <w:t>Profondeur de pages à crawler à partir de l’URL fournie</w:t>
      </w:r>
    </w:p>
    <w:p w14:paraId="528E00D2" w14:textId="6F41C21E" w:rsidR="00605DB6" w:rsidRPr="00631DDB" w:rsidRDefault="00605DB6" w:rsidP="006A0B2E">
      <w:pPr>
        <w:pStyle w:val="ListPuces"/>
        <w:numPr>
          <w:ilvl w:val="1"/>
          <w:numId w:val="1"/>
        </w:numPr>
      </w:pPr>
      <w:r w:rsidRPr="00631DDB">
        <w:t xml:space="preserve">Métadonnées à extraire (voir </w:t>
      </w:r>
      <w:r w:rsidRPr="00631DDB">
        <w:fldChar w:fldCharType="begin"/>
      </w:r>
      <w:r w:rsidRPr="00631DDB">
        <w:instrText xml:space="preserve"> REF _Ref135235029 \r \h </w:instrText>
      </w:r>
      <w:r w:rsidR="006A0B2E" w:rsidRPr="00631DDB">
        <w:instrText xml:space="preserve"> \* MERGEFORMAT </w:instrText>
      </w:r>
      <w:r w:rsidRPr="00631DDB">
        <w:fldChar w:fldCharType="separate"/>
      </w:r>
      <w:r w:rsidR="0028026C">
        <w:t>2.3</w:t>
      </w:r>
      <w:r w:rsidRPr="00631DDB">
        <w:fldChar w:fldCharType="end"/>
      </w:r>
      <w:r w:rsidRPr="00631DDB">
        <w:t xml:space="preserve"> </w:t>
      </w:r>
      <w:r w:rsidRPr="00631DDB">
        <w:fldChar w:fldCharType="begin"/>
      </w:r>
      <w:r w:rsidRPr="00631DDB">
        <w:instrText xml:space="preserve"> REF _Ref135235029 \h </w:instrText>
      </w:r>
      <w:r w:rsidR="006A0B2E" w:rsidRPr="00631DDB">
        <w:instrText xml:space="preserve"> \* MERGEFORMAT </w:instrText>
      </w:r>
      <w:r w:rsidRPr="00631DDB">
        <w:fldChar w:fldCharType="separate"/>
      </w:r>
      <w:r w:rsidR="0028026C" w:rsidRPr="00631DDB">
        <w:t>Liste des métadonnées et méthodes d’extraction</w:t>
      </w:r>
      <w:r w:rsidRPr="00631DDB">
        <w:fldChar w:fldCharType="end"/>
      </w:r>
      <w:r w:rsidRPr="00631DDB">
        <w:t>)</w:t>
      </w:r>
    </w:p>
    <w:p w14:paraId="33F52408" w14:textId="6C333C63" w:rsidR="00933321" w:rsidRPr="00631DDB" w:rsidRDefault="00C27765" w:rsidP="00933321">
      <w:pPr>
        <w:pStyle w:val="ListPuces"/>
      </w:pPr>
      <w:r w:rsidRPr="00631DDB">
        <w:t xml:space="preserve">Certaines métadonnées seront extraites uniquement pour l’URL racine (voir </w:t>
      </w:r>
      <w:r w:rsidRPr="00631DDB">
        <w:fldChar w:fldCharType="begin"/>
      </w:r>
      <w:r w:rsidRPr="00631DDB">
        <w:instrText xml:space="preserve"> REF _Ref135235029 \r \h </w:instrText>
      </w:r>
      <w:r w:rsidRPr="00631DDB">
        <w:fldChar w:fldCharType="separate"/>
      </w:r>
      <w:r w:rsidR="0028026C">
        <w:t>2.3</w:t>
      </w:r>
      <w:r w:rsidRPr="00631DDB">
        <w:fldChar w:fldCharType="end"/>
      </w:r>
      <w:r w:rsidRPr="00631DDB">
        <w:t xml:space="preserve"> </w:t>
      </w:r>
      <w:r w:rsidRPr="00631DDB">
        <w:fldChar w:fldCharType="begin"/>
      </w:r>
      <w:r w:rsidRPr="00631DDB">
        <w:instrText xml:space="preserve"> REF _Ref135235029 \h </w:instrText>
      </w:r>
      <w:r w:rsidRPr="00631DDB">
        <w:fldChar w:fldCharType="separate"/>
      </w:r>
      <w:r w:rsidR="0028026C" w:rsidRPr="00631DDB">
        <w:t>Liste des métadonnées et méthodes d’extraction</w:t>
      </w:r>
      <w:r w:rsidRPr="00631DDB">
        <w:fldChar w:fldCharType="end"/>
      </w:r>
      <w:r w:rsidRPr="00631DDB">
        <w:t>)</w:t>
      </w:r>
    </w:p>
    <w:p w14:paraId="46E4BC77" w14:textId="16D5D97A" w:rsidR="00B2581A" w:rsidRPr="00631DDB" w:rsidRDefault="008E7A16" w:rsidP="008E7A16">
      <w:pPr>
        <w:tabs>
          <w:tab w:val="left" w:pos="4432"/>
        </w:tabs>
      </w:pPr>
      <w:r>
        <w:tab/>
      </w:r>
    </w:p>
    <w:p w14:paraId="34E8A385" w14:textId="77777777" w:rsidR="00933321" w:rsidRPr="00631DDB" w:rsidRDefault="00933321" w:rsidP="002867EA">
      <w:pPr>
        <w:pStyle w:val="Heading2"/>
      </w:pPr>
      <w:bookmarkStart w:id="81" w:name="_Ref133305364"/>
      <w:bookmarkStart w:id="82" w:name="_Ref135235029"/>
      <w:bookmarkStart w:id="83" w:name="_Toc145663608"/>
      <w:r w:rsidRPr="00631DDB">
        <w:t>Liste des métadonnées et méthodes d’extraction</w:t>
      </w:r>
      <w:bookmarkEnd w:id="81"/>
      <w:bookmarkEnd w:id="82"/>
      <w:bookmarkEnd w:id="83"/>
    </w:p>
    <w:p w14:paraId="5BD60380" w14:textId="77777777" w:rsidR="00933321" w:rsidRPr="00631DDB" w:rsidRDefault="00933321" w:rsidP="00933321">
      <w:r w:rsidRPr="00631DDB">
        <w:t>Le tableau ci-dessous liste les métadonnées, les informations attendues, ainsi que l’outil choisi pour extraire chaque métadonnée :</w:t>
      </w:r>
    </w:p>
    <w:tbl>
      <w:tblPr>
        <w:tblStyle w:val="GridTable4-Accent1"/>
        <w:tblW w:w="9918" w:type="dxa"/>
        <w:tblLayout w:type="fixed"/>
        <w:tblLook w:val="04A0" w:firstRow="1" w:lastRow="0" w:firstColumn="1" w:lastColumn="0" w:noHBand="0" w:noVBand="1"/>
        <w:tblPrChange w:id="84" w:author="INDRECAN Carmen" w:date="2023-06-22T14:28:00Z">
          <w:tblPr>
            <w:tblStyle w:val="GridTable4-Accent1"/>
            <w:tblW w:w="9918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104"/>
        <w:gridCol w:w="2746"/>
        <w:gridCol w:w="2111"/>
        <w:gridCol w:w="1901"/>
        <w:gridCol w:w="352"/>
        <w:gridCol w:w="352"/>
        <w:gridCol w:w="352"/>
        <w:tblGridChange w:id="85">
          <w:tblGrid>
            <w:gridCol w:w="236"/>
            <w:gridCol w:w="236"/>
            <w:gridCol w:w="236"/>
            <w:gridCol w:w="2548"/>
            <w:gridCol w:w="1417"/>
            <w:gridCol w:w="1276"/>
            <w:gridCol w:w="1417"/>
            <w:gridCol w:w="1560"/>
            <w:gridCol w:w="992"/>
          </w:tblGrid>
        </w:tblGridChange>
      </w:tblGrid>
      <w:tr w:rsidR="00520296" w:rsidRPr="00631DDB" w14:paraId="5584FC1C" w14:textId="77777777" w:rsidTr="00520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  <w:trPrChange w:id="86" w:author="INDRECAN Carmen" w:date="2023-06-22T14:28:00Z">
            <w:trPr>
              <w:trHeight w:val="55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  <w:tcPrChange w:id="87" w:author="INDRECAN Carmen" w:date="2023-06-22T14:28:00Z">
              <w:tcPr>
                <w:tcW w:w="236" w:type="dxa"/>
                <w:hideMark/>
              </w:tcPr>
            </w:tcPrChange>
          </w:tcPr>
          <w:p w14:paraId="3C512BB4" w14:textId="77777777" w:rsidR="004B2929" w:rsidRPr="00631DDB" w:rsidRDefault="004B2929" w:rsidP="00C74C59">
            <w:pPr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Métadonnée</w:t>
            </w:r>
          </w:p>
        </w:tc>
        <w:tc>
          <w:tcPr>
            <w:tcW w:w="1843" w:type="dxa"/>
            <w:tcPrChange w:id="88" w:author="INDRECAN Carmen" w:date="2023-06-22T14:28:00Z">
              <w:tcPr>
                <w:tcW w:w="236" w:type="dxa"/>
              </w:tcPr>
            </w:tcPrChange>
          </w:tcPr>
          <w:p w14:paraId="110668F1" w14:textId="77777777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417" w:type="dxa"/>
            <w:noWrap/>
            <w:hideMark/>
            <w:tcPrChange w:id="89" w:author="INDRECAN Carmen" w:date="2023-06-22T14:28:00Z">
              <w:tcPr>
                <w:tcW w:w="236" w:type="dxa"/>
                <w:noWrap/>
                <w:hideMark/>
              </w:tcPr>
            </w:tcPrChange>
          </w:tcPr>
          <w:p w14:paraId="3DF4A324" w14:textId="6B155D4F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Méthode de récupération</w:t>
            </w:r>
          </w:p>
        </w:tc>
        <w:tc>
          <w:tcPr>
            <w:tcW w:w="1276" w:type="dxa"/>
            <w:noWrap/>
            <w:hideMark/>
            <w:tcPrChange w:id="90" w:author="INDRECAN Carmen" w:date="2023-06-22T14:28:00Z">
              <w:tcPr>
                <w:tcW w:w="5241" w:type="dxa"/>
                <w:gridSpan w:val="3"/>
                <w:noWrap/>
                <w:hideMark/>
              </w:tcPr>
            </w:tcPrChange>
          </w:tcPr>
          <w:p w14:paraId="6D2381C1" w14:textId="77777777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Outil</w:t>
            </w:r>
          </w:p>
        </w:tc>
        <w:tc>
          <w:tcPr>
            <w:tcW w:w="0" w:type="dxa"/>
            <w:tcPrChange w:id="91" w:author="INDRECAN Carmen" w:date="2023-06-22T14:28:00Z">
              <w:tcPr>
                <w:tcW w:w="1417" w:type="dxa"/>
              </w:tcPr>
            </w:tcPrChange>
          </w:tcPr>
          <w:p w14:paraId="35412D3D" w14:textId="19CA811D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0" w:type="dxa"/>
            <w:tcPrChange w:id="92" w:author="INDRECAN Carmen" w:date="2023-06-22T14:28:00Z">
              <w:tcPr>
                <w:tcW w:w="1560" w:type="dxa"/>
              </w:tcPr>
            </w:tcPrChange>
          </w:tcPr>
          <w:p w14:paraId="1DFAA4B4" w14:textId="6ECF43A5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t>Uniquement à la racine du site</w:t>
            </w:r>
            <w:r w:rsidRPr="00631DDB">
              <w:rPr>
                <w:rStyle w:val="FootnoteReference"/>
                <w:color w:val="FFFFFF" w:themeColor="background1"/>
                <w:sz w:val="18"/>
                <w:szCs w:val="18"/>
              </w:rPr>
              <w:footnoteReference w:id="1"/>
            </w:r>
            <w:ins w:id="102" w:author="INDRECAN Carmen" w:date="2023-06-22T12:06:00Z">
              <w:r w:rsidR="00AE53BF">
                <w:rPr>
                  <w:color w:val="FFFFFF" w:themeColor="background1"/>
                  <w:sz w:val="18"/>
                  <w:szCs w:val="18"/>
                </w:rPr>
                <w:t xml:space="preserve"> par défa</w:t>
              </w:r>
              <w:r w:rsidR="00AE53BF">
                <w:rPr>
                  <w:color w:val="FFFFFF" w:themeColor="background1"/>
                  <w:sz w:val="18"/>
                  <w:szCs w:val="18"/>
                </w:rPr>
                <w:lastRenderedPageBreak/>
                <w:t>ut</w:t>
              </w:r>
            </w:ins>
          </w:p>
        </w:tc>
        <w:tc>
          <w:tcPr>
            <w:tcW w:w="0" w:type="dxa"/>
            <w:tcPrChange w:id="103" w:author="INDRECAN Carmen" w:date="2023-06-22T14:28:00Z">
              <w:tcPr>
                <w:tcW w:w="992" w:type="dxa"/>
              </w:tcPr>
            </w:tcPrChange>
          </w:tcPr>
          <w:p w14:paraId="0635B59D" w14:textId="077E93D9" w:rsidR="004B2929" w:rsidRPr="00631DDB" w:rsidRDefault="004B2929" w:rsidP="00C74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631DDB">
              <w:rPr>
                <w:color w:val="FFFFFF" w:themeColor="background1"/>
                <w:sz w:val="18"/>
                <w:szCs w:val="18"/>
              </w:rPr>
              <w:lastRenderedPageBreak/>
              <w:t>Activé par défaut</w:t>
            </w:r>
          </w:p>
        </w:tc>
      </w:tr>
      <w:tr w:rsidR="00520296" w:rsidRPr="00631DDB" w14:paraId="79E1E924" w14:textId="77777777" w:rsidTr="00520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  <w:trPrChange w:id="104" w:author="INDRECAN Carmen" w:date="2023-06-22T14:28:00Z">
            <w:trPr>
              <w:trHeight w:val="854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05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69C8A13A" w14:textId="77777777" w:rsidR="004B2929" w:rsidRPr="00631DDB" w:rsidRDefault="004B2929" w:rsidP="00E9043D">
            <w:pPr>
              <w:jc w:val="lef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bookmarkStart w:id="106" w:name="_Hlk135212636"/>
            <w:r w:rsidRPr="00631DDB">
              <w:t>RGAA</w:t>
            </w:r>
          </w:p>
        </w:tc>
        <w:tc>
          <w:tcPr>
            <w:tcW w:w="1843" w:type="dxa"/>
            <w:vAlign w:val="center"/>
            <w:tcPrChange w:id="107" w:author="INDRECAN Carmen" w:date="2023-06-22T14:28:00Z">
              <w:tcPr>
                <w:tcW w:w="236" w:type="dxa"/>
                <w:vAlign w:val="center"/>
              </w:tcPr>
            </w:tcPrChange>
          </w:tcPr>
          <w:p w14:paraId="50DE0CDB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 xml:space="preserve">Rapport issue de la réponse de l’API </w:t>
            </w:r>
            <w:proofErr w:type="spellStart"/>
            <w:r w:rsidRPr="00631DDB">
              <w:t>Lighthouse</w:t>
            </w:r>
            <w:proofErr w:type="spellEnd"/>
          </w:p>
        </w:tc>
        <w:tc>
          <w:tcPr>
            <w:tcW w:w="1417" w:type="dxa"/>
            <w:noWrap/>
            <w:vAlign w:val="center"/>
            <w:hideMark/>
            <w:tcPrChange w:id="108" w:author="INDRECAN Carmen" w:date="2023-06-22T14:28:00Z">
              <w:tcPr>
                <w:tcW w:w="236" w:type="dxa"/>
                <w:noWrap/>
                <w:vAlign w:val="center"/>
                <w:hideMark/>
              </w:tcPr>
            </w:tcPrChange>
          </w:tcPr>
          <w:p w14:paraId="719FFEC7" w14:textId="3EA3D989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Librairie embarquée</w:t>
            </w:r>
          </w:p>
        </w:tc>
        <w:tc>
          <w:tcPr>
            <w:tcW w:w="1276" w:type="dxa"/>
            <w:noWrap/>
            <w:vAlign w:val="center"/>
            <w:hideMark/>
            <w:tcPrChange w:id="109" w:author="INDRECAN Carmen" w:date="2023-06-22T14:28:00Z">
              <w:tcPr>
                <w:tcW w:w="5241" w:type="dxa"/>
                <w:gridSpan w:val="3"/>
                <w:noWrap/>
                <w:vAlign w:val="center"/>
                <w:hideMark/>
              </w:tcPr>
            </w:tcPrChange>
          </w:tcPr>
          <w:p w14:paraId="21FE149A" w14:textId="77777777" w:rsidR="004B2929" w:rsidRPr="00631DDB" w:rsidRDefault="004B2929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31DDB">
              <w:t>Lighthouse</w:t>
            </w:r>
            <w:proofErr w:type="spellEnd"/>
          </w:p>
        </w:tc>
        <w:tc>
          <w:tcPr>
            <w:tcW w:w="0" w:type="dxa"/>
            <w:vAlign w:val="center"/>
            <w:tcPrChange w:id="110" w:author="INDRECAN Carmen" w:date="2023-06-22T14:28:00Z">
              <w:tcPr>
                <w:tcW w:w="1417" w:type="dxa"/>
                <w:vAlign w:val="center"/>
              </w:tcPr>
            </w:tcPrChange>
          </w:tcPr>
          <w:p w14:paraId="33019C44" w14:textId="589A442C" w:rsidR="004B2929" w:rsidRPr="00631DDB" w:rsidRDefault="004B2929" w:rsidP="004B2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31DDB">
              <w:t>Coexya</w:t>
            </w:r>
            <w:proofErr w:type="spellEnd"/>
          </w:p>
        </w:tc>
        <w:tc>
          <w:tcPr>
            <w:tcW w:w="0" w:type="dxa"/>
            <w:vAlign w:val="center"/>
            <w:tcPrChange w:id="111" w:author="INDRECAN Carmen" w:date="2023-06-22T14:28:00Z">
              <w:tcPr>
                <w:tcW w:w="1560" w:type="dxa"/>
                <w:vAlign w:val="center"/>
              </w:tcPr>
            </w:tcPrChange>
          </w:tcPr>
          <w:p w14:paraId="51F7BD07" w14:textId="20713B6E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0179231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12" w:author="INDRECAN Carmen" w:date="2023-06-22T14:28:00Z">
              <w:tcPr>
                <w:tcW w:w="992" w:type="dxa"/>
                <w:vAlign w:val="center"/>
              </w:tcPr>
            </w:tcPrChange>
          </w:tcPr>
          <w:p w14:paraId="2B69189C" w14:textId="2AE49396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5228022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</w:tr>
      <w:tr w:rsidR="00520296" w:rsidRPr="00631DDB" w14:paraId="777C2B19" w14:textId="77777777" w:rsidTr="00520296">
        <w:trPr>
          <w:trHeight w:val="300"/>
          <w:trPrChange w:id="113" w:author="INDRECAN Carmen" w:date="2023-06-22T14:28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14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6ABA0D6D" w14:textId="77777777" w:rsidR="004B2929" w:rsidRPr="00631DDB" w:rsidRDefault="004B2929" w:rsidP="00E9043D">
            <w:pPr>
              <w:jc w:val="left"/>
            </w:pPr>
            <w:r w:rsidRPr="00631DDB">
              <w:t>Flux RSS</w:t>
            </w:r>
          </w:p>
        </w:tc>
        <w:tc>
          <w:tcPr>
            <w:tcW w:w="1843" w:type="dxa"/>
            <w:vAlign w:val="center"/>
            <w:tcPrChange w:id="115" w:author="INDRECAN Carmen" w:date="2023-06-22T14:28:00Z">
              <w:tcPr>
                <w:tcW w:w="3020" w:type="dxa"/>
                <w:gridSpan w:val="3"/>
                <w:vAlign w:val="center"/>
              </w:tcPr>
            </w:tcPrChange>
          </w:tcPr>
          <w:p w14:paraId="7EA1F878" w14:textId="77777777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Liste des URL vers le/les flux RSS</w:t>
            </w:r>
          </w:p>
        </w:tc>
        <w:tc>
          <w:tcPr>
            <w:tcW w:w="0" w:type="dxa"/>
            <w:noWrap/>
            <w:vAlign w:val="center"/>
            <w:hideMark/>
            <w:tcPrChange w:id="116" w:author="INDRECAN Carmen" w:date="2023-06-22T14:28:00Z">
              <w:tcPr>
                <w:tcW w:w="1417" w:type="dxa"/>
                <w:noWrap/>
                <w:vAlign w:val="center"/>
                <w:hideMark/>
              </w:tcPr>
            </w:tcPrChange>
          </w:tcPr>
          <w:p w14:paraId="26C606AF" w14:textId="6258668E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Depuis le HTML</w:t>
            </w:r>
          </w:p>
        </w:tc>
        <w:tc>
          <w:tcPr>
            <w:tcW w:w="0" w:type="dxa"/>
            <w:noWrap/>
            <w:vAlign w:val="center"/>
            <w:tcPrChange w:id="117" w:author="INDRECAN Carmen" w:date="2023-06-22T14:28:00Z">
              <w:tcPr>
                <w:tcW w:w="1276" w:type="dxa"/>
                <w:noWrap/>
                <w:vAlign w:val="center"/>
              </w:tcPr>
            </w:tcPrChange>
          </w:tcPr>
          <w:p w14:paraId="15FB416B" w14:textId="77777777" w:rsidR="004B2929" w:rsidRPr="00631DDB" w:rsidRDefault="004B2929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dxa"/>
            <w:vAlign w:val="center"/>
            <w:tcPrChange w:id="118" w:author="INDRECAN Carmen" w:date="2023-06-22T14:28:00Z">
              <w:tcPr>
                <w:tcW w:w="1417" w:type="dxa"/>
                <w:vAlign w:val="center"/>
              </w:tcPr>
            </w:tcPrChange>
          </w:tcPr>
          <w:p w14:paraId="7BA8A3FB" w14:textId="638399A5" w:rsidR="004B2929" w:rsidRPr="00631DDB" w:rsidRDefault="004B2929" w:rsidP="004B2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MESR</w:t>
            </w:r>
          </w:p>
        </w:tc>
        <w:tc>
          <w:tcPr>
            <w:tcW w:w="0" w:type="dxa"/>
            <w:vAlign w:val="center"/>
            <w:tcPrChange w:id="119" w:author="INDRECAN Carmen" w:date="2023-06-22T14:28:00Z">
              <w:tcPr>
                <w:tcW w:w="1560" w:type="dxa"/>
                <w:vAlign w:val="center"/>
              </w:tcPr>
            </w:tcPrChange>
          </w:tcPr>
          <w:p w14:paraId="46A5B9C3" w14:textId="5FD4A41C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66709596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20" w:author="INDRECAN Carmen" w:date="2023-06-22T14:28:00Z">
              <w:tcPr>
                <w:tcW w:w="992" w:type="dxa"/>
                <w:vAlign w:val="center"/>
              </w:tcPr>
            </w:tcPrChange>
          </w:tcPr>
          <w:p w14:paraId="6309512E" w14:textId="746AF8E7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6980756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D60C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520296" w:rsidRPr="00631DDB" w14:paraId="45AD122F" w14:textId="77777777" w:rsidTr="00520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trPrChange w:id="121" w:author="INDRECAN Carmen" w:date="2023-06-22T14:28:00Z">
            <w:trPr>
              <w:trHeight w:val="12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22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718E52AB" w14:textId="77777777" w:rsidR="004B2929" w:rsidRPr="00631DDB" w:rsidRDefault="004B2929" w:rsidP="00E9043D">
            <w:pPr>
              <w:jc w:val="lef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 w:rsidRPr="00631DDB">
              <w:t>Réseaux sociaux</w:t>
            </w:r>
          </w:p>
        </w:tc>
        <w:tc>
          <w:tcPr>
            <w:tcW w:w="1843" w:type="dxa"/>
            <w:vAlign w:val="center"/>
            <w:tcPrChange w:id="123" w:author="INDRECAN Carmen" w:date="2023-06-22T14:28:00Z">
              <w:tcPr>
                <w:tcW w:w="236" w:type="dxa"/>
                <w:vAlign w:val="center"/>
              </w:tcPr>
            </w:tcPrChange>
          </w:tcPr>
          <w:p w14:paraId="7C065C3C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 tous les liens vers les réseaux sociaux sur la page (pas uniquement les pages officielles)</w:t>
            </w:r>
          </w:p>
        </w:tc>
        <w:tc>
          <w:tcPr>
            <w:tcW w:w="1417" w:type="dxa"/>
            <w:noWrap/>
            <w:vAlign w:val="center"/>
            <w:hideMark/>
            <w:tcPrChange w:id="124" w:author="INDRECAN Carmen" w:date="2023-06-22T14:28:00Z">
              <w:tcPr>
                <w:tcW w:w="236" w:type="dxa"/>
                <w:noWrap/>
                <w:vAlign w:val="center"/>
                <w:hideMark/>
              </w:tcPr>
            </w:tcPrChange>
          </w:tcPr>
          <w:p w14:paraId="1B0D5C37" w14:textId="54B096F8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Depuis le HTML</w:t>
            </w:r>
          </w:p>
        </w:tc>
        <w:tc>
          <w:tcPr>
            <w:tcW w:w="1276" w:type="dxa"/>
            <w:noWrap/>
            <w:vAlign w:val="center"/>
            <w:hideMark/>
            <w:tcPrChange w:id="125" w:author="INDRECAN Carmen" w:date="2023-06-22T14:28:00Z">
              <w:tcPr>
                <w:tcW w:w="5241" w:type="dxa"/>
                <w:gridSpan w:val="3"/>
                <w:noWrap/>
                <w:vAlign w:val="center"/>
                <w:hideMark/>
              </w:tcPr>
            </w:tcPrChange>
          </w:tcPr>
          <w:p w14:paraId="6A976B8A" w14:textId="77777777" w:rsidR="004B2929" w:rsidRPr="00631DDB" w:rsidRDefault="004B2929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dxa"/>
            <w:vAlign w:val="center"/>
            <w:tcPrChange w:id="126" w:author="INDRECAN Carmen" w:date="2023-06-22T14:28:00Z">
              <w:tcPr>
                <w:tcW w:w="1417" w:type="dxa"/>
                <w:vAlign w:val="center"/>
              </w:tcPr>
            </w:tcPrChange>
          </w:tcPr>
          <w:p w14:paraId="312D5283" w14:textId="03F8432B" w:rsidR="004B2929" w:rsidRPr="00631DDB" w:rsidRDefault="004B2929" w:rsidP="004B2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MESR</w:t>
            </w:r>
          </w:p>
        </w:tc>
        <w:tc>
          <w:tcPr>
            <w:tcW w:w="0" w:type="dxa"/>
            <w:vAlign w:val="center"/>
            <w:tcPrChange w:id="127" w:author="INDRECAN Carmen" w:date="2023-06-22T14:28:00Z">
              <w:tcPr>
                <w:tcW w:w="1560" w:type="dxa"/>
                <w:vAlign w:val="center"/>
              </w:tcPr>
            </w:tcPrChange>
          </w:tcPr>
          <w:p w14:paraId="109DD216" w14:textId="10078EF1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21050656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2029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0" w:type="dxa"/>
            <w:vAlign w:val="center"/>
            <w:tcPrChange w:id="128" w:author="INDRECAN Carmen" w:date="2023-06-22T14:28:00Z">
              <w:tcPr>
                <w:tcW w:w="992" w:type="dxa"/>
                <w:vAlign w:val="center"/>
              </w:tcPr>
            </w:tcPrChange>
          </w:tcPr>
          <w:p w14:paraId="4E058ADD" w14:textId="75AF8610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5213885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D60C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520296" w:rsidRPr="00631DDB" w14:paraId="3AFD0500" w14:textId="77777777" w:rsidTr="00520296">
        <w:trPr>
          <w:trHeight w:val="709"/>
          <w:trPrChange w:id="129" w:author="INDRECAN Carmen" w:date="2023-06-22T14:28:00Z">
            <w:trPr>
              <w:trHeight w:val="709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30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1B9F5D02" w14:textId="77777777" w:rsidR="004B2929" w:rsidRPr="00631DDB" w:rsidRDefault="004B2929" w:rsidP="00E9043D">
            <w:pPr>
              <w:jc w:val="left"/>
            </w:pPr>
            <w:r w:rsidRPr="00631DDB">
              <w:t>Technologies utilisées et trackers</w:t>
            </w:r>
          </w:p>
        </w:tc>
        <w:tc>
          <w:tcPr>
            <w:tcW w:w="1843" w:type="dxa"/>
            <w:vAlign w:val="center"/>
            <w:tcPrChange w:id="131" w:author="INDRECAN Carmen" w:date="2023-06-22T14:28:00Z">
              <w:tcPr>
                <w:tcW w:w="3020" w:type="dxa"/>
                <w:gridSpan w:val="3"/>
                <w:vAlign w:val="center"/>
              </w:tcPr>
            </w:tcPrChange>
          </w:tcPr>
          <w:p w14:paraId="7B0802FB" w14:textId="77777777" w:rsidR="004B2929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2" w:author="MAURY Mathieu" w:date="2023-06-19T18:54:00Z"/>
              </w:rPr>
            </w:pPr>
            <w:r w:rsidRPr="00631DDB">
              <w:t>Liste des technologies et des trackers utilisées.</w:t>
            </w:r>
            <w:r w:rsidRPr="00631DDB">
              <w:br/>
            </w:r>
            <w:proofErr w:type="spellStart"/>
            <w:r w:rsidRPr="00631DDB">
              <w:t>Wappalyzer</w:t>
            </w:r>
            <w:proofErr w:type="spellEnd"/>
            <w:r w:rsidRPr="00631DDB">
              <w:t xml:space="preserve"> identifie les trackers dans sa réponse.</w:t>
            </w:r>
          </w:p>
          <w:p w14:paraId="4BBFD797" w14:textId="52C1D0C4" w:rsidR="004A2102" w:rsidRPr="00631DDB" w:rsidRDefault="004A2102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ins w:id="133" w:author="MAURY Mathieu" w:date="2023-06-19T18:55:00Z">
              <w:r>
                <w:t>Voir s’il est possible de trouver l’hébergeur ?</w:t>
              </w:r>
            </w:ins>
          </w:p>
        </w:tc>
        <w:tc>
          <w:tcPr>
            <w:tcW w:w="0" w:type="dxa"/>
            <w:noWrap/>
            <w:vAlign w:val="center"/>
            <w:hideMark/>
            <w:tcPrChange w:id="134" w:author="INDRECAN Carmen" w:date="2023-06-22T14:28:00Z">
              <w:tcPr>
                <w:tcW w:w="1417" w:type="dxa"/>
                <w:noWrap/>
                <w:vAlign w:val="center"/>
                <w:hideMark/>
              </w:tcPr>
            </w:tcPrChange>
          </w:tcPr>
          <w:p w14:paraId="19BE88BC" w14:textId="3046407E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Librairie embarquée</w:t>
            </w:r>
          </w:p>
        </w:tc>
        <w:tc>
          <w:tcPr>
            <w:tcW w:w="0" w:type="dxa"/>
            <w:vAlign w:val="center"/>
            <w:hideMark/>
            <w:tcPrChange w:id="135" w:author="INDRECAN Carmen" w:date="2023-06-22T14:28:00Z">
              <w:tcPr>
                <w:tcW w:w="1276" w:type="dxa"/>
                <w:vAlign w:val="center"/>
                <w:hideMark/>
              </w:tcPr>
            </w:tcPrChange>
          </w:tcPr>
          <w:p w14:paraId="3D9055B6" w14:textId="77777777" w:rsidR="004B2929" w:rsidRPr="00631DDB" w:rsidRDefault="004B2929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631DDB">
              <w:t>Wappalyzer</w:t>
            </w:r>
            <w:proofErr w:type="spellEnd"/>
          </w:p>
        </w:tc>
        <w:tc>
          <w:tcPr>
            <w:tcW w:w="0" w:type="dxa"/>
            <w:vAlign w:val="center"/>
            <w:tcPrChange w:id="136" w:author="INDRECAN Carmen" w:date="2023-06-22T14:28:00Z">
              <w:tcPr>
                <w:tcW w:w="1417" w:type="dxa"/>
                <w:vAlign w:val="center"/>
              </w:tcPr>
            </w:tcPrChange>
          </w:tcPr>
          <w:p w14:paraId="04D32699" w14:textId="55F2F59C" w:rsidR="004B2929" w:rsidRPr="00631DDB" w:rsidRDefault="004B2929" w:rsidP="004B2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Coexya</w:t>
            </w:r>
            <w:proofErr w:type="spellEnd"/>
          </w:p>
        </w:tc>
        <w:tc>
          <w:tcPr>
            <w:tcW w:w="0" w:type="dxa"/>
            <w:vAlign w:val="center"/>
            <w:tcPrChange w:id="137" w:author="INDRECAN Carmen" w:date="2023-06-22T14:28:00Z">
              <w:tcPr>
                <w:tcW w:w="1560" w:type="dxa"/>
                <w:vAlign w:val="center"/>
              </w:tcPr>
            </w:tcPrChange>
          </w:tcPr>
          <w:p w14:paraId="0CAB3E8E" w14:textId="32C32E47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20286821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38" w:author="INDRECAN Carmen" w:date="2023-06-22T14:28:00Z">
              <w:tcPr>
                <w:tcW w:w="992" w:type="dxa"/>
                <w:vAlign w:val="center"/>
              </w:tcPr>
            </w:tcPrChange>
          </w:tcPr>
          <w:p w14:paraId="6534F08C" w14:textId="1191425A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sdt>
              <w:sdtPr>
                <w:id w:val="8399671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</w:tr>
      <w:tr w:rsidR="00520296" w:rsidRPr="00631DDB" w14:paraId="03AECE38" w14:textId="77777777" w:rsidTr="00520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  <w:trPrChange w:id="139" w:author="INDRECAN Carmen" w:date="2023-06-22T14:28:00Z">
            <w:trPr>
              <w:trHeight w:val="756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40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17B5982F" w14:textId="77777777" w:rsidR="004B2929" w:rsidRPr="00631DDB" w:rsidRDefault="004B2929" w:rsidP="00E9043D">
            <w:pPr>
              <w:jc w:val="lef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 w:rsidRPr="00631DDB">
              <w:t>Responsive</w:t>
            </w:r>
          </w:p>
        </w:tc>
        <w:tc>
          <w:tcPr>
            <w:tcW w:w="1843" w:type="dxa"/>
            <w:vAlign w:val="center"/>
            <w:tcPrChange w:id="141" w:author="INDRECAN Carmen" w:date="2023-06-22T14:28:00Z">
              <w:tcPr>
                <w:tcW w:w="236" w:type="dxa"/>
                <w:vAlign w:val="center"/>
              </w:tcPr>
            </w:tcPrChange>
          </w:tcPr>
          <w:p w14:paraId="2C9C0BFB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Site responsive ou non (booléen)</w:t>
            </w:r>
          </w:p>
        </w:tc>
        <w:tc>
          <w:tcPr>
            <w:tcW w:w="1417" w:type="dxa"/>
            <w:noWrap/>
            <w:vAlign w:val="center"/>
            <w:hideMark/>
            <w:tcPrChange w:id="142" w:author="INDRECAN Carmen" w:date="2023-06-22T14:28:00Z">
              <w:tcPr>
                <w:tcW w:w="236" w:type="dxa"/>
                <w:noWrap/>
                <w:vAlign w:val="center"/>
                <w:hideMark/>
              </w:tcPr>
            </w:tcPrChange>
          </w:tcPr>
          <w:p w14:paraId="79846BE7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Appel externe</w:t>
            </w:r>
          </w:p>
        </w:tc>
        <w:tc>
          <w:tcPr>
            <w:tcW w:w="1276" w:type="dxa"/>
            <w:noWrap/>
            <w:vAlign w:val="center"/>
            <w:hideMark/>
            <w:tcPrChange w:id="143" w:author="INDRECAN Carmen" w:date="2023-06-22T14:28:00Z">
              <w:tcPr>
                <w:tcW w:w="5241" w:type="dxa"/>
                <w:gridSpan w:val="3"/>
                <w:noWrap/>
                <w:vAlign w:val="center"/>
                <w:hideMark/>
              </w:tcPr>
            </w:tcPrChange>
          </w:tcPr>
          <w:p w14:paraId="682C874F" w14:textId="77777777" w:rsidR="004B2929" w:rsidRPr="00631DDB" w:rsidRDefault="004B2929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 xml:space="preserve">Google mobile </w:t>
            </w:r>
            <w:proofErr w:type="spellStart"/>
            <w:r w:rsidRPr="00631DDB">
              <w:t>friendly</w:t>
            </w:r>
            <w:proofErr w:type="spellEnd"/>
            <w:r w:rsidRPr="00631DDB">
              <w:t xml:space="preserve"> test</w:t>
            </w:r>
          </w:p>
        </w:tc>
        <w:tc>
          <w:tcPr>
            <w:tcW w:w="0" w:type="dxa"/>
            <w:vAlign w:val="center"/>
            <w:tcPrChange w:id="144" w:author="INDRECAN Carmen" w:date="2023-06-22T14:28:00Z">
              <w:tcPr>
                <w:tcW w:w="1417" w:type="dxa"/>
                <w:vAlign w:val="center"/>
              </w:tcPr>
            </w:tcPrChange>
          </w:tcPr>
          <w:p w14:paraId="48C8B818" w14:textId="3C291A43" w:rsidR="004B2929" w:rsidRPr="00631DDB" w:rsidRDefault="004B2929" w:rsidP="004B2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31DDB">
              <w:t>Coexya</w:t>
            </w:r>
            <w:proofErr w:type="spellEnd"/>
          </w:p>
        </w:tc>
        <w:tc>
          <w:tcPr>
            <w:tcW w:w="0" w:type="dxa"/>
            <w:vAlign w:val="center"/>
            <w:tcPrChange w:id="145" w:author="INDRECAN Carmen" w:date="2023-06-22T14:28:00Z">
              <w:tcPr>
                <w:tcW w:w="1560" w:type="dxa"/>
                <w:vAlign w:val="center"/>
              </w:tcPr>
            </w:tcPrChange>
          </w:tcPr>
          <w:p w14:paraId="23FFA7AF" w14:textId="220E9D1E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34810028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55290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46" w:author="INDRECAN Carmen" w:date="2023-06-22T14:28:00Z">
              <w:tcPr>
                <w:tcW w:w="992" w:type="dxa"/>
                <w:vAlign w:val="center"/>
              </w:tcPr>
            </w:tcPrChange>
          </w:tcPr>
          <w:p w14:paraId="0F4FCE6C" w14:textId="09945A8C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8763903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</w:tr>
      <w:tr w:rsidR="00520296" w:rsidRPr="00631DDB" w14:paraId="78C85E58" w14:textId="77777777" w:rsidTr="00520296">
        <w:trPr>
          <w:trHeight w:val="786"/>
          <w:trPrChange w:id="147" w:author="INDRECAN Carmen" w:date="2023-06-22T14:28:00Z">
            <w:trPr>
              <w:trHeight w:val="786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48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6429EAAC" w14:textId="77777777" w:rsidR="004B2929" w:rsidRPr="00631DDB" w:rsidRDefault="004B2929" w:rsidP="00E9043D">
            <w:pPr>
              <w:jc w:val="left"/>
            </w:pPr>
            <w:r w:rsidRPr="00631DDB">
              <w:t>Bonnes pratiques web</w:t>
            </w:r>
          </w:p>
        </w:tc>
        <w:tc>
          <w:tcPr>
            <w:tcW w:w="1843" w:type="dxa"/>
            <w:vAlign w:val="center"/>
            <w:tcPrChange w:id="149" w:author="INDRECAN Carmen" w:date="2023-06-22T14:28:00Z">
              <w:tcPr>
                <w:tcW w:w="3020" w:type="dxa"/>
                <w:gridSpan w:val="3"/>
                <w:vAlign w:val="center"/>
              </w:tcPr>
            </w:tcPrChange>
          </w:tcPr>
          <w:p w14:paraId="371CA865" w14:textId="77777777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 xml:space="preserve">Rapport issue de la réponse de l’API </w:t>
            </w:r>
            <w:proofErr w:type="spellStart"/>
            <w:r w:rsidRPr="00631DDB">
              <w:t>Lighthouse</w:t>
            </w:r>
            <w:proofErr w:type="spellEnd"/>
          </w:p>
        </w:tc>
        <w:tc>
          <w:tcPr>
            <w:tcW w:w="0" w:type="dxa"/>
            <w:noWrap/>
            <w:vAlign w:val="center"/>
            <w:hideMark/>
            <w:tcPrChange w:id="150" w:author="INDRECAN Carmen" w:date="2023-06-22T14:28:00Z">
              <w:tcPr>
                <w:tcW w:w="1417" w:type="dxa"/>
                <w:noWrap/>
                <w:vAlign w:val="center"/>
                <w:hideMark/>
              </w:tcPr>
            </w:tcPrChange>
          </w:tcPr>
          <w:p w14:paraId="6174F159" w14:textId="228321EC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Librairie embarquée</w:t>
            </w:r>
          </w:p>
        </w:tc>
        <w:tc>
          <w:tcPr>
            <w:tcW w:w="0" w:type="dxa"/>
            <w:noWrap/>
            <w:vAlign w:val="center"/>
            <w:hideMark/>
            <w:tcPrChange w:id="151" w:author="INDRECAN Carmen" w:date="2023-06-22T14:28:00Z">
              <w:tcPr>
                <w:tcW w:w="1276" w:type="dxa"/>
                <w:noWrap/>
                <w:vAlign w:val="center"/>
                <w:hideMark/>
              </w:tcPr>
            </w:tcPrChange>
          </w:tcPr>
          <w:p w14:paraId="5E5BC82F" w14:textId="77777777" w:rsidR="004B2929" w:rsidRPr="00631DDB" w:rsidRDefault="004B2929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Lighthouse</w:t>
            </w:r>
            <w:proofErr w:type="spellEnd"/>
          </w:p>
        </w:tc>
        <w:tc>
          <w:tcPr>
            <w:tcW w:w="0" w:type="dxa"/>
            <w:vAlign w:val="center"/>
            <w:tcPrChange w:id="152" w:author="INDRECAN Carmen" w:date="2023-06-22T14:28:00Z">
              <w:tcPr>
                <w:tcW w:w="1417" w:type="dxa"/>
                <w:vAlign w:val="center"/>
              </w:tcPr>
            </w:tcPrChange>
          </w:tcPr>
          <w:p w14:paraId="7E7541BF" w14:textId="04CDE89B" w:rsidR="004B2929" w:rsidRPr="00631DDB" w:rsidRDefault="004B2929" w:rsidP="004B2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Coexya</w:t>
            </w:r>
            <w:proofErr w:type="spellEnd"/>
          </w:p>
        </w:tc>
        <w:tc>
          <w:tcPr>
            <w:tcW w:w="0" w:type="dxa"/>
            <w:vAlign w:val="center"/>
            <w:tcPrChange w:id="153" w:author="INDRECAN Carmen" w:date="2023-06-22T14:28:00Z">
              <w:tcPr>
                <w:tcW w:w="1560" w:type="dxa"/>
                <w:vAlign w:val="center"/>
              </w:tcPr>
            </w:tcPrChange>
          </w:tcPr>
          <w:p w14:paraId="5C6E44FC" w14:textId="574B4A7B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4007985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54" w:author="INDRECAN Carmen" w:date="2023-06-22T14:28:00Z">
              <w:tcPr>
                <w:tcW w:w="992" w:type="dxa"/>
                <w:vAlign w:val="center"/>
              </w:tcPr>
            </w:tcPrChange>
          </w:tcPr>
          <w:p w14:paraId="021B9FA6" w14:textId="51CCEDBB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3752815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D2888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</w:tr>
      <w:tr w:rsidR="00520296" w:rsidRPr="00631DDB" w14:paraId="35E2F788" w14:textId="77777777" w:rsidTr="00520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2"/>
          <w:trPrChange w:id="155" w:author="INDRECAN Carmen" w:date="2023-06-22T14:28:00Z">
            <w:trPr>
              <w:trHeight w:val="632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56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39D85B45" w14:textId="77777777" w:rsidR="004B2929" w:rsidRPr="00631DDB" w:rsidRDefault="004B2929" w:rsidP="00E9043D">
            <w:pPr>
              <w:jc w:val="lef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 w:rsidRPr="00631DDB">
              <w:t>Multilinguisme</w:t>
            </w:r>
          </w:p>
        </w:tc>
        <w:tc>
          <w:tcPr>
            <w:tcW w:w="1843" w:type="dxa"/>
            <w:vAlign w:val="center"/>
            <w:tcPrChange w:id="157" w:author="INDRECAN Carmen" w:date="2023-06-22T14:28:00Z">
              <w:tcPr>
                <w:tcW w:w="236" w:type="dxa"/>
                <w:vAlign w:val="center"/>
              </w:tcPr>
            </w:tcPrChange>
          </w:tcPr>
          <w:p w14:paraId="3C3235DE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des langues utilisées par le site internet</w:t>
            </w:r>
          </w:p>
        </w:tc>
        <w:tc>
          <w:tcPr>
            <w:tcW w:w="1417" w:type="dxa"/>
            <w:noWrap/>
            <w:vAlign w:val="center"/>
            <w:hideMark/>
            <w:tcPrChange w:id="158" w:author="INDRECAN Carmen" w:date="2023-06-22T14:28:00Z">
              <w:tcPr>
                <w:tcW w:w="236" w:type="dxa"/>
                <w:noWrap/>
                <w:vAlign w:val="center"/>
                <w:hideMark/>
              </w:tcPr>
            </w:tcPrChange>
          </w:tcPr>
          <w:p w14:paraId="6D494A48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Depuis le HTML</w:t>
            </w:r>
          </w:p>
        </w:tc>
        <w:tc>
          <w:tcPr>
            <w:tcW w:w="1276" w:type="dxa"/>
            <w:noWrap/>
            <w:vAlign w:val="center"/>
            <w:hideMark/>
            <w:tcPrChange w:id="159" w:author="INDRECAN Carmen" w:date="2023-06-22T14:28:00Z">
              <w:tcPr>
                <w:tcW w:w="5241" w:type="dxa"/>
                <w:gridSpan w:val="3"/>
                <w:noWrap/>
                <w:vAlign w:val="center"/>
                <w:hideMark/>
              </w:tcPr>
            </w:tcPrChange>
          </w:tcPr>
          <w:p w14:paraId="2FB394AF" w14:textId="77777777" w:rsidR="004B2929" w:rsidRPr="00631DDB" w:rsidRDefault="004B2929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dxa"/>
            <w:vAlign w:val="center"/>
            <w:tcPrChange w:id="160" w:author="INDRECAN Carmen" w:date="2023-06-22T14:28:00Z">
              <w:tcPr>
                <w:tcW w:w="1417" w:type="dxa"/>
                <w:vAlign w:val="center"/>
              </w:tcPr>
            </w:tcPrChange>
          </w:tcPr>
          <w:p w14:paraId="01761832" w14:textId="7EC61788" w:rsidR="004B2929" w:rsidRPr="00631DDB" w:rsidRDefault="004B2929" w:rsidP="004B2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MESR</w:t>
            </w:r>
          </w:p>
        </w:tc>
        <w:tc>
          <w:tcPr>
            <w:tcW w:w="0" w:type="dxa"/>
            <w:vAlign w:val="center"/>
            <w:tcPrChange w:id="161" w:author="INDRECAN Carmen" w:date="2023-06-22T14:28:00Z">
              <w:tcPr>
                <w:tcW w:w="1560" w:type="dxa"/>
                <w:vAlign w:val="center"/>
              </w:tcPr>
            </w:tcPrChange>
          </w:tcPr>
          <w:p w14:paraId="39B6108E" w14:textId="7D721564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1343305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55290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0" w:type="dxa"/>
            <w:vAlign w:val="center"/>
            <w:tcPrChange w:id="162" w:author="INDRECAN Carmen" w:date="2023-06-22T14:28:00Z">
              <w:tcPr>
                <w:tcW w:w="992" w:type="dxa"/>
                <w:vAlign w:val="center"/>
              </w:tcPr>
            </w:tcPrChange>
          </w:tcPr>
          <w:p w14:paraId="175BC00A" w14:textId="4784B07E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6536053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D60C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520296" w:rsidRPr="00631DDB" w14:paraId="4FD7CF18" w14:textId="77777777" w:rsidTr="00520296">
        <w:trPr>
          <w:trHeight w:val="748"/>
          <w:trPrChange w:id="163" w:author="INDRECAN Carmen" w:date="2023-06-22T14:28:00Z">
            <w:trPr>
              <w:trHeight w:val="748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64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5F3EE336" w14:textId="77777777" w:rsidR="004B2929" w:rsidRPr="00631DDB" w:rsidRDefault="004B2929" w:rsidP="00E9043D">
            <w:pPr>
              <w:jc w:val="left"/>
            </w:pPr>
            <w:r w:rsidRPr="00631DDB">
              <w:t>Empreinte carbone</w:t>
            </w:r>
          </w:p>
        </w:tc>
        <w:tc>
          <w:tcPr>
            <w:tcW w:w="1843" w:type="dxa"/>
            <w:vAlign w:val="center"/>
            <w:tcPrChange w:id="165" w:author="INDRECAN Carmen" w:date="2023-06-22T14:28:00Z">
              <w:tcPr>
                <w:tcW w:w="3020" w:type="dxa"/>
                <w:gridSpan w:val="3"/>
                <w:vAlign w:val="center"/>
              </w:tcPr>
            </w:tcPrChange>
          </w:tcPr>
          <w:p w14:paraId="0A9F8169" w14:textId="5D71D297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Estimation de l’empreinte carbone</w:t>
            </w:r>
          </w:p>
        </w:tc>
        <w:tc>
          <w:tcPr>
            <w:tcW w:w="0" w:type="dxa"/>
            <w:noWrap/>
            <w:vAlign w:val="center"/>
            <w:hideMark/>
            <w:tcPrChange w:id="166" w:author="INDRECAN Carmen" w:date="2023-06-22T14:28:00Z">
              <w:tcPr>
                <w:tcW w:w="1417" w:type="dxa"/>
                <w:noWrap/>
                <w:vAlign w:val="center"/>
                <w:hideMark/>
              </w:tcPr>
            </w:tcPrChange>
          </w:tcPr>
          <w:p w14:paraId="2434571D" w14:textId="33B79E4D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Librairie embarquée</w:t>
            </w:r>
          </w:p>
        </w:tc>
        <w:tc>
          <w:tcPr>
            <w:tcW w:w="0" w:type="dxa"/>
            <w:noWrap/>
            <w:vAlign w:val="center"/>
            <w:hideMark/>
            <w:tcPrChange w:id="167" w:author="INDRECAN Carmen" w:date="2023-06-22T14:28:00Z">
              <w:tcPr>
                <w:tcW w:w="1276" w:type="dxa"/>
                <w:noWrap/>
                <w:vAlign w:val="center"/>
                <w:hideMark/>
              </w:tcPr>
            </w:tcPrChange>
          </w:tcPr>
          <w:p w14:paraId="06FEAF55" w14:textId="73F4C2A0" w:rsidR="004B2929" w:rsidRPr="00631DDB" w:rsidRDefault="004B2929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Website</w:t>
            </w:r>
            <w:proofErr w:type="spellEnd"/>
            <w:r w:rsidRPr="00631DDB">
              <w:t xml:space="preserve"> Carbon </w:t>
            </w:r>
            <w:proofErr w:type="spellStart"/>
            <w:r w:rsidRPr="00631DDB">
              <w:t>Calculator</w:t>
            </w:r>
            <w:proofErr w:type="spellEnd"/>
          </w:p>
        </w:tc>
        <w:tc>
          <w:tcPr>
            <w:tcW w:w="0" w:type="dxa"/>
            <w:vAlign w:val="center"/>
            <w:tcPrChange w:id="168" w:author="INDRECAN Carmen" w:date="2023-06-22T14:28:00Z">
              <w:tcPr>
                <w:tcW w:w="1417" w:type="dxa"/>
                <w:vAlign w:val="center"/>
              </w:tcPr>
            </w:tcPrChange>
          </w:tcPr>
          <w:p w14:paraId="2C9F9C5C" w14:textId="54DDCCDC" w:rsidR="004B2929" w:rsidRPr="00631DDB" w:rsidRDefault="004B2929" w:rsidP="004B2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Coexya</w:t>
            </w:r>
            <w:proofErr w:type="spellEnd"/>
          </w:p>
        </w:tc>
        <w:tc>
          <w:tcPr>
            <w:tcW w:w="0" w:type="dxa"/>
            <w:vAlign w:val="center"/>
            <w:tcPrChange w:id="169" w:author="INDRECAN Carmen" w:date="2023-06-22T14:28:00Z">
              <w:tcPr>
                <w:tcW w:w="1560" w:type="dxa"/>
                <w:vAlign w:val="center"/>
              </w:tcPr>
            </w:tcPrChange>
          </w:tcPr>
          <w:p w14:paraId="3145931B" w14:textId="2A8ADF27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3226601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☒</w:t>
                </w:r>
              </w:sdtContent>
            </w:sdt>
          </w:p>
        </w:tc>
        <w:tc>
          <w:tcPr>
            <w:tcW w:w="0" w:type="dxa"/>
            <w:vAlign w:val="center"/>
            <w:tcPrChange w:id="170" w:author="INDRECAN Carmen" w:date="2023-06-22T14:28:00Z">
              <w:tcPr>
                <w:tcW w:w="992" w:type="dxa"/>
                <w:vAlign w:val="center"/>
              </w:tcPr>
            </w:tcPrChange>
          </w:tcPr>
          <w:p w14:paraId="73990167" w14:textId="78928996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7820204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D2888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</w:tr>
      <w:tr w:rsidR="00520296" w:rsidRPr="00631DDB" w14:paraId="2E6EF8DF" w14:textId="77777777" w:rsidTr="00520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trPrChange w:id="171" w:author="INDRECAN Carmen" w:date="2023-06-22T14:28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72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25309D2B" w14:textId="77777777" w:rsidR="004B2929" w:rsidRPr="00631DDB" w:rsidRDefault="004B2929" w:rsidP="00E9043D">
            <w:pPr>
              <w:jc w:val="left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 w:rsidRPr="00631DDB">
              <w:t>Liens sortants</w:t>
            </w:r>
          </w:p>
        </w:tc>
        <w:tc>
          <w:tcPr>
            <w:tcW w:w="1843" w:type="dxa"/>
            <w:vAlign w:val="center"/>
            <w:tcPrChange w:id="173" w:author="INDRECAN Carmen" w:date="2023-06-22T14:28:00Z">
              <w:tcPr>
                <w:tcW w:w="236" w:type="dxa"/>
                <w:vAlign w:val="center"/>
              </w:tcPr>
            </w:tcPrChange>
          </w:tcPr>
          <w:p w14:paraId="550A3F1B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des liens sortants sur la page</w:t>
            </w:r>
          </w:p>
        </w:tc>
        <w:tc>
          <w:tcPr>
            <w:tcW w:w="1417" w:type="dxa"/>
            <w:noWrap/>
            <w:vAlign w:val="center"/>
            <w:hideMark/>
            <w:tcPrChange w:id="174" w:author="INDRECAN Carmen" w:date="2023-06-22T14:28:00Z">
              <w:tcPr>
                <w:tcW w:w="236" w:type="dxa"/>
                <w:noWrap/>
                <w:vAlign w:val="center"/>
                <w:hideMark/>
              </w:tcPr>
            </w:tcPrChange>
          </w:tcPr>
          <w:p w14:paraId="0523C967" w14:textId="77777777" w:rsidR="004B2929" w:rsidRPr="00631DDB" w:rsidRDefault="004B2929" w:rsidP="00E904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Depuis le HTML</w:t>
            </w:r>
          </w:p>
        </w:tc>
        <w:tc>
          <w:tcPr>
            <w:tcW w:w="1276" w:type="dxa"/>
            <w:noWrap/>
            <w:vAlign w:val="center"/>
            <w:hideMark/>
            <w:tcPrChange w:id="175" w:author="INDRECAN Carmen" w:date="2023-06-22T14:28:00Z">
              <w:tcPr>
                <w:tcW w:w="5241" w:type="dxa"/>
                <w:gridSpan w:val="3"/>
                <w:noWrap/>
                <w:vAlign w:val="center"/>
                <w:hideMark/>
              </w:tcPr>
            </w:tcPrChange>
          </w:tcPr>
          <w:p w14:paraId="48F218AF" w14:textId="77777777" w:rsidR="004B2929" w:rsidRPr="00631DDB" w:rsidRDefault="004B2929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dxa"/>
            <w:vAlign w:val="center"/>
            <w:tcPrChange w:id="176" w:author="INDRECAN Carmen" w:date="2023-06-22T14:28:00Z">
              <w:tcPr>
                <w:tcW w:w="1417" w:type="dxa"/>
                <w:vAlign w:val="center"/>
              </w:tcPr>
            </w:tcPrChange>
          </w:tcPr>
          <w:p w14:paraId="27954B91" w14:textId="69FF241D" w:rsidR="004B2929" w:rsidRPr="00631DDB" w:rsidRDefault="004B2929" w:rsidP="004B2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ME</w:t>
            </w:r>
            <w:r w:rsidRPr="00631DDB">
              <w:lastRenderedPageBreak/>
              <w:t>SR</w:t>
            </w:r>
          </w:p>
        </w:tc>
        <w:tc>
          <w:tcPr>
            <w:tcW w:w="0" w:type="dxa"/>
            <w:vAlign w:val="center"/>
            <w:tcPrChange w:id="177" w:author="INDRECAN Carmen" w:date="2023-06-22T14:28:00Z">
              <w:tcPr>
                <w:tcW w:w="1560" w:type="dxa"/>
                <w:vAlign w:val="center"/>
              </w:tcPr>
            </w:tcPrChange>
          </w:tcPr>
          <w:p w14:paraId="2C8DEC8E" w14:textId="023E3574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948079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B2929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0" w:type="dxa"/>
            <w:vAlign w:val="center"/>
            <w:tcPrChange w:id="178" w:author="INDRECAN Carmen" w:date="2023-06-22T14:28:00Z">
              <w:tcPr>
                <w:tcW w:w="992" w:type="dxa"/>
                <w:vAlign w:val="center"/>
              </w:tcPr>
            </w:tcPrChange>
          </w:tcPr>
          <w:p w14:paraId="0AA9C81F" w14:textId="13B18F88" w:rsidR="004B2929" w:rsidRPr="00631DDB" w:rsidRDefault="00393ECD" w:rsidP="00E90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4261185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D60C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520296" w:rsidRPr="00631DDB" w14:paraId="67F1DA7C" w14:textId="77777777" w:rsidTr="00520296">
        <w:trPr>
          <w:trHeight w:val="600"/>
          <w:trPrChange w:id="179" w:author="INDRECAN Carmen" w:date="2023-06-22T14:28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  <w:hideMark/>
            <w:tcPrChange w:id="180" w:author="INDRECAN Carmen" w:date="2023-06-22T14:28:00Z">
              <w:tcPr>
                <w:tcW w:w="236" w:type="dxa"/>
                <w:vAlign w:val="center"/>
                <w:hideMark/>
              </w:tcPr>
            </w:tcPrChange>
          </w:tcPr>
          <w:p w14:paraId="724E51E9" w14:textId="77777777" w:rsidR="004B2929" w:rsidRPr="00631DDB" w:rsidRDefault="004B2929" w:rsidP="00E9043D">
            <w:pPr>
              <w:jc w:val="left"/>
            </w:pPr>
            <w:r w:rsidRPr="00631DDB">
              <w:t>Utilisation du design system de l'État</w:t>
            </w:r>
          </w:p>
        </w:tc>
        <w:tc>
          <w:tcPr>
            <w:tcW w:w="1843" w:type="dxa"/>
            <w:vAlign w:val="center"/>
            <w:tcPrChange w:id="181" w:author="INDRECAN Carmen" w:date="2023-06-22T14:28:00Z">
              <w:tcPr>
                <w:tcW w:w="3020" w:type="dxa"/>
                <w:gridSpan w:val="3"/>
                <w:vAlign w:val="center"/>
              </w:tcPr>
            </w:tcPrChange>
          </w:tcPr>
          <w:p w14:paraId="41A93BC0" w14:textId="77777777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 xml:space="preserve">Utilisation du design système de l’état : </w:t>
            </w:r>
            <w:r w:rsidR="00AE53BF">
              <w:fldChar w:fldCharType="begin"/>
            </w:r>
            <w:r w:rsidR="00AE53BF">
              <w:instrText>HYPERLINK "https://www.systeme-de-design.gouv.fr/"</w:instrText>
            </w:r>
            <w:r w:rsidR="00AE53BF">
              <w:fldChar w:fldCharType="separate"/>
            </w:r>
            <w:r w:rsidRPr="00631DDB">
              <w:rPr>
                <w:rStyle w:val="Hyperlink"/>
              </w:rPr>
              <w:t>https://www.systeme-de-design.gouv.fr/</w:t>
            </w:r>
            <w:r w:rsidR="00AE53BF">
              <w:rPr>
                <w:rStyle w:val="Hyperlink"/>
              </w:rPr>
              <w:fldChar w:fldCharType="end"/>
            </w:r>
            <w:r w:rsidRPr="00631DDB">
              <w:t xml:space="preserve"> </w:t>
            </w:r>
          </w:p>
        </w:tc>
        <w:tc>
          <w:tcPr>
            <w:tcW w:w="0" w:type="dxa"/>
            <w:noWrap/>
            <w:vAlign w:val="center"/>
            <w:hideMark/>
            <w:tcPrChange w:id="182" w:author="INDRECAN Carmen" w:date="2023-06-22T14:28:00Z">
              <w:tcPr>
                <w:tcW w:w="1417" w:type="dxa"/>
                <w:noWrap/>
                <w:vAlign w:val="center"/>
                <w:hideMark/>
              </w:tcPr>
            </w:tcPrChange>
          </w:tcPr>
          <w:p w14:paraId="14660201" w14:textId="77777777" w:rsidR="004B2929" w:rsidRPr="00631DDB" w:rsidRDefault="004B2929" w:rsidP="00E904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Depuis le HTML</w:t>
            </w:r>
          </w:p>
        </w:tc>
        <w:tc>
          <w:tcPr>
            <w:tcW w:w="0" w:type="dxa"/>
            <w:noWrap/>
            <w:vAlign w:val="center"/>
            <w:hideMark/>
            <w:tcPrChange w:id="183" w:author="INDRECAN Carmen" w:date="2023-06-22T14:28:00Z">
              <w:tcPr>
                <w:tcW w:w="1276" w:type="dxa"/>
                <w:noWrap/>
                <w:vAlign w:val="center"/>
                <w:hideMark/>
              </w:tcPr>
            </w:tcPrChange>
          </w:tcPr>
          <w:p w14:paraId="28679E41" w14:textId="77777777" w:rsidR="004B2929" w:rsidRPr="00631DDB" w:rsidRDefault="004B2929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dxa"/>
            <w:vAlign w:val="center"/>
            <w:tcPrChange w:id="184" w:author="INDRECAN Carmen" w:date="2023-06-22T14:28:00Z">
              <w:tcPr>
                <w:tcW w:w="1417" w:type="dxa"/>
                <w:vAlign w:val="center"/>
              </w:tcPr>
            </w:tcPrChange>
          </w:tcPr>
          <w:p w14:paraId="5758490F" w14:textId="5DB1A9FF" w:rsidR="004B2929" w:rsidRPr="00631DDB" w:rsidRDefault="004B2929" w:rsidP="004B2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MESR</w:t>
            </w:r>
          </w:p>
        </w:tc>
        <w:tc>
          <w:tcPr>
            <w:tcW w:w="0" w:type="dxa"/>
            <w:vAlign w:val="center"/>
            <w:tcPrChange w:id="185" w:author="INDRECAN Carmen" w:date="2023-06-22T14:28:00Z">
              <w:tcPr>
                <w:tcW w:w="1560" w:type="dxa"/>
                <w:vAlign w:val="center"/>
              </w:tcPr>
            </w:tcPrChange>
          </w:tcPr>
          <w:p w14:paraId="5CF6DD12" w14:textId="48F4ED7D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18777408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55290" w:rsidRPr="00631DDB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0" w:type="dxa"/>
            <w:vAlign w:val="center"/>
            <w:tcPrChange w:id="186" w:author="INDRECAN Carmen" w:date="2023-06-22T14:28:00Z">
              <w:tcPr>
                <w:tcW w:w="992" w:type="dxa"/>
                <w:vAlign w:val="center"/>
              </w:tcPr>
            </w:tcPrChange>
          </w:tcPr>
          <w:p w14:paraId="2A2EFECD" w14:textId="681C8271" w:rsidR="004B2929" w:rsidRPr="00631DDB" w:rsidRDefault="00393ECD" w:rsidP="00E904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365677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D60C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bookmarkEnd w:id="106"/>
    </w:tbl>
    <w:p w14:paraId="4457A2FC" w14:textId="77777777" w:rsidR="00933321" w:rsidRPr="00631DDB" w:rsidRDefault="00933321" w:rsidP="00933321"/>
    <w:p w14:paraId="6C25BC4A" w14:textId="3A33A13E" w:rsidR="008E4D71" w:rsidRPr="00631DDB" w:rsidRDefault="000150BC" w:rsidP="002867EA">
      <w:pPr>
        <w:pStyle w:val="Heading2"/>
      </w:pPr>
      <w:bookmarkStart w:id="187" w:name="_Toc145663609"/>
      <w:r w:rsidRPr="00631DDB">
        <w:t>Extraction d</w:t>
      </w:r>
      <w:r w:rsidR="0082319B" w:rsidRPr="00631DDB">
        <w:t xml:space="preserve">epuis le </w:t>
      </w:r>
      <w:proofErr w:type="spellStart"/>
      <w:r w:rsidR="0082319B" w:rsidRPr="00631DDB">
        <w:t>parsing</w:t>
      </w:r>
      <w:proofErr w:type="spellEnd"/>
      <w:r w:rsidR="0082319B" w:rsidRPr="00631DDB">
        <w:t xml:space="preserve"> HTML</w:t>
      </w:r>
      <w:bookmarkEnd w:id="187"/>
    </w:p>
    <w:p w14:paraId="2506168E" w14:textId="77777777" w:rsidR="004B2929" w:rsidRPr="00631DDB" w:rsidRDefault="004B2929" w:rsidP="004B2929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 xml:space="preserve">L’extraction des métadonnées depuis le </w:t>
      </w:r>
      <w:proofErr w:type="spellStart"/>
      <w:r w:rsidRPr="00631DDB">
        <w:t>parsing</w:t>
      </w:r>
      <w:proofErr w:type="spellEnd"/>
      <w:r w:rsidRPr="00631DDB">
        <w:t xml:space="preserve"> HTML sera effectuée par MESR. Il s’agit des métadonnées suivantes :</w:t>
      </w:r>
    </w:p>
    <w:p w14:paraId="6ADE690E" w14:textId="799848C9" w:rsidR="004B2929" w:rsidRPr="00631DDB" w:rsidRDefault="004B2929" w:rsidP="004B2929">
      <w:pPr>
        <w:pStyle w:val="ListPuces"/>
      </w:pPr>
      <w:r w:rsidRPr="00631DDB">
        <w:t>Flux RSS</w:t>
      </w:r>
    </w:p>
    <w:p w14:paraId="7A4F32B3" w14:textId="18533145" w:rsidR="004B2929" w:rsidRPr="00631DDB" w:rsidRDefault="004B2929" w:rsidP="004B2929">
      <w:pPr>
        <w:pStyle w:val="ListPuces"/>
      </w:pPr>
      <w:r w:rsidRPr="00631DDB">
        <w:t>Réseaux sociaux</w:t>
      </w:r>
    </w:p>
    <w:p w14:paraId="73270DE5" w14:textId="71DA4A9B" w:rsidR="004B2929" w:rsidRPr="00631DDB" w:rsidRDefault="004B2929" w:rsidP="004B2929">
      <w:pPr>
        <w:pStyle w:val="ListPuces"/>
      </w:pPr>
      <w:r w:rsidRPr="00631DDB">
        <w:t>Multilinguisme</w:t>
      </w:r>
    </w:p>
    <w:p w14:paraId="137B2361" w14:textId="2F983C8C" w:rsidR="004B2929" w:rsidRPr="00631DDB" w:rsidRDefault="004B2929" w:rsidP="004B2929">
      <w:pPr>
        <w:pStyle w:val="ListPuces"/>
      </w:pPr>
      <w:r w:rsidRPr="00631DDB">
        <w:t>Liens sortants</w:t>
      </w:r>
    </w:p>
    <w:p w14:paraId="0277C7CF" w14:textId="741F9C99" w:rsidR="004B2929" w:rsidRPr="00631DDB" w:rsidRDefault="004B2929" w:rsidP="004B2929">
      <w:pPr>
        <w:pStyle w:val="ListPuces"/>
      </w:pPr>
      <w:r w:rsidRPr="00631DDB">
        <w:t>Utilisation du design system de l’État</w:t>
      </w:r>
    </w:p>
    <w:p w14:paraId="67F6D6F0" w14:textId="3E15F17F" w:rsidR="008E4D71" w:rsidRPr="00631DDB" w:rsidRDefault="008E4D71" w:rsidP="008E4D71"/>
    <w:p w14:paraId="1C58B366" w14:textId="0320FDBE" w:rsidR="0082319B" w:rsidRPr="00631DDB" w:rsidRDefault="000150BC" w:rsidP="002867EA">
      <w:pPr>
        <w:pStyle w:val="Heading2"/>
      </w:pPr>
      <w:bookmarkStart w:id="188" w:name="_Toc145663610"/>
      <w:r w:rsidRPr="00631DDB">
        <w:t>Extraction d</w:t>
      </w:r>
      <w:r w:rsidR="0082319B" w:rsidRPr="00631DDB">
        <w:t>epuis une librairie embarquée</w:t>
      </w:r>
      <w:bookmarkEnd w:id="188"/>
    </w:p>
    <w:p w14:paraId="46DD904B" w14:textId="77777777" w:rsidR="008E4D71" w:rsidRPr="00631DDB" w:rsidRDefault="008E4D71" w:rsidP="002867EA">
      <w:pPr>
        <w:pStyle w:val="Heading3"/>
      </w:pPr>
      <w:bookmarkStart w:id="189" w:name="_Toc145663611"/>
      <w:r w:rsidRPr="00631DDB">
        <w:t>RGAA (accessibilité)</w:t>
      </w:r>
      <w:bookmarkEnd w:id="189"/>
    </w:p>
    <w:p w14:paraId="3CF57147" w14:textId="104DF97D" w:rsidR="008E4D71" w:rsidRPr="00631DDB" w:rsidRDefault="008E4D71" w:rsidP="008E4D71">
      <w:bookmarkStart w:id="190" w:name="_Hlk135211070"/>
      <w:r w:rsidRPr="00631DDB">
        <w:rPr>
          <w:b/>
          <w:bCs/>
          <w:color w:val="118AB2" w:themeColor="accent1"/>
        </w:rPr>
        <w:t>Description</w:t>
      </w:r>
      <w:bookmarkEnd w:id="190"/>
      <w:r w:rsidRPr="00631DDB">
        <w:rPr>
          <w:b/>
          <w:bCs/>
          <w:color w:val="118AB2" w:themeColor="accent1"/>
        </w:rPr>
        <w:br/>
      </w:r>
      <w:r w:rsidRPr="00631DDB">
        <w:t xml:space="preserve">Récupération </w:t>
      </w:r>
      <w:r w:rsidR="0027388D" w:rsidRPr="00631DDB">
        <w:t>du score, et</w:t>
      </w:r>
      <w:r w:rsidRPr="00631DDB">
        <w:t xml:space="preserve"> </w:t>
      </w:r>
      <w:r w:rsidR="0027388D" w:rsidRPr="00631DDB">
        <w:t xml:space="preserve">des </w:t>
      </w:r>
      <w:r w:rsidRPr="00631DDB">
        <w:t>critères de tests d’accessibilité à partir d’une URL.</w:t>
      </w:r>
    </w:p>
    <w:p w14:paraId="2F077714" w14:textId="77777777" w:rsidR="008E4D71" w:rsidRPr="00631DDB" w:rsidRDefault="008E4D71" w:rsidP="008E4D71">
      <w:pPr>
        <w:jc w:val="left"/>
      </w:pPr>
      <w:r w:rsidRPr="00631DDB">
        <w:rPr>
          <w:b/>
          <w:bCs/>
          <w:color w:val="118AB2" w:themeColor="accent1"/>
        </w:rPr>
        <w:t>Outil utilisé</w:t>
      </w:r>
      <w:r w:rsidRPr="00631DDB">
        <w:rPr>
          <w:b/>
          <w:bCs/>
          <w:color w:val="118AB2" w:themeColor="accent1"/>
        </w:rPr>
        <w:br/>
      </w:r>
      <w:proofErr w:type="spellStart"/>
      <w:r w:rsidRPr="00631DDB">
        <w:rPr>
          <w:color w:val="auto"/>
        </w:rPr>
        <w:t>Lighthouse</w:t>
      </w:r>
      <w:proofErr w:type="spellEnd"/>
    </w:p>
    <w:p w14:paraId="4C6FFC47" w14:textId="77777777" w:rsidR="008E4D71" w:rsidRPr="00631DDB" w:rsidRDefault="008E4D71" w:rsidP="008E4D71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4D9EB5C5" w14:textId="756155BE" w:rsidR="00300994" w:rsidRPr="00631DDB" w:rsidRDefault="0027388D" w:rsidP="003A6CB2">
      <w:pPr>
        <w:pStyle w:val="ListPuces"/>
        <w:rPr>
          <w:b/>
          <w:bCs/>
          <w:color w:val="118AB2" w:themeColor="accent1"/>
        </w:rPr>
      </w:pPr>
      <w:r w:rsidRPr="00631DDB">
        <w:t xml:space="preserve">Les données stockées </w:t>
      </w:r>
      <w:r w:rsidR="00300994" w:rsidRPr="00631DDB">
        <w:t xml:space="preserve">doivent correspondre à </w:t>
      </w:r>
      <w:r w:rsidRPr="00631DDB">
        <w:t>l’</w:t>
      </w:r>
      <w:r w:rsidR="00300994" w:rsidRPr="00631DDB">
        <w:t xml:space="preserve">objet </w:t>
      </w:r>
      <w:proofErr w:type="spellStart"/>
      <w:r w:rsidR="00300994" w:rsidRPr="00631DDB">
        <w:t>json</w:t>
      </w:r>
      <w:proofErr w:type="spellEnd"/>
      <w:r w:rsidRPr="00631DDB">
        <w:t xml:space="preserve"> complet retourné par </w:t>
      </w:r>
      <w:proofErr w:type="spellStart"/>
      <w:r w:rsidRPr="00631DDB">
        <w:t>Lighthouse</w:t>
      </w:r>
      <w:proofErr w:type="spellEnd"/>
    </w:p>
    <w:p w14:paraId="1290E614" w14:textId="7CEB5955" w:rsidR="0027388D" w:rsidRPr="00631DDB" w:rsidRDefault="0027388D" w:rsidP="003A6CB2">
      <w:pPr>
        <w:pStyle w:val="ListPuces"/>
        <w:rPr>
          <w:b/>
          <w:bCs/>
          <w:color w:val="118AB2" w:themeColor="accent1"/>
        </w:rPr>
      </w:pPr>
      <w:r w:rsidRPr="00631DDB">
        <w:t>Ces données comprennent </w:t>
      </w:r>
      <w:r w:rsidR="00200F1F" w:rsidRPr="00631DDB">
        <w:t xml:space="preserve">notamment </w:t>
      </w:r>
      <w:r w:rsidRPr="00631DDB">
        <w:t>:</w:t>
      </w:r>
    </w:p>
    <w:p w14:paraId="2CD6C08A" w14:textId="14E4C62F" w:rsidR="0027388D" w:rsidRPr="00631DDB" w:rsidRDefault="0027388D" w:rsidP="0027388D">
      <w:pPr>
        <w:pStyle w:val="ListPuces"/>
        <w:numPr>
          <w:ilvl w:val="1"/>
          <w:numId w:val="5"/>
        </w:numPr>
        <w:rPr>
          <w:b/>
          <w:bCs/>
          <w:color w:val="118AB2" w:themeColor="accent1"/>
        </w:rPr>
      </w:pPr>
      <w:r w:rsidRPr="00631DDB">
        <w:t>La liste complète des tests effectués</w:t>
      </w:r>
    </w:p>
    <w:p w14:paraId="0CFEE57F" w14:textId="3D9FC1C3" w:rsidR="008E4D71" w:rsidRPr="00631DDB" w:rsidRDefault="0027388D" w:rsidP="008E4D71">
      <w:pPr>
        <w:pStyle w:val="ListPuces"/>
        <w:numPr>
          <w:ilvl w:val="1"/>
          <w:numId w:val="5"/>
        </w:numPr>
        <w:rPr>
          <w:b/>
          <w:bCs/>
          <w:color w:val="118AB2" w:themeColor="accent1"/>
        </w:rPr>
      </w:pPr>
      <w:r w:rsidRPr="00631DDB">
        <w:t>Le score obtenu lors du test d’accessibilité</w:t>
      </w:r>
    </w:p>
    <w:p w14:paraId="691B838F" w14:textId="77777777" w:rsidR="00195C3E" w:rsidRPr="00631DDB" w:rsidRDefault="00195C3E" w:rsidP="00195C3E">
      <w:pPr>
        <w:pStyle w:val="ListPuces"/>
      </w:pPr>
      <w:r w:rsidRPr="00631DDB">
        <w:t xml:space="preserve">Le réponse </w:t>
      </w:r>
      <w:proofErr w:type="spellStart"/>
      <w:r w:rsidRPr="00631DDB">
        <w:t>Lighthouse</w:t>
      </w:r>
      <w:proofErr w:type="spellEnd"/>
      <w:r w:rsidRPr="00631DDB">
        <w:t xml:space="preserve"> comporte notamment les propriétés suivantes :</w:t>
      </w:r>
    </w:p>
    <w:tbl>
      <w:tblPr>
        <w:tblStyle w:val="GridTable4-Accent1"/>
        <w:tblW w:w="0" w:type="auto"/>
        <w:tblInd w:w="562" w:type="dxa"/>
        <w:tblLook w:val="04A0" w:firstRow="1" w:lastRow="0" w:firstColumn="1" w:lastColumn="0" w:noHBand="0" w:noVBand="1"/>
      </w:tblPr>
      <w:tblGrid>
        <w:gridCol w:w="4323"/>
        <w:gridCol w:w="4886"/>
      </w:tblGrid>
      <w:tr w:rsidR="00195C3E" w:rsidRPr="00631DDB" w14:paraId="4DCB6A93" w14:textId="77777777" w:rsidTr="001E6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5F92E7A1" w14:textId="77777777" w:rsidR="00195C3E" w:rsidRPr="00631DDB" w:rsidRDefault="00195C3E" w:rsidP="00BA0FC4">
            <w:pPr>
              <w:pStyle w:val="ListPuces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Propriété</w:t>
            </w:r>
          </w:p>
        </w:tc>
        <w:tc>
          <w:tcPr>
            <w:tcW w:w="4886" w:type="dxa"/>
          </w:tcPr>
          <w:p w14:paraId="21CCEDCC" w14:textId="77777777" w:rsidR="00195C3E" w:rsidRPr="00631DDB" w:rsidRDefault="00195C3E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Description</w:t>
            </w:r>
          </w:p>
        </w:tc>
      </w:tr>
      <w:tr w:rsidR="00195C3E" w:rsidRPr="00631DDB" w14:paraId="4A5F64F9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0FC45D7A" w14:textId="77777777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gramStart"/>
            <w:r w:rsidRPr="00631DDB">
              <w:t>audits</w:t>
            </w:r>
            <w:proofErr w:type="gramEnd"/>
          </w:p>
        </w:tc>
        <w:tc>
          <w:tcPr>
            <w:tcW w:w="4886" w:type="dxa"/>
            <w:vAlign w:val="center"/>
          </w:tcPr>
          <w:p w14:paraId="7B42BD26" w14:textId="77777777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des propriété auditées</w:t>
            </w:r>
          </w:p>
        </w:tc>
      </w:tr>
      <w:tr w:rsidR="00195C3E" w:rsidRPr="00631DDB" w14:paraId="1A6F3D9C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48B17C33" w14:textId="77777777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categories</w:t>
            </w:r>
            <w:proofErr w:type="spellEnd"/>
            <w:proofErr w:type="gramEnd"/>
          </w:p>
        </w:tc>
        <w:tc>
          <w:tcPr>
            <w:tcW w:w="4886" w:type="dxa"/>
            <w:vAlign w:val="center"/>
          </w:tcPr>
          <w:p w14:paraId="5BF67EE7" w14:textId="6BCF0438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Exemple : « best-</w:t>
            </w:r>
            <w:proofErr w:type="spellStart"/>
            <w:r w:rsidRPr="00631DDB">
              <w:t>practicies</w:t>
            </w:r>
            <w:proofErr w:type="spellEnd"/>
            <w:r w:rsidRPr="00631DDB">
              <w:t> », « </w:t>
            </w:r>
            <w:proofErr w:type="spellStart"/>
            <w:r w:rsidR="00096CD6" w:rsidRPr="00631DDB">
              <w:t>accessibility</w:t>
            </w:r>
            <w:proofErr w:type="spellEnd"/>
            <w:r w:rsidR="00200F1F" w:rsidRPr="00631DDB">
              <w:t xml:space="preserve"> </w:t>
            </w:r>
            <w:r w:rsidRPr="00631DDB">
              <w:t>»</w:t>
            </w:r>
          </w:p>
        </w:tc>
      </w:tr>
      <w:tr w:rsidR="00195C3E" w:rsidRPr="00631DDB" w14:paraId="3AE65FFC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389B4D68" w14:textId="77777777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categories.auditRefs</w:t>
            </w:r>
            <w:proofErr w:type="spellEnd"/>
            <w:proofErr w:type="gramEnd"/>
          </w:p>
        </w:tc>
        <w:tc>
          <w:tcPr>
            <w:tcW w:w="4886" w:type="dxa"/>
            <w:vAlign w:val="center"/>
          </w:tcPr>
          <w:p w14:paraId="38F5706A" w14:textId="77777777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d’objets comportant notamment les clefs permettant de faire le lien avec les catégories</w:t>
            </w:r>
          </w:p>
        </w:tc>
      </w:tr>
      <w:tr w:rsidR="00195C3E" w:rsidRPr="00631DDB" w14:paraId="7E2ACC15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3514076E" w14:textId="5B4941B4" w:rsidR="00195C3E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</w:t>
            </w:r>
            <w:r w:rsidR="00195C3E" w:rsidRPr="00631DDB">
              <w:t>ategories.accessibility</w:t>
            </w:r>
            <w:proofErr w:type="gramEnd"/>
            <w:r w:rsidR="00195C3E" w:rsidRPr="00631DDB">
              <w:t>.scores</w:t>
            </w:r>
            <w:proofErr w:type="spellEnd"/>
          </w:p>
        </w:tc>
        <w:tc>
          <w:tcPr>
            <w:tcW w:w="4886" w:type="dxa"/>
            <w:vAlign w:val="center"/>
          </w:tcPr>
          <w:p w14:paraId="5C6DDFAD" w14:textId="06920CF1" w:rsidR="00195C3E" w:rsidRPr="00631DDB" w:rsidRDefault="00195C3E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 xml:space="preserve">Score d’accessibilité calculé par </w:t>
            </w:r>
            <w:proofErr w:type="spellStart"/>
            <w:r w:rsidRPr="00631DDB">
              <w:t>Lighthouse</w:t>
            </w:r>
            <w:proofErr w:type="spellEnd"/>
            <w:r w:rsidRPr="00631DDB">
              <w:t xml:space="preserve"> (de 0 à 1)</w:t>
            </w:r>
          </w:p>
        </w:tc>
      </w:tr>
    </w:tbl>
    <w:p w14:paraId="689578B3" w14:textId="77777777" w:rsidR="008E4D71" w:rsidRPr="00631DDB" w:rsidRDefault="008E4D71" w:rsidP="008E4D71">
      <w:pPr>
        <w:rPr>
          <w:b/>
          <w:bCs/>
          <w:color w:val="118AB2" w:themeColor="accent1"/>
        </w:rPr>
      </w:pPr>
    </w:p>
    <w:p w14:paraId="2201AC1B" w14:textId="77777777" w:rsidR="004B3AA5" w:rsidRPr="00631DDB" w:rsidRDefault="004B3AA5" w:rsidP="002867EA">
      <w:pPr>
        <w:pStyle w:val="Heading3"/>
      </w:pPr>
      <w:bookmarkStart w:id="191" w:name="_Toc145663612"/>
      <w:r w:rsidRPr="00631DDB">
        <w:t>Bonnes pratiques web</w:t>
      </w:r>
      <w:bookmarkEnd w:id="191"/>
    </w:p>
    <w:p w14:paraId="3534452D" w14:textId="77777777" w:rsidR="004B3AA5" w:rsidRPr="00631DDB" w:rsidRDefault="004B3AA5" w:rsidP="004B3AA5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>Récupération du score, et des critères de tests de bonnes pratiques web à partir d’une URL.</w:t>
      </w:r>
    </w:p>
    <w:p w14:paraId="314EA01F" w14:textId="77777777" w:rsidR="004B3AA5" w:rsidRPr="00631DDB" w:rsidRDefault="004B3AA5" w:rsidP="004B3AA5">
      <w:pPr>
        <w:jc w:val="left"/>
      </w:pPr>
      <w:r w:rsidRPr="00631DDB">
        <w:rPr>
          <w:b/>
          <w:bCs/>
          <w:color w:val="118AB2" w:themeColor="accent1"/>
        </w:rPr>
        <w:lastRenderedPageBreak/>
        <w:t>Outil utilisé</w:t>
      </w:r>
      <w:r w:rsidRPr="00631DDB">
        <w:rPr>
          <w:b/>
          <w:bCs/>
          <w:color w:val="118AB2" w:themeColor="accent1"/>
        </w:rPr>
        <w:br/>
      </w:r>
      <w:proofErr w:type="spellStart"/>
      <w:r w:rsidRPr="00631DDB">
        <w:rPr>
          <w:color w:val="auto"/>
        </w:rPr>
        <w:t>Lighthouse</w:t>
      </w:r>
      <w:proofErr w:type="spellEnd"/>
    </w:p>
    <w:p w14:paraId="306197C2" w14:textId="77777777" w:rsidR="004B3AA5" w:rsidRPr="00631DDB" w:rsidRDefault="004B3AA5" w:rsidP="004B3AA5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2B07C6CB" w14:textId="77777777" w:rsidR="004B3AA5" w:rsidRPr="00631DDB" w:rsidRDefault="004B3AA5" w:rsidP="004B3AA5">
      <w:pPr>
        <w:pStyle w:val="ListPuces"/>
        <w:rPr>
          <w:b/>
          <w:bCs/>
          <w:color w:val="118AB2" w:themeColor="accent1"/>
        </w:rPr>
      </w:pPr>
      <w:r w:rsidRPr="00631DDB">
        <w:t xml:space="preserve">Les données stockées doivent correspondre à l’objet </w:t>
      </w:r>
      <w:proofErr w:type="spellStart"/>
      <w:r w:rsidRPr="00631DDB">
        <w:t>json</w:t>
      </w:r>
      <w:proofErr w:type="spellEnd"/>
      <w:r w:rsidRPr="00631DDB">
        <w:t xml:space="preserve"> complet retourné par </w:t>
      </w:r>
      <w:proofErr w:type="spellStart"/>
      <w:r w:rsidRPr="00631DDB">
        <w:t>Lighthouse</w:t>
      </w:r>
      <w:proofErr w:type="spellEnd"/>
    </w:p>
    <w:p w14:paraId="64622100" w14:textId="77777777" w:rsidR="004B3AA5" w:rsidRPr="00631DDB" w:rsidRDefault="004B3AA5" w:rsidP="004B3AA5">
      <w:pPr>
        <w:pStyle w:val="ListPuces"/>
        <w:rPr>
          <w:b/>
          <w:bCs/>
          <w:color w:val="118AB2" w:themeColor="accent1"/>
        </w:rPr>
      </w:pPr>
      <w:r w:rsidRPr="00631DDB">
        <w:t>Ces données comprennent :</w:t>
      </w:r>
    </w:p>
    <w:p w14:paraId="2398F33D" w14:textId="77777777" w:rsidR="004B3AA5" w:rsidRPr="00631DDB" w:rsidRDefault="004B3AA5" w:rsidP="004B3AA5">
      <w:pPr>
        <w:pStyle w:val="ListPuces"/>
        <w:numPr>
          <w:ilvl w:val="1"/>
          <w:numId w:val="1"/>
        </w:numPr>
        <w:rPr>
          <w:b/>
          <w:bCs/>
          <w:color w:val="118AB2" w:themeColor="accent1"/>
        </w:rPr>
      </w:pPr>
      <w:r w:rsidRPr="00631DDB">
        <w:t>La liste complète des tests effectués</w:t>
      </w:r>
    </w:p>
    <w:p w14:paraId="3DB836C3" w14:textId="646ECBBE" w:rsidR="004B3AA5" w:rsidRPr="00631DDB" w:rsidRDefault="004B3AA5" w:rsidP="004B3AA5">
      <w:pPr>
        <w:pStyle w:val="ListPuces"/>
        <w:numPr>
          <w:ilvl w:val="1"/>
          <w:numId w:val="1"/>
        </w:numPr>
        <w:rPr>
          <w:b/>
          <w:bCs/>
          <w:color w:val="118AB2" w:themeColor="accent1"/>
        </w:rPr>
      </w:pPr>
      <w:r w:rsidRPr="00631DDB">
        <w:t>Le score obtenu lors du test de bonnes pratiques</w:t>
      </w:r>
      <w:r w:rsidR="00200F1F" w:rsidRPr="00631DDB">
        <w:t xml:space="preserve"> web</w:t>
      </w:r>
    </w:p>
    <w:p w14:paraId="3480C096" w14:textId="77777777" w:rsidR="004B3AA5" w:rsidRPr="00631DDB" w:rsidRDefault="004B3AA5" w:rsidP="004B3AA5">
      <w:pPr>
        <w:pStyle w:val="ListPuces"/>
      </w:pPr>
      <w:r w:rsidRPr="00631DDB">
        <w:t xml:space="preserve">Le réponse </w:t>
      </w:r>
      <w:proofErr w:type="spellStart"/>
      <w:r w:rsidRPr="00631DDB">
        <w:t>Lighthouse</w:t>
      </w:r>
      <w:proofErr w:type="spellEnd"/>
      <w:r w:rsidRPr="00631DDB">
        <w:t xml:space="preserve"> comporte notamment les propriétés suivantes :</w:t>
      </w:r>
    </w:p>
    <w:tbl>
      <w:tblPr>
        <w:tblStyle w:val="GridTable4-Accent1"/>
        <w:tblW w:w="0" w:type="auto"/>
        <w:tblInd w:w="562" w:type="dxa"/>
        <w:tblLook w:val="04A0" w:firstRow="1" w:lastRow="0" w:firstColumn="1" w:lastColumn="0" w:noHBand="0" w:noVBand="1"/>
      </w:tblPr>
      <w:tblGrid>
        <w:gridCol w:w="4323"/>
        <w:gridCol w:w="4886"/>
      </w:tblGrid>
      <w:tr w:rsidR="004B3AA5" w:rsidRPr="00631DDB" w14:paraId="62344253" w14:textId="77777777" w:rsidTr="001E6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4A690831" w14:textId="77777777" w:rsidR="004B3AA5" w:rsidRPr="00631DDB" w:rsidRDefault="004B3AA5" w:rsidP="00BA0FC4">
            <w:pPr>
              <w:pStyle w:val="ListPuces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Propriété</w:t>
            </w:r>
          </w:p>
        </w:tc>
        <w:tc>
          <w:tcPr>
            <w:tcW w:w="4886" w:type="dxa"/>
          </w:tcPr>
          <w:p w14:paraId="3A6C2781" w14:textId="77777777" w:rsidR="004B3AA5" w:rsidRPr="00631DDB" w:rsidRDefault="004B3AA5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Description</w:t>
            </w:r>
          </w:p>
        </w:tc>
      </w:tr>
      <w:tr w:rsidR="004B3AA5" w:rsidRPr="00631DDB" w14:paraId="01A1DCDB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09E1486A" w14:textId="7777777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gramStart"/>
            <w:r w:rsidRPr="00631DDB">
              <w:t>audits</w:t>
            </w:r>
            <w:proofErr w:type="gramEnd"/>
          </w:p>
        </w:tc>
        <w:tc>
          <w:tcPr>
            <w:tcW w:w="4886" w:type="dxa"/>
            <w:vAlign w:val="center"/>
          </w:tcPr>
          <w:p w14:paraId="22A3D151" w14:textId="7777777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des propriété auditées</w:t>
            </w:r>
          </w:p>
        </w:tc>
      </w:tr>
      <w:tr w:rsidR="004B3AA5" w:rsidRPr="00631DDB" w14:paraId="550BE619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39A27B86" w14:textId="7777777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categories</w:t>
            </w:r>
            <w:proofErr w:type="spellEnd"/>
            <w:proofErr w:type="gramEnd"/>
          </w:p>
        </w:tc>
        <w:tc>
          <w:tcPr>
            <w:tcW w:w="4886" w:type="dxa"/>
            <w:vAlign w:val="center"/>
          </w:tcPr>
          <w:p w14:paraId="2969A5D7" w14:textId="55A515A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Exemple : « best-</w:t>
            </w:r>
            <w:proofErr w:type="spellStart"/>
            <w:r w:rsidRPr="00631DDB">
              <w:t>practicies</w:t>
            </w:r>
            <w:proofErr w:type="spellEnd"/>
            <w:r w:rsidRPr="00631DDB">
              <w:t> », « </w:t>
            </w:r>
            <w:proofErr w:type="spellStart"/>
            <w:r w:rsidRPr="00631DDB">
              <w:t>accessibility</w:t>
            </w:r>
            <w:proofErr w:type="spellEnd"/>
            <w:r w:rsidR="00200F1F" w:rsidRPr="00631DDB">
              <w:t xml:space="preserve"> </w:t>
            </w:r>
            <w:r w:rsidRPr="00631DDB">
              <w:t>»</w:t>
            </w:r>
          </w:p>
        </w:tc>
      </w:tr>
      <w:tr w:rsidR="004B3AA5" w:rsidRPr="00631DDB" w14:paraId="3167BC43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44872160" w14:textId="7777777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categories.auditRefs</w:t>
            </w:r>
            <w:proofErr w:type="spellEnd"/>
            <w:proofErr w:type="gramEnd"/>
          </w:p>
        </w:tc>
        <w:tc>
          <w:tcPr>
            <w:tcW w:w="4886" w:type="dxa"/>
            <w:vAlign w:val="center"/>
          </w:tcPr>
          <w:p w14:paraId="0F1846FB" w14:textId="77777777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d’objets comportant notamment les clefs permettant de faire le lien avec les catégories</w:t>
            </w:r>
          </w:p>
        </w:tc>
      </w:tr>
      <w:tr w:rsidR="004B3AA5" w:rsidRPr="00631DDB" w14:paraId="01E8F67E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Align w:val="center"/>
          </w:tcPr>
          <w:p w14:paraId="73AE2F34" w14:textId="6C0914F6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</w:pPr>
            <w:proofErr w:type="spellStart"/>
            <w:proofErr w:type="gramStart"/>
            <w:r w:rsidRPr="00631DDB">
              <w:t>categories.best</w:t>
            </w:r>
            <w:proofErr w:type="gramEnd"/>
            <w:r w:rsidRPr="00631DDB">
              <w:t>-practicies.scores</w:t>
            </w:r>
            <w:proofErr w:type="spellEnd"/>
          </w:p>
        </w:tc>
        <w:tc>
          <w:tcPr>
            <w:tcW w:w="4886" w:type="dxa"/>
            <w:vAlign w:val="center"/>
          </w:tcPr>
          <w:p w14:paraId="7C55C810" w14:textId="054C27F2" w:rsidR="004B3AA5" w:rsidRPr="00631DDB" w:rsidRDefault="004B3AA5" w:rsidP="00200F1F">
            <w:pPr>
              <w:pStyle w:val="ListPuces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 xml:space="preserve">Score </w:t>
            </w:r>
            <w:r w:rsidR="000A0A1D" w:rsidRPr="00631DDB">
              <w:t>de bonnes pratiques</w:t>
            </w:r>
            <w:r w:rsidR="00200F1F" w:rsidRPr="00631DDB">
              <w:t xml:space="preserve"> web</w:t>
            </w:r>
            <w:r w:rsidRPr="00631DDB">
              <w:t xml:space="preserve"> calculé par </w:t>
            </w:r>
            <w:proofErr w:type="spellStart"/>
            <w:r w:rsidRPr="00631DDB">
              <w:t>Lighthouse</w:t>
            </w:r>
            <w:proofErr w:type="spellEnd"/>
            <w:r w:rsidRPr="00631DDB">
              <w:t xml:space="preserve"> (de 0 à 1)</w:t>
            </w:r>
          </w:p>
        </w:tc>
      </w:tr>
    </w:tbl>
    <w:p w14:paraId="5F19BB3E" w14:textId="77777777" w:rsidR="004B3AA5" w:rsidRPr="00631DDB" w:rsidRDefault="004B3AA5" w:rsidP="004B3AA5"/>
    <w:p w14:paraId="2AE8C0A8" w14:textId="2E66A0EE" w:rsidR="008E4D71" w:rsidRPr="00631DDB" w:rsidRDefault="008E4D71" w:rsidP="002867EA">
      <w:pPr>
        <w:pStyle w:val="Heading3"/>
      </w:pPr>
      <w:bookmarkStart w:id="192" w:name="_Toc145663613"/>
      <w:r w:rsidRPr="00631DDB">
        <w:t>Technologies utilisées et trackers</w:t>
      </w:r>
      <w:bookmarkEnd w:id="192"/>
    </w:p>
    <w:p w14:paraId="1D7ECEE8" w14:textId="0F11B3C2" w:rsidR="00474F1C" w:rsidRPr="00631DDB" w:rsidRDefault="00474F1C" w:rsidP="00474F1C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>Récupération des technologies utilisées par un site web.</w:t>
      </w:r>
    </w:p>
    <w:p w14:paraId="24D46357" w14:textId="2691AB64" w:rsidR="00474F1C" w:rsidRPr="00631DDB" w:rsidRDefault="00474F1C" w:rsidP="00474F1C">
      <w:pPr>
        <w:jc w:val="left"/>
      </w:pPr>
      <w:r w:rsidRPr="00631DDB">
        <w:rPr>
          <w:b/>
          <w:bCs/>
          <w:color w:val="118AB2" w:themeColor="accent1"/>
        </w:rPr>
        <w:t>Outil utilisé</w:t>
      </w:r>
      <w:r w:rsidRPr="00631DDB">
        <w:rPr>
          <w:b/>
          <w:bCs/>
          <w:color w:val="118AB2" w:themeColor="accent1"/>
        </w:rPr>
        <w:br/>
      </w:r>
      <w:proofErr w:type="spellStart"/>
      <w:r w:rsidRPr="00631DDB">
        <w:rPr>
          <w:color w:val="auto"/>
        </w:rPr>
        <w:t>Wappalyzer</w:t>
      </w:r>
      <w:proofErr w:type="spellEnd"/>
    </w:p>
    <w:p w14:paraId="02F3B7E8" w14:textId="77777777" w:rsidR="00474F1C" w:rsidRPr="00631DDB" w:rsidRDefault="00474F1C" w:rsidP="00474F1C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5AE2F4B4" w14:textId="0D1473D3" w:rsidR="00474F1C" w:rsidRPr="00631DDB" w:rsidRDefault="00474F1C" w:rsidP="00474F1C">
      <w:pPr>
        <w:pStyle w:val="ListPuces"/>
        <w:rPr>
          <w:b/>
          <w:bCs/>
          <w:color w:val="118AB2" w:themeColor="accent1"/>
        </w:rPr>
      </w:pPr>
      <w:r w:rsidRPr="00631DDB">
        <w:t xml:space="preserve">Les données stockées doivent correspondre à l’objet </w:t>
      </w:r>
      <w:proofErr w:type="spellStart"/>
      <w:r w:rsidRPr="00631DDB">
        <w:t>json</w:t>
      </w:r>
      <w:proofErr w:type="spellEnd"/>
      <w:r w:rsidRPr="00631DDB">
        <w:t xml:space="preserve"> complet retourné par </w:t>
      </w:r>
      <w:proofErr w:type="spellStart"/>
      <w:r w:rsidRPr="00631DDB">
        <w:t>Wappalyzer</w:t>
      </w:r>
      <w:proofErr w:type="spellEnd"/>
    </w:p>
    <w:p w14:paraId="52B8FAEA" w14:textId="0EE5B48D" w:rsidR="00474F1C" w:rsidRPr="00631DDB" w:rsidRDefault="00474F1C" w:rsidP="00474F1C">
      <w:pPr>
        <w:pStyle w:val="ListPuces"/>
      </w:pPr>
      <w:r w:rsidRPr="00631DDB">
        <w:t>Ces données comprennent la liste complète des technologies utilisées par un site</w:t>
      </w:r>
    </w:p>
    <w:p w14:paraId="3BEB04B2" w14:textId="6A4A6409" w:rsidR="007B5B48" w:rsidRPr="00631DDB" w:rsidRDefault="007B5B48" w:rsidP="00474F1C">
      <w:pPr>
        <w:pStyle w:val="ListPuces"/>
      </w:pPr>
      <w:r w:rsidRPr="00631DDB">
        <w:t>Les outils de type « trackers » sont identifiables grâce à un objet « catégorie » comportant une propriété « slug » avec « </w:t>
      </w:r>
      <w:proofErr w:type="spellStart"/>
      <w:r w:rsidRPr="00631DDB">
        <w:t>analytics</w:t>
      </w:r>
      <w:proofErr w:type="spellEnd"/>
      <w:r w:rsidRPr="00631DDB">
        <w:t> » en tant que valeur</w:t>
      </w:r>
    </w:p>
    <w:p w14:paraId="0AF62195" w14:textId="1FACA7DF" w:rsidR="007B5B48" w:rsidRPr="00631DDB" w:rsidRDefault="007B5B48" w:rsidP="00474F1C">
      <w:pPr>
        <w:pStyle w:val="ListPuces"/>
      </w:pPr>
      <w:r w:rsidRPr="00631DDB">
        <w:t>Le modèle de données est le suivant :</w:t>
      </w:r>
    </w:p>
    <w:p w14:paraId="21609F21" w14:textId="77777777" w:rsidR="007B5B48" w:rsidRPr="00631DDB" w:rsidRDefault="007B5B48" w:rsidP="007B5B48">
      <w:pPr>
        <w:pStyle w:val="ListPuces"/>
        <w:numPr>
          <w:ilvl w:val="1"/>
          <w:numId w:val="1"/>
        </w:numPr>
        <w:rPr>
          <w:b/>
          <w:bCs/>
        </w:rPr>
      </w:pPr>
      <w:r w:rsidRPr="00631DDB">
        <w:rPr>
          <w:b/>
          <w:bCs/>
        </w:rPr>
        <w:t>« </w:t>
      </w:r>
      <w:proofErr w:type="spellStart"/>
      <w:proofErr w:type="gramStart"/>
      <w:r w:rsidRPr="00631DDB">
        <w:rPr>
          <w:b/>
          <w:bCs/>
        </w:rPr>
        <w:t>urls</w:t>
      </w:r>
      <w:proofErr w:type="spellEnd"/>
      <w:proofErr w:type="gramEnd"/>
      <w:r w:rsidRPr="00631DDB">
        <w:rPr>
          <w:b/>
          <w:bCs/>
        </w:rPr>
        <w:t xml:space="preserve"> » </w:t>
      </w:r>
    </w:p>
    <w:p w14:paraId="12C582D8" w14:textId="77777777" w:rsidR="007B5B48" w:rsidRPr="00631DDB" w:rsidRDefault="007B5B48" w:rsidP="007B5B48">
      <w:pPr>
        <w:pStyle w:val="ListPuces"/>
        <w:numPr>
          <w:ilvl w:val="2"/>
          <w:numId w:val="1"/>
        </w:numPr>
      </w:pPr>
      <w:r w:rsidRPr="00631DDB">
        <w:t>L’URL du site consulté et le statut HTML de la requête (exemple : « 200 »)</w:t>
      </w:r>
    </w:p>
    <w:p w14:paraId="3E394161" w14:textId="77777777" w:rsidR="007B5B48" w:rsidRPr="00631DDB" w:rsidRDefault="007B5B48" w:rsidP="007B5B48">
      <w:pPr>
        <w:pStyle w:val="ListPuces"/>
        <w:numPr>
          <w:ilvl w:val="1"/>
          <w:numId w:val="1"/>
        </w:numPr>
        <w:rPr>
          <w:b/>
          <w:bCs/>
        </w:rPr>
      </w:pPr>
      <w:r w:rsidRPr="00631DDB">
        <w:rPr>
          <w:b/>
          <w:bCs/>
        </w:rPr>
        <w:t>« </w:t>
      </w:r>
      <w:proofErr w:type="gramStart"/>
      <w:r w:rsidRPr="00631DDB">
        <w:rPr>
          <w:b/>
          <w:bCs/>
        </w:rPr>
        <w:t>technologies</w:t>
      </w:r>
      <w:proofErr w:type="gramEnd"/>
      <w:r w:rsidRPr="00631DDB">
        <w:rPr>
          <w:b/>
          <w:bCs/>
        </w:rPr>
        <w:t> »</w:t>
      </w:r>
    </w:p>
    <w:p w14:paraId="358E06D2" w14:textId="77777777" w:rsidR="007B5B48" w:rsidRPr="00631DDB" w:rsidRDefault="007B5B48" w:rsidP="007B5B48">
      <w:pPr>
        <w:pStyle w:val="ListPuces"/>
        <w:numPr>
          <w:ilvl w:val="2"/>
          <w:numId w:val="1"/>
        </w:numPr>
        <w:rPr>
          <w:b/>
          <w:bCs/>
        </w:rPr>
      </w:pPr>
      <w:r w:rsidRPr="00631DDB">
        <w:t xml:space="preserve">Tableau comportant la liste de chaque outil détecté par </w:t>
      </w:r>
      <w:proofErr w:type="spellStart"/>
      <w:r w:rsidRPr="00631DDB">
        <w:t>Wappalyzer</w:t>
      </w:r>
      <w:proofErr w:type="spellEnd"/>
      <w:r w:rsidRPr="00631DDB">
        <w:t xml:space="preserve"> sur la page</w:t>
      </w:r>
    </w:p>
    <w:p w14:paraId="1AB0F602" w14:textId="77777777" w:rsidR="001F078D" w:rsidRPr="00631DDB" w:rsidRDefault="001F078D" w:rsidP="00D93AC7">
      <w:pPr>
        <w:pStyle w:val="ListPuces"/>
        <w:numPr>
          <w:ilvl w:val="2"/>
          <w:numId w:val="1"/>
        </w:numPr>
      </w:pPr>
      <w:r w:rsidRPr="00631DDB">
        <w:t>Une technologie comporte les propriétés suivantes :</w:t>
      </w:r>
    </w:p>
    <w:tbl>
      <w:tblPr>
        <w:tblStyle w:val="GridTable4-Accent1"/>
        <w:tblW w:w="0" w:type="auto"/>
        <w:tblInd w:w="1342" w:type="dxa"/>
        <w:tblLook w:val="04A0" w:firstRow="1" w:lastRow="0" w:firstColumn="1" w:lastColumn="0" w:noHBand="0" w:noVBand="1"/>
      </w:tblPr>
      <w:tblGrid>
        <w:gridCol w:w="1407"/>
        <w:gridCol w:w="943"/>
        <w:gridCol w:w="6079"/>
      </w:tblGrid>
      <w:tr w:rsidR="00560A69" w:rsidRPr="00631DDB" w14:paraId="6FFD267D" w14:textId="77777777" w:rsidTr="00560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11DA6CBE" w14:textId="77777777" w:rsidR="00560A69" w:rsidRPr="00631DDB" w:rsidRDefault="00560A69" w:rsidP="00BA0FC4">
            <w:pPr>
              <w:pStyle w:val="ListPuces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Propriété</w:t>
            </w:r>
          </w:p>
        </w:tc>
        <w:tc>
          <w:tcPr>
            <w:tcW w:w="932" w:type="dxa"/>
          </w:tcPr>
          <w:p w14:paraId="6F494706" w14:textId="2FBEE3AE" w:rsidR="00560A69" w:rsidRPr="00631DDB" w:rsidRDefault="00560A69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Type</w:t>
            </w:r>
          </w:p>
        </w:tc>
        <w:tc>
          <w:tcPr>
            <w:tcW w:w="6090" w:type="dxa"/>
          </w:tcPr>
          <w:p w14:paraId="038A697A" w14:textId="73CBDF7A" w:rsidR="00560A69" w:rsidRPr="00631DDB" w:rsidRDefault="00560A69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Description</w:t>
            </w:r>
          </w:p>
        </w:tc>
      </w:tr>
      <w:tr w:rsidR="00560A69" w:rsidRPr="00631DDB" w14:paraId="5A8FCEBC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5DBA79F3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slug</w:t>
            </w:r>
            <w:proofErr w:type="gramEnd"/>
          </w:p>
        </w:tc>
        <w:tc>
          <w:tcPr>
            <w:tcW w:w="932" w:type="dxa"/>
            <w:vAlign w:val="center"/>
          </w:tcPr>
          <w:p w14:paraId="719ED596" w14:textId="63C1EDA2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55E558E3" w14:textId="6936AD2F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Identifiant de la technologie</w:t>
            </w:r>
          </w:p>
        </w:tc>
      </w:tr>
      <w:tr w:rsidR="00560A69" w:rsidRPr="00631DDB" w14:paraId="7797B6A4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59FAED12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name</w:t>
            </w:r>
            <w:proofErr w:type="spellEnd"/>
            <w:proofErr w:type="gramEnd"/>
          </w:p>
        </w:tc>
        <w:tc>
          <w:tcPr>
            <w:tcW w:w="932" w:type="dxa"/>
            <w:vAlign w:val="center"/>
          </w:tcPr>
          <w:p w14:paraId="202E2134" w14:textId="50FB5ACB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0A659F2A" w14:textId="7574E2CF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Nom de la technologie</w:t>
            </w:r>
          </w:p>
        </w:tc>
      </w:tr>
      <w:tr w:rsidR="00560A69" w:rsidRPr="00631DDB" w14:paraId="515A4601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1246AE1D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description</w:t>
            </w:r>
            <w:proofErr w:type="gramEnd"/>
          </w:p>
        </w:tc>
        <w:tc>
          <w:tcPr>
            <w:tcW w:w="932" w:type="dxa"/>
            <w:vAlign w:val="center"/>
          </w:tcPr>
          <w:p w14:paraId="6EB00CFD" w14:textId="66842329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3C923DD1" w14:textId="6F481A52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Description de la technologie</w:t>
            </w:r>
          </w:p>
        </w:tc>
      </w:tr>
      <w:tr w:rsidR="00560A69" w:rsidRPr="00631DDB" w14:paraId="02FC4B7D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0F3C6E5B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confidence</w:t>
            </w:r>
            <w:proofErr w:type="gramEnd"/>
          </w:p>
        </w:tc>
        <w:tc>
          <w:tcPr>
            <w:tcW w:w="932" w:type="dxa"/>
            <w:vAlign w:val="center"/>
          </w:tcPr>
          <w:p w14:paraId="5F5EE3EB" w14:textId="64C5549B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Number</w:t>
            </w:r>
            <w:proofErr w:type="spellEnd"/>
          </w:p>
        </w:tc>
        <w:tc>
          <w:tcPr>
            <w:tcW w:w="6090" w:type="dxa"/>
            <w:vAlign w:val="center"/>
          </w:tcPr>
          <w:p w14:paraId="1C62524E" w14:textId="73E55A54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Pourcentage de confiance de détection de la technologie</w:t>
            </w:r>
          </w:p>
        </w:tc>
      </w:tr>
      <w:tr w:rsidR="00560A69" w:rsidRPr="00631DDB" w14:paraId="0560C7F7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23E8A306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version</w:t>
            </w:r>
            <w:proofErr w:type="gramEnd"/>
          </w:p>
        </w:tc>
        <w:tc>
          <w:tcPr>
            <w:tcW w:w="932" w:type="dxa"/>
            <w:vAlign w:val="center"/>
          </w:tcPr>
          <w:p w14:paraId="6EFC59AD" w14:textId="3711564B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2EC2E1E5" w14:textId="5A0CBD0D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Version de la technologie</w:t>
            </w:r>
          </w:p>
        </w:tc>
      </w:tr>
      <w:tr w:rsidR="00560A69" w:rsidRPr="00631DDB" w14:paraId="4159ED0C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6CE403ED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icon</w:t>
            </w:r>
            <w:proofErr w:type="spellEnd"/>
            <w:proofErr w:type="gramEnd"/>
          </w:p>
        </w:tc>
        <w:tc>
          <w:tcPr>
            <w:tcW w:w="932" w:type="dxa"/>
            <w:vAlign w:val="center"/>
          </w:tcPr>
          <w:p w14:paraId="170CCBEC" w14:textId="014BA27E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027799F5" w14:textId="62093A41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Nom de l’icône et extension</w:t>
            </w:r>
          </w:p>
        </w:tc>
      </w:tr>
      <w:tr w:rsidR="00560A69" w:rsidRPr="00631DDB" w14:paraId="1B05B76C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31E7C32C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website</w:t>
            </w:r>
            <w:proofErr w:type="spellEnd"/>
            <w:proofErr w:type="gramEnd"/>
          </w:p>
        </w:tc>
        <w:tc>
          <w:tcPr>
            <w:tcW w:w="932" w:type="dxa"/>
            <w:vAlign w:val="center"/>
          </w:tcPr>
          <w:p w14:paraId="1FF282A9" w14:textId="0CC688E5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2337495A" w14:textId="722BC855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Site de la technologie</w:t>
            </w:r>
          </w:p>
        </w:tc>
      </w:tr>
      <w:tr w:rsidR="00560A69" w:rsidRPr="00631DDB" w14:paraId="19098B8C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455A66C7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cpe</w:t>
            </w:r>
            <w:proofErr w:type="spellEnd"/>
            <w:proofErr w:type="gramEnd"/>
          </w:p>
        </w:tc>
        <w:tc>
          <w:tcPr>
            <w:tcW w:w="932" w:type="dxa"/>
            <w:vAlign w:val="center"/>
          </w:tcPr>
          <w:p w14:paraId="3B5B5024" w14:textId="570FA896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6090" w:type="dxa"/>
            <w:vAlign w:val="center"/>
          </w:tcPr>
          <w:p w14:paraId="3825B124" w14:textId="1F4C8ED1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Nommage technique de la technologie</w:t>
            </w:r>
          </w:p>
        </w:tc>
      </w:tr>
      <w:tr w:rsidR="00560A69" w:rsidRPr="00631DDB" w14:paraId="6D1FE16C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1E3B28B1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categories</w:t>
            </w:r>
            <w:proofErr w:type="spellEnd"/>
            <w:proofErr w:type="gramEnd"/>
            <w:r w:rsidRPr="00631DDB">
              <w:t> </w:t>
            </w:r>
          </w:p>
        </w:tc>
        <w:tc>
          <w:tcPr>
            <w:tcW w:w="932" w:type="dxa"/>
            <w:vAlign w:val="center"/>
          </w:tcPr>
          <w:p w14:paraId="584B1B9F" w14:textId="749E0A8F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Object</w:t>
            </w:r>
          </w:p>
        </w:tc>
        <w:tc>
          <w:tcPr>
            <w:tcW w:w="6090" w:type="dxa"/>
            <w:vAlign w:val="center"/>
          </w:tcPr>
          <w:p w14:paraId="5E94D5EE" w14:textId="391E3E5C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Catégorie d’outil, composé :</w:t>
            </w:r>
          </w:p>
          <w:p w14:paraId="0EDFFE2E" w14:textId="4F6C2BA1" w:rsidR="00560A69" w:rsidRPr="00631DDB" w:rsidRDefault="00560A69" w:rsidP="00200F1F">
            <w:pPr>
              <w:pStyle w:val="ListPuces"/>
              <w:numPr>
                <w:ilvl w:val="1"/>
                <w:numId w:val="1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31DDB">
              <w:lastRenderedPageBreak/>
              <w:t>d’un</w:t>
            </w:r>
            <w:proofErr w:type="gramEnd"/>
            <w:r w:rsidRPr="00631DDB">
              <w:t xml:space="preserve"> identifiant numérique </w:t>
            </w:r>
            <w:r w:rsidR="00FC3121" w:rsidRPr="00631DDB">
              <w:t xml:space="preserve">(type : </w:t>
            </w:r>
            <w:proofErr w:type="spellStart"/>
            <w:r w:rsidRPr="00631DDB">
              <w:t>Number</w:t>
            </w:r>
            <w:proofErr w:type="spellEnd"/>
            <w:r w:rsidR="00FC3121" w:rsidRPr="00631DDB">
              <w:t>)</w:t>
            </w:r>
          </w:p>
          <w:p w14:paraId="4226E1B5" w14:textId="44DBE146" w:rsidR="00560A69" w:rsidRPr="00631DDB" w:rsidRDefault="00560A69" w:rsidP="00200F1F">
            <w:pPr>
              <w:pStyle w:val="ListPuces"/>
              <w:numPr>
                <w:ilvl w:val="1"/>
                <w:numId w:val="1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31DDB">
              <w:t>d’un</w:t>
            </w:r>
            <w:proofErr w:type="gramEnd"/>
            <w:r w:rsidRPr="00631DDB">
              <w:t xml:space="preserve"> nom </w:t>
            </w:r>
            <w:r w:rsidR="00FC3121" w:rsidRPr="00631DDB">
              <w:t>(type : String)</w:t>
            </w:r>
          </w:p>
          <w:p w14:paraId="68ADC307" w14:textId="40575C7A" w:rsidR="00560A69" w:rsidRPr="00631DDB" w:rsidRDefault="00560A69" w:rsidP="00200F1F">
            <w:pPr>
              <w:pStyle w:val="ListPuces"/>
              <w:numPr>
                <w:ilvl w:val="1"/>
                <w:numId w:val="1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31DDB">
              <w:t>du</w:t>
            </w:r>
            <w:proofErr w:type="gramEnd"/>
            <w:r w:rsidRPr="00631DDB">
              <w:t xml:space="preserve"> nom court </w:t>
            </w:r>
            <w:r w:rsidR="00FC3121" w:rsidRPr="00631DDB">
              <w:t>(type : String)</w:t>
            </w:r>
          </w:p>
        </w:tc>
      </w:tr>
      <w:tr w:rsidR="00560A69" w:rsidRPr="00631DDB" w14:paraId="25EC0FFE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  <w:vAlign w:val="center"/>
          </w:tcPr>
          <w:p w14:paraId="7B17CC10" w14:textId="77777777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lastRenderedPageBreak/>
              <w:t>rootPath</w:t>
            </w:r>
            <w:proofErr w:type="spellEnd"/>
            <w:proofErr w:type="gramEnd"/>
            <w:r w:rsidRPr="00631DDB">
              <w:t> </w:t>
            </w:r>
          </w:p>
        </w:tc>
        <w:tc>
          <w:tcPr>
            <w:tcW w:w="932" w:type="dxa"/>
            <w:vAlign w:val="center"/>
          </w:tcPr>
          <w:p w14:paraId="583C2161" w14:textId="00010EEB" w:rsidR="00560A69" w:rsidRPr="00631DDB" w:rsidRDefault="00F31FF0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Boolean</w:t>
            </w:r>
          </w:p>
        </w:tc>
        <w:tc>
          <w:tcPr>
            <w:tcW w:w="6090" w:type="dxa"/>
            <w:vAlign w:val="center"/>
          </w:tcPr>
          <w:p w14:paraId="5AFC8E4D" w14:textId="546F988C" w:rsidR="00560A69" w:rsidRPr="00631DDB" w:rsidRDefault="00560A69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Page d’accueil du site (oui ou non)</w:t>
            </w:r>
          </w:p>
        </w:tc>
      </w:tr>
    </w:tbl>
    <w:p w14:paraId="6C2E4BF4" w14:textId="79873855" w:rsidR="001F078D" w:rsidRPr="00631DDB" w:rsidRDefault="00D93AC7" w:rsidP="00D93AC7">
      <w:pPr>
        <w:pStyle w:val="ListPuces"/>
        <w:jc w:val="left"/>
      </w:pPr>
      <w:r w:rsidRPr="00631DDB">
        <w:t xml:space="preserve">Voici un exemple de retour de </w:t>
      </w:r>
      <w:proofErr w:type="spellStart"/>
      <w:r w:rsidRPr="00631DDB">
        <w:t>Wappalyzer</w:t>
      </w:r>
      <w:proofErr w:type="spellEnd"/>
      <w:r w:rsidRPr="00631DDB">
        <w:t xml:space="preserve"> </w:t>
      </w:r>
      <w:r w:rsidR="001F078D" w:rsidRPr="00631DDB">
        <w:t>:</w:t>
      </w:r>
      <w:bookmarkStart w:id="193" w:name="_MON_1745838745"/>
      <w:bookmarkEnd w:id="193"/>
      <w:r w:rsidRPr="00631DDB">
        <w:object w:dxaOrig="9781" w:dyaOrig="7493" w14:anchorId="5129F6C9">
          <v:shape id="_x0000_i1026" type="#_x0000_t75" style="width:452.35pt;height:346.95pt" o:ole="">
            <v:imagedata r:id="rId15" o:title=""/>
          </v:shape>
          <o:OLEObject Type="Embed" ProgID="Word.OpenDocumentText.12" ShapeID="_x0000_i1026" DrawAspect="Content" ObjectID="_1756276381" r:id="rId16"/>
        </w:object>
      </w:r>
      <w:r w:rsidR="001F078D" w:rsidRPr="00631DDB">
        <w:t xml:space="preserve"> </w:t>
      </w:r>
    </w:p>
    <w:p w14:paraId="3C35B074" w14:textId="77777777" w:rsidR="0004662A" w:rsidRPr="00631DDB" w:rsidRDefault="0004662A" w:rsidP="002867EA">
      <w:pPr>
        <w:pStyle w:val="Heading3"/>
      </w:pPr>
      <w:bookmarkStart w:id="194" w:name="_Toc145663614"/>
      <w:r w:rsidRPr="00631DDB">
        <w:t>Empreinte carbone</w:t>
      </w:r>
      <w:bookmarkEnd w:id="194"/>
    </w:p>
    <w:p w14:paraId="72BF26BB" w14:textId="3ACEB50E" w:rsidR="0004662A" w:rsidRPr="00631DDB" w:rsidRDefault="0004662A" w:rsidP="0004662A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>Récupération d’une estimation</w:t>
      </w:r>
      <w:r w:rsidR="00C007F1" w:rsidRPr="00631DDB">
        <w:rPr>
          <w:rStyle w:val="FootnoteReference"/>
        </w:rPr>
        <w:footnoteReference w:id="2"/>
      </w:r>
      <w:r w:rsidR="00C007F1" w:rsidRPr="00631DDB">
        <w:t xml:space="preserve"> </w:t>
      </w:r>
      <w:r w:rsidRPr="00631DDB">
        <w:t>de l’émission Co2 d’une page web.</w:t>
      </w:r>
    </w:p>
    <w:p w14:paraId="2A3DD6E9" w14:textId="77777777" w:rsidR="0004662A" w:rsidRPr="00631DDB" w:rsidRDefault="0004662A" w:rsidP="0004662A">
      <w:pPr>
        <w:jc w:val="left"/>
      </w:pPr>
      <w:r w:rsidRPr="00631DDB">
        <w:rPr>
          <w:b/>
          <w:bCs/>
          <w:color w:val="118AB2" w:themeColor="accent1"/>
        </w:rPr>
        <w:t>Outil utilisé</w:t>
      </w:r>
      <w:r w:rsidRPr="00631DDB">
        <w:rPr>
          <w:b/>
          <w:bCs/>
          <w:color w:val="118AB2" w:themeColor="accent1"/>
        </w:rPr>
        <w:br/>
      </w:r>
      <w:proofErr w:type="spellStart"/>
      <w:r w:rsidRPr="00631DDB">
        <w:t>Website</w:t>
      </w:r>
      <w:proofErr w:type="spellEnd"/>
      <w:r w:rsidRPr="00631DDB">
        <w:t xml:space="preserve"> Carbon </w:t>
      </w:r>
      <w:proofErr w:type="spellStart"/>
      <w:r w:rsidRPr="00631DDB">
        <w:t>Calculator</w:t>
      </w:r>
      <w:proofErr w:type="spellEnd"/>
    </w:p>
    <w:p w14:paraId="6556B22E" w14:textId="77777777" w:rsidR="00C15817" w:rsidRPr="00631DDB" w:rsidRDefault="0004662A" w:rsidP="0004662A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35575B18" w14:textId="77777777" w:rsidR="00B526A6" w:rsidRPr="00631DDB" w:rsidRDefault="0004662A" w:rsidP="00C15817">
      <w:pPr>
        <w:pStyle w:val="ListPuces"/>
        <w:rPr>
          <w:b/>
          <w:bCs/>
          <w:color w:val="118AB2" w:themeColor="accent1"/>
        </w:rPr>
      </w:pPr>
      <w:r w:rsidRPr="00631DDB">
        <w:t>Les données stockées doivent correspondre aux propriétés</w:t>
      </w:r>
      <w:r w:rsidR="00B526A6" w:rsidRPr="00631DDB">
        <w:t xml:space="preserve"> suivantes :</w:t>
      </w:r>
    </w:p>
    <w:p w14:paraId="23F876C5" w14:textId="77777777" w:rsidR="00B526A6" w:rsidRPr="00631DDB" w:rsidRDefault="0004662A" w:rsidP="00B526A6">
      <w:pPr>
        <w:pStyle w:val="ListPuces"/>
        <w:numPr>
          <w:ilvl w:val="1"/>
          <w:numId w:val="1"/>
        </w:numPr>
        <w:rPr>
          <w:b/>
          <w:bCs/>
          <w:color w:val="118AB2" w:themeColor="accent1"/>
        </w:rPr>
      </w:pPr>
      <w:r w:rsidRPr="00631DDB">
        <w:t>« </w:t>
      </w:r>
      <w:proofErr w:type="spellStart"/>
      <w:proofErr w:type="gramStart"/>
      <w:r w:rsidRPr="00631DDB">
        <w:t>isGreenHost</w:t>
      </w:r>
      <w:proofErr w:type="spellEnd"/>
      <w:proofErr w:type="gramEnd"/>
      <w:r w:rsidRPr="00631DDB">
        <w:t> »</w:t>
      </w:r>
    </w:p>
    <w:p w14:paraId="0B484150" w14:textId="7E80D9EA" w:rsidR="0004662A" w:rsidRPr="00631DDB" w:rsidRDefault="0004662A" w:rsidP="00B526A6">
      <w:pPr>
        <w:pStyle w:val="ListPuces"/>
        <w:numPr>
          <w:ilvl w:val="1"/>
          <w:numId w:val="1"/>
        </w:numPr>
        <w:rPr>
          <w:b/>
          <w:bCs/>
          <w:color w:val="118AB2" w:themeColor="accent1"/>
        </w:rPr>
      </w:pPr>
      <w:r w:rsidRPr="00631DDB">
        <w:t>« </w:t>
      </w:r>
      <w:proofErr w:type="gramStart"/>
      <w:r w:rsidRPr="00631DDB">
        <w:t>co</w:t>
      </w:r>
      <w:proofErr w:type="gramEnd"/>
      <w:r w:rsidRPr="00631DDB">
        <w:t>2PerPageview »</w:t>
      </w:r>
    </w:p>
    <w:p w14:paraId="7CA90BE5" w14:textId="77777777" w:rsidR="00EC130F" w:rsidRPr="00631DDB" w:rsidRDefault="00EC130F" w:rsidP="00EC130F">
      <w:pPr>
        <w:pStyle w:val="ListPuces"/>
      </w:pPr>
      <w:r w:rsidRPr="00631DDB">
        <w:t>Description du modèle de la réponse :</w:t>
      </w:r>
    </w:p>
    <w:tbl>
      <w:tblPr>
        <w:tblStyle w:val="GridTable4-Accent1"/>
        <w:tblW w:w="0" w:type="auto"/>
        <w:tblInd w:w="562" w:type="dxa"/>
        <w:tblLook w:val="04A0" w:firstRow="1" w:lastRow="0" w:firstColumn="1" w:lastColumn="0" w:noHBand="0" w:noVBand="1"/>
      </w:tblPr>
      <w:tblGrid>
        <w:gridCol w:w="3478"/>
        <w:gridCol w:w="2589"/>
        <w:gridCol w:w="3142"/>
      </w:tblGrid>
      <w:tr w:rsidR="00EC130F" w:rsidRPr="00631DDB" w14:paraId="1D9563DF" w14:textId="77777777" w:rsidTr="00BA0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2728EF7C" w14:textId="77777777" w:rsidR="00EC130F" w:rsidRPr="00631DDB" w:rsidRDefault="00EC130F" w:rsidP="00BA0FC4">
            <w:pPr>
              <w:pStyle w:val="ListPuces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Propriété</w:t>
            </w:r>
          </w:p>
        </w:tc>
        <w:tc>
          <w:tcPr>
            <w:tcW w:w="2589" w:type="dxa"/>
          </w:tcPr>
          <w:p w14:paraId="68782077" w14:textId="77777777" w:rsidR="00EC130F" w:rsidRPr="00631DDB" w:rsidRDefault="00EC130F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Type</w:t>
            </w:r>
          </w:p>
        </w:tc>
        <w:tc>
          <w:tcPr>
            <w:tcW w:w="3142" w:type="dxa"/>
          </w:tcPr>
          <w:p w14:paraId="63826CD0" w14:textId="77777777" w:rsidR="00EC130F" w:rsidRPr="00631DDB" w:rsidRDefault="00EC130F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Description</w:t>
            </w:r>
          </w:p>
        </w:tc>
      </w:tr>
      <w:tr w:rsidR="00EC130F" w:rsidRPr="00631DDB" w14:paraId="45E22287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vAlign w:val="center"/>
          </w:tcPr>
          <w:p w14:paraId="0725229B" w14:textId="7638C599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url</w:t>
            </w:r>
            <w:proofErr w:type="gramEnd"/>
          </w:p>
        </w:tc>
        <w:tc>
          <w:tcPr>
            <w:tcW w:w="2589" w:type="dxa"/>
            <w:vAlign w:val="center"/>
          </w:tcPr>
          <w:p w14:paraId="36AD3773" w14:textId="38F3EB12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3142" w:type="dxa"/>
            <w:vAlign w:val="center"/>
          </w:tcPr>
          <w:p w14:paraId="2E3517E3" w14:textId="42FBF83F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URL testée</w:t>
            </w:r>
          </w:p>
        </w:tc>
      </w:tr>
      <w:tr w:rsidR="00EC130F" w:rsidRPr="00631DDB" w14:paraId="74D3B933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vAlign w:val="center"/>
          </w:tcPr>
          <w:p w14:paraId="0F535E53" w14:textId="28F7D31D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t>bytesTransferred</w:t>
            </w:r>
            <w:proofErr w:type="spellEnd"/>
            <w:proofErr w:type="gramEnd"/>
          </w:p>
        </w:tc>
        <w:tc>
          <w:tcPr>
            <w:tcW w:w="2589" w:type="dxa"/>
            <w:vAlign w:val="center"/>
          </w:tcPr>
          <w:p w14:paraId="0C56625C" w14:textId="56ACD992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Number</w:t>
            </w:r>
            <w:proofErr w:type="spellEnd"/>
          </w:p>
        </w:tc>
        <w:tc>
          <w:tcPr>
            <w:tcW w:w="3142" w:type="dxa"/>
            <w:vAlign w:val="center"/>
          </w:tcPr>
          <w:p w14:paraId="69080C7B" w14:textId="20B9F58B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Nombre d’octets transférés</w:t>
            </w:r>
          </w:p>
        </w:tc>
      </w:tr>
      <w:tr w:rsidR="00EC130F" w:rsidRPr="00631DDB" w14:paraId="0E076F98" w14:textId="77777777" w:rsidTr="0020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vAlign w:val="center"/>
          </w:tcPr>
          <w:p w14:paraId="7974D6A8" w14:textId="59FC89C8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spellStart"/>
            <w:proofErr w:type="gramStart"/>
            <w:r w:rsidRPr="00631DDB">
              <w:lastRenderedPageBreak/>
              <w:t>isGreenHost</w:t>
            </w:r>
            <w:proofErr w:type="spellEnd"/>
            <w:proofErr w:type="gramEnd"/>
          </w:p>
        </w:tc>
        <w:tc>
          <w:tcPr>
            <w:tcW w:w="2589" w:type="dxa"/>
            <w:vAlign w:val="center"/>
          </w:tcPr>
          <w:p w14:paraId="125BD210" w14:textId="195FD2E5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Boolean</w:t>
            </w:r>
          </w:p>
        </w:tc>
        <w:tc>
          <w:tcPr>
            <w:tcW w:w="3142" w:type="dxa"/>
            <w:vAlign w:val="center"/>
          </w:tcPr>
          <w:p w14:paraId="679659FF" w14:textId="180C52F4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État « green » de l’hébergeur du site web</w:t>
            </w:r>
          </w:p>
        </w:tc>
      </w:tr>
      <w:tr w:rsidR="00EC130F" w:rsidRPr="00631DDB" w14:paraId="6943D01D" w14:textId="77777777" w:rsidTr="00200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vAlign w:val="center"/>
          </w:tcPr>
          <w:p w14:paraId="4E50D988" w14:textId="172FD2FE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</w:pPr>
            <w:proofErr w:type="gramStart"/>
            <w:r w:rsidRPr="00631DDB">
              <w:t>co</w:t>
            </w:r>
            <w:proofErr w:type="gramEnd"/>
            <w:r w:rsidRPr="00631DDB">
              <w:t>2PerPageview</w:t>
            </w:r>
          </w:p>
        </w:tc>
        <w:tc>
          <w:tcPr>
            <w:tcW w:w="2589" w:type="dxa"/>
            <w:vAlign w:val="center"/>
          </w:tcPr>
          <w:p w14:paraId="0EB622E8" w14:textId="747D80C3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31DDB">
              <w:t>Number</w:t>
            </w:r>
            <w:proofErr w:type="spellEnd"/>
          </w:p>
        </w:tc>
        <w:tc>
          <w:tcPr>
            <w:tcW w:w="3142" w:type="dxa"/>
            <w:vAlign w:val="center"/>
          </w:tcPr>
          <w:p w14:paraId="7C65D25A" w14:textId="61DFE322" w:rsidR="00EC130F" w:rsidRPr="00631DDB" w:rsidRDefault="00EC130F" w:rsidP="00200F1F">
            <w:pPr>
              <w:pStyle w:val="ListPuces"/>
              <w:numPr>
                <w:ilvl w:val="0"/>
                <w:numId w:val="0"/>
              </w:numPr>
              <w:spacing w:before="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Coût en termes de Co2</w:t>
            </w:r>
            <w:r w:rsidR="00E5685A" w:rsidRPr="00631DDB">
              <w:t>, en grammes,</w:t>
            </w:r>
            <w:r w:rsidRPr="00631DDB">
              <w:t xml:space="preserve"> de la consultation de l’URL testée</w:t>
            </w:r>
          </w:p>
        </w:tc>
      </w:tr>
    </w:tbl>
    <w:p w14:paraId="54482527" w14:textId="5FF56525" w:rsidR="006F5BFA" w:rsidRPr="00631DDB" w:rsidRDefault="006F5BFA" w:rsidP="006F5BFA">
      <w:pPr>
        <w:pStyle w:val="ListPuces"/>
        <w:jc w:val="left"/>
      </w:pPr>
      <w:r w:rsidRPr="00631DDB">
        <w:t xml:space="preserve">Voici un exemple de retour de </w:t>
      </w:r>
      <w:proofErr w:type="spellStart"/>
      <w:r w:rsidRPr="00631DDB">
        <w:t>Website</w:t>
      </w:r>
      <w:proofErr w:type="spellEnd"/>
      <w:r w:rsidRPr="00631DDB">
        <w:t xml:space="preserve"> Carbon </w:t>
      </w:r>
      <w:proofErr w:type="spellStart"/>
      <w:r w:rsidRPr="00631DDB">
        <w:t>Calculator</w:t>
      </w:r>
      <w:proofErr w:type="spellEnd"/>
      <w:r w:rsidRPr="00631DDB">
        <w:t> :</w:t>
      </w:r>
      <w:bookmarkStart w:id="196" w:name="_MON_1745845105"/>
      <w:bookmarkEnd w:id="196"/>
      <w:r w:rsidRPr="00631DDB">
        <w:object w:dxaOrig="9781" w:dyaOrig="1710" w14:anchorId="425F1226">
          <v:shape id="_x0000_i1027" type="#_x0000_t75" style="width:489.05pt;height:85.5pt" o:ole="">
            <v:imagedata r:id="rId17" o:title=""/>
          </v:shape>
          <o:OLEObject Type="Embed" ProgID="Word.OpenDocumentText.12" ShapeID="_x0000_i1027" DrawAspect="Content" ObjectID="_1756276382" r:id="rId18"/>
        </w:object>
      </w:r>
    </w:p>
    <w:p w14:paraId="79AF324F" w14:textId="77777777" w:rsidR="001F078D" w:rsidRPr="00631DDB" w:rsidRDefault="001F078D" w:rsidP="00474F1C"/>
    <w:p w14:paraId="5769E40E" w14:textId="1AD71E79" w:rsidR="0082319B" w:rsidRPr="00631DDB" w:rsidRDefault="000150BC" w:rsidP="002867EA">
      <w:pPr>
        <w:pStyle w:val="Heading2"/>
      </w:pPr>
      <w:bookmarkStart w:id="197" w:name="_Toc145663615"/>
      <w:r w:rsidRPr="00631DDB">
        <w:t>Extraction d</w:t>
      </w:r>
      <w:r w:rsidR="007B4786" w:rsidRPr="00631DDB">
        <w:t xml:space="preserve">epuis </w:t>
      </w:r>
      <w:r w:rsidR="0082319B" w:rsidRPr="00631DDB">
        <w:t>une solution externe</w:t>
      </w:r>
      <w:bookmarkEnd w:id="197"/>
    </w:p>
    <w:p w14:paraId="47D5E264" w14:textId="77777777" w:rsidR="00F73721" w:rsidRPr="00631DDB" w:rsidRDefault="00F73721" w:rsidP="002867EA">
      <w:pPr>
        <w:pStyle w:val="Heading3"/>
      </w:pPr>
      <w:bookmarkStart w:id="198" w:name="_Toc145663616"/>
      <w:r w:rsidRPr="00631DDB">
        <w:t>Responsive</w:t>
      </w:r>
      <w:bookmarkEnd w:id="198"/>
    </w:p>
    <w:p w14:paraId="584993AC" w14:textId="53631087" w:rsidR="00F65524" w:rsidRPr="00631DDB" w:rsidRDefault="00F65524" w:rsidP="00F65524"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>Récupération du caractère « responsive » d’un site web.</w:t>
      </w:r>
    </w:p>
    <w:p w14:paraId="19B3187C" w14:textId="5ADEDA4A" w:rsidR="00F65524" w:rsidRPr="005F6A31" w:rsidRDefault="00F65524" w:rsidP="00F65524">
      <w:pPr>
        <w:jc w:val="left"/>
        <w:rPr>
          <w:lang w:val="en-US"/>
        </w:rPr>
      </w:pPr>
      <w:proofErr w:type="spellStart"/>
      <w:r w:rsidRPr="005F6A31">
        <w:rPr>
          <w:b/>
          <w:bCs/>
          <w:color w:val="118AB2" w:themeColor="accent1"/>
          <w:lang w:val="en-US"/>
        </w:rPr>
        <w:t>Outil</w:t>
      </w:r>
      <w:proofErr w:type="spellEnd"/>
      <w:r w:rsidRPr="005F6A31">
        <w:rPr>
          <w:b/>
          <w:bCs/>
          <w:color w:val="118AB2" w:themeColor="accent1"/>
          <w:lang w:val="en-US"/>
        </w:rPr>
        <w:t xml:space="preserve"> </w:t>
      </w:r>
      <w:proofErr w:type="spellStart"/>
      <w:r w:rsidRPr="005F6A31">
        <w:rPr>
          <w:b/>
          <w:bCs/>
          <w:color w:val="118AB2" w:themeColor="accent1"/>
          <w:lang w:val="en-US"/>
        </w:rPr>
        <w:t>utilisé</w:t>
      </w:r>
      <w:proofErr w:type="spellEnd"/>
      <w:r w:rsidRPr="005F6A31">
        <w:rPr>
          <w:b/>
          <w:bCs/>
          <w:color w:val="118AB2" w:themeColor="accent1"/>
          <w:lang w:val="en-US"/>
        </w:rPr>
        <w:br/>
      </w:r>
      <w:r w:rsidRPr="005F6A31">
        <w:rPr>
          <w:color w:val="auto"/>
          <w:lang w:val="en-US"/>
        </w:rPr>
        <w:t>Google Mobile Friendly Test</w:t>
      </w:r>
    </w:p>
    <w:p w14:paraId="06BF0F36" w14:textId="77777777" w:rsidR="00F65524" w:rsidRPr="00631DDB" w:rsidRDefault="00F65524" w:rsidP="00F65524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5F61F999" w14:textId="125D64B8" w:rsidR="00F65524" w:rsidRPr="00631DDB" w:rsidRDefault="00F65524" w:rsidP="00F65524">
      <w:pPr>
        <w:pStyle w:val="ListPuces"/>
        <w:rPr>
          <w:b/>
          <w:bCs/>
          <w:color w:val="118AB2" w:themeColor="accent1"/>
        </w:rPr>
      </w:pPr>
      <w:r w:rsidRPr="00631DDB">
        <w:t>La donnée stockée doit correspondre à la propriété « </w:t>
      </w:r>
      <w:proofErr w:type="spellStart"/>
      <w:r w:rsidRPr="00631DDB">
        <w:t>mobileFriendliness</w:t>
      </w:r>
      <w:proofErr w:type="spellEnd"/>
      <w:r w:rsidRPr="00631DDB">
        <w:t xml:space="preserve"> » de la réponse retournée par Google Mobile </w:t>
      </w:r>
      <w:proofErr w:type="spellStart"/>
      <w:r w:rsidRPr="00631DDB">
        <w:t>Friendly</w:t>
      </w:r>
      <w:proofErr w:type="spellEnd"/>
      <w:r w:rsidRPr="00631DDB">
        <w:t xml:space="preserve"> Test</w:t>
      </w:r>
    </w:p>
    <w:p w14:paraId="30327197" w14:textId="312EF9EB" w:rsidR="00F65524" w:rsidRPr="00631DDB" w:rsidRDefault="00F65524" w:rsidP="00F65524">
      <w:pPr>
        <w:pStyle w:val="ListPuces"/>
      </w:pPr>
      <w:r w:rsidRPr="00631DDB">
        <w:t>Description du modèle de la réponse :</w:t>
      </w:r>
    </w:p>
    <w:tbl>
      <w:tblPr>
        <w:tblStyle w:val="GridTable4-Accent1"/>
        <w:tblW w:w="0" w:type="auto"/>
        <w:tblInd w:w="562" w:type="dxa"/>
        <w:tblLook w:val="04A0" w:firstRow="1" w:lastRow="0" w:firstColumn="1" w:lastColumn="0" w:noHBand="0" w:noVBand="1"/>
      </w:tblPr>
      <w:tblGrid>
        <w:gridCol w:w="3478"/>
        <w:gridCol w:w="2589"/>
        <w:gridCol w:w="3142"/>
      </w:tblGrid>
      <w:tr w:rsidR="00F65524" w:rsidRPr="00631DDB" w14:paraId="72D1C645" w14:textId="77777777" w:rsidTr="00F65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1A3C8B5E" w14:textId="77777777" w:rsidR="00F65524" w:rsidRPr="00631DDB" w:rsidRDefault="00F65524" w:rsidP="00BA0FC4">
            <w:pPr>
              <w:pStyle w:val="ListPuces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Propriété</w:t>
            </w:r>
          </w:p>
        </w:tc>
        <w:tc>
          <w:tcPr>
            <w:tcW w:w="2589" w:type="dxa"/>
          </w:tcPr>
          <w:p w14:paraId="4C72545A" w14:textId="5BF8A0EA" w:rsidR="00F65524" w:rsidRPr="00631DDB" w:rsidRDefault="00F65524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Type</w:t>
            </w:r>
          </w:p>
        </w:tc>
        <w:tc>
          <w:tcPr>
            <w:tcW w:w="3142" w:type="dxa"/>
          </w:tcPr>
          <w:p w14:paraId="1FBB6300" w14:textId="3C70BF94" w:rsidR="00F65524" w:rsidRPr="00631DDB" w:rsidRDefault="00F65524" w:rsidP="00BA0FC4">
            <w:pPr>
              <w:pStyle w:val="ListPuces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31DDB">
              <w:rPr>
                <w:color w:val="FFFFFF" w:themeColor="background1"/>
              </w:rPr>
              <w:t>Description</w:t>
            </w:r>
          </w:p>
        </w:tc>
      </w:tr>
      <w:tr w:rsidR="00F65524" w:rsidRPr="00631DDB" w14:paraId="639DFB27" w14:textId="77777777" w:rsidTr="00F6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74B04C02" w14:textId="77777777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</w:pPr>
            <w:proofErr w:type="spellStart"/>
            <w:proofErr w:type="gramStart"/>
            <w:r w:rsidRPr="00631DDB">
              <w:t>testStatus</w:t>
            </w:r>
            <w:proofErr w:type="spellEnd"/>
            <w:proofErr w:type="gramEnd"/>
          </w:p>
        </w:tc>
        <w:tc>
          <w:tcPr>
            <w:tcW w:w="2589" w:type="dxa"/>
          </w:tcPr>
          <w:p w14:paraId="7552D60B" w14:textId="5903CBE6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Object</w:t>
            </w:r>
          </w:p>
        </w:tc>
        <w:tc>
          <w:tcPr>
            <w:tcW w:w="3142" w:type="dxa"/>
          </w:tcPr>
          <w:p w14:paraId="2A60EE2D" w14:textId="591AD464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État du test</w:t>
            </w:r>
          </w:p>
        </w:tc>
      </w:tr>
      <w:tr w:rsidR="00F65524" w:rsidRPr="00631DDB" w14:paraId="6F316F08" w14:textId="77777777" w:rsidTr="00F65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3EB8F9F5" w14:textId="77777777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</w:pPr>
            <w:proofErr w:type="spellStart"/>
            <w:proofErr w:type="gramStart"/>
            <w:r w:rsidRPr="00631DDB">
              <w:t>mobileFriendliness</w:t>
            </w:r>
            <w:proofErr w:type="spellEnd"/>
            <w:proofErr w:type="gramEnd"/>
          </w:p>
        </w:tc>
        <w:tc>
          <w:tcPr>
            <w:tcW w:w="2589" w:type="dxa"/>
          </w:tcPr>
          <w:p w14:paraId="0AE7D7BA" w14:textId="3CFA6E0E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String</w:t>
            </w:r>
          </w:p>
        </w:tc>
        <w:tc>
          <w:tcPr>
            <w:tcW w:w="3142" w:type="dxa"/>
          </w:tcPr>
          <w:p w14:paraId="595A1055" w14:textId="05EA5C69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Page adapté aux mobiles ou non</w:t>
            </w:r>
          </w:p>
        </w:tc>
      </w:tr>
      <w:tr w:rsidR="00F65524" w:rsidRPr="00631DDB" w14:paraId="5225A392" w14:textId="77777777" w:rsidTr="00F65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567D8429" w14:textId="77777777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</w:pPr>
            <w:proofErr w:type="spellStart"/>
            <w:proofErr w:type="gramStart"/>
            <w:r w:rsidRPr="00631DDB">
              <w:t>mobileFriendlyIssues</w:t>
            </w:r>
            <w:proofErr w:type="spellEnd"/>
            <w:proofErr w:type="gramEnd"/>
          </w:p>
        </w:tc>
        <w:tc>
          <w:tcPr>
            <w:tcW w:w="2589" w:type="dxa"/>
          </w:tcPr>
          <w:p w14:paraId="2357DD67" w14:textId="0FD58ADE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Object</w:t>
            </w:r>
          </w:p>
        </w:tc>
        <w:tc>
          <w:tcPr>
            <w:tcW w:w="3142" w:type="dxa"/>
          </w:tcPr>
          <w:p w14:paraId="2843F548" w14:textId="7B4BBB28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1DDB">
              <w:t>Liste des problèmes d’ergonomie mobile</w:t>
            </w:r>
          </w:p>
        </w:tc>
      </w:tr>
      <w:tr w:rsidR="00F65524" w:rsidRPr="00631DDB" w14:paraId="0D53B8BB" w14:textId="77777777" w:rsidTr="00F65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</w:tcPr>
          <w:p w14:paraId="0900FEC5" w14:textId="77777777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</w:pPr>
            <w:proofErr w:type="spellStart"/>
            <w:proofErr w:type="gramStart"/>
            <w:r w:rsidRPr="00631DDB">
              <w:t>resourceIssues</w:t>
            </w:r>
            <w:proofErr w:type="spellEnd"/>
            <w:proofErr w:type="gramEnd"/>
          </w:p>
        </w:tc>
        <w:tc>
          <w:tcPr>
            <w:tcW w:w="2589" w:type="dxa"/>
          </w:tcPr>
          <w:p w14:paraId="23B2B531" w14:textId="13CA9329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Object</w:t>
            </w:r>
          </w:p>
        </w:tc>
        <w:tc>
          <w:tcPr>
            <w:tcW w:w="3142" w:type="dxa"/>
          </w:tcPr>
          <w:p w14:paraId="063A802C" w14:textId="7A4D7367" w:rsidR="00F65524" w:rsidRPr="00631DDB" w:rsidRDefault="00F65524" w:rsidP="00B66B03">
            <w:pPr>
              <w:pStyle w:val="ListPuces"/>
              <w:numPr>
                <w:ilvl w:val="0"/>
                <w:numId w:val="0"/>
              </w:numPr>
              <w:spacing w:before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DDB">
              <w:t>Informations sur les problèmes liés aux ressources de la page</w:t>
            </w:r>
          </w:p>
        </w:tc>
      </w:tr>
    </w:tbl>
    <w:p w14:paraId="079F0D6B" w14:textId="6F063263" w:rsidR="00B2581A" w:rsidRPr="00631DDB" w:rsidRDefault="00F65524" w:rsidP="00B2581A">
      <w:pPr>
        <w:pStyle w:val="ListPuces"/>
        <w:jc w:val="left"/>
      </w:pPr>
      <w:r w:rsidRPr="00631DDB">
        <w:lastRenderedPageBreak/>
        <w:t xml:space="preserve">Voici un exemple de retour de Google Mobile </w:t>
      </w:r>
      <w:proofErr w:type="spellStart"/>
      <w:r w:rsidRPr="00631DDB">
        <w:t>Friendly</w:t>
      </w:r>
      <w:proofErr w:type="spellEnd"/>
      <w:r w:rsidRPr="00631DDB">
        <w:t xml:space="preserve"> Test :</w:t>
      </w:r>
      <w:bookmarkStart w:id="199" w:name="_MON_1745842065"/>
      <w:bookmarkEnd w:id="199"/>
      <w:r w:rsidR="000C1202" w:rsidRPr="00631DDB">
        <w:object w:dxaOrig="9781" w:dyaOrig="4091" w14:anchorId="302488B7">
          <v:shape id="_x0000_i1028" type="#_x0000_t75" style="width:489.05pt;height:204.55pt" o:ole="">
            <v:imagedata r:id="rId19" o:title=""/>
          </v:shape>
          <o:OLEObject Type="Embed" ProgID="Word.OpenDocumentText.12" ShapeID="_x0000_i1028" DrawAspect="Content" ObjectID="_1756276383" r:id="rId20"/>
        </w:object>
      </w:r>
    </w:p>
    <w:p w14:paraId="29864A90" w14:textId="77777777" w:rsidR="00B2581A" w:rsidRPr="00631DDB" w:rsidRDefault="00B2581A" w:rsidP="00F62636">
      <w:pPr>
        <w:pStyle w:val="Heading2"/>
      </w:pPr>
      <w:bookmarkStart w:id="200" w:name="_Toc145663617"/>
      <w:r w:rsidRPr="00631DDB">
        <w:t>Stockage des données</w:t>
      </w:r>
      <w:bookmarkEnd w:id="200"/>
    </w:p>
    <w:p w14:paraId="36CC82BB" w14:textId="426AFE40" w:rsidR="00D10F02" w:rsidRPr="00631DDB" w:rsidRDefault="00D10F02" w:rsidP="00D10F02">
      <w:pPr>
        <w:jc w:val="left"/>
      </w:pPr>
      <w:r w:rsidRPr="00631DDB">
        <w:rPr>
          <w:b/>
          <w:bCs/>
          <w:color w:val="118AB2" w:themeColor="accent1"/>
        </w:rPr>
        <w:t>Description</w:t>
      </w:r>
      <w:r w:rsidRPr="00631DDB">
        <w:rPr>
          <w:b/>
          <w:bCs/>
          <w:color w:val="118AB2" w:themeColor="accent1"/>
        </w:rPr>
        <w:br/>
      </w:r>
      <w:r w:rsidRPr="00631DDB">
        <w:t>Stockage des données liées au crawl et à l’extraction des métadonnées.</w:t>
      </w:r>
    </w:p>
    <w:p w14:paraId="22C3A8CE" w14:textId="3281C0C1" w:rsidR="00D10F02" w:rsidRPr="00631DDB" w:rsidRDefault="00D10F02" w:rsidP="00D10F02">
      <w:pPr>
        <w:jc w:val="left"/>
        <w:rPr>
          <w:b/>
          <w:bCs/>
          <w:color w:val="118AB2" w:themeColor="accent1"/>
        </w:rPr>
      </w:pPr>
      <w:r w:rsidRPr="00631DDB">
        <w:rPr>
          <w:b/>
          <w:bCs/>
          <w:color w:val="118AB2" w:themeColor="accent1"/>
        </w:rPr>
        <w:t>Exigences fonctionnelles</w:t>
      </w:r>
    </w:p>
    <w:p w14:paraId="1FC859FD" w14:textId="642DF026" w:rsidR="00D10F02" w:rsidRDefault="00D10F02" w:rsidP="00D10F02">
      <w:pPr>
        <w:pStyle w:val="ListPuces"/>
        <w:rPr>
          <w:ins w:id="201" w:author="MAURY Mathieu" w:date="2023-06-19T18:11:00Z"/>
        </w:rPr>
      </w:pPr>
      <w:r w:rsidRPr="00631DDB">
        <w:t xml:space="preserve">Lors des traitements, une base de données MongoDB sera utilisée pour </w:t>
      </w:r>
      <w:r w:rsidR="006D6AB0" w:rsidRPr="00631DDB">
        <w:t>référencer</w:t>
      </w:r>
      <w:r w:rsidR="00483BB5" w:rsidRPr="00631DDB">
        <w:t xml:space="preserve"> et suivre les différents traitements</w:t>
      </w:r>
      <w:r w:rsidRPr="00631DDB">
        <w:t>.</w:t>
      </w:r>
    </w:p>
    <w:p w14:paraId="30F42BA4" w14:textId="6EE3AD4F" w:rsidR="0080503C" w:rsidRDefault="0080503C" w:rsidP="0080503C">
      <w:pPr>
        <w:pStyle w:val="ListPuces"/>
        <w:numPr>
          <w:ilvl w:val="1"/>
          <w:numId w:val="1"/>
        </w:numPr>
        <w:rPr>
          <w:ins w:id="202" w:author="GROSJEAN Kevin" w:date="2023-09-14T15:53:00Z"/>
        </w:rPr>
      </w:pPr>
      <w:ins w:id="203" w:author="MAURY Mathieu" w:date="2023-06-19T18:11:00Z">
        <w:r>
          <w:t xml:space="preserve">Une collection permettra de stocker </w:t>
        </w:r>
        <w:del w:id="204" w:author="GROSJEAN Kevin" w:date="2023-09-14T15:53:00Z">
          <w:r w:rsidDel="00894677">
            <w:delText>l’état actuels des crawls pour une URL</w:delText>
          </w:r>
        </w:del>
      </w:ins>
      <w:ins w:id="205" w:author="GROSJEAN Kevin" w:date="2023-09-14T15:53:00Z">
        <w:r w:rsidR="00894677">
          <w:t xml:space="preserve">la configuration de crawl associée à un </w:t>
        </w:r>
        <w:proofErr w:type="spellStart"/>
        <w:r w:rsidR="00894677">
          <w:t>website</w:t>
        </w:r>
        <w:proofErr w:type="spellEnd"/>
      </w:ins>
    </w:p>
    <w:p w14:paraId="73578E81" w14:textId="77777777" w:rsidR="00894677" w:rsidRPr="00631DDB" w:rsidRDefault="00894677" w:rsidP="00894677">
      <w:pPr>
        <w:pStyle w:val="ListPuces"/>
        <w:numPr>
          <w:ilvl w:val="2"/>
          <w:numId w:val="1"/>
        </w:numPr>
        <w:rPr>
          <w:moveTo w:id="206" w:author="GROSJEAN Kevin" w:date="2023-09-14T15:53:00Z"/>
        </w:rPr>
      </w:pPr>
      <w:moveToRangeStart w:id="207" w:author="GROSJEAN Kevin" w:date="2023-09-14T15:53:00Z" w:name="move145599250"/>
      <w:moveTo w:id="208" w:author="GROSJEAN Kevin" w:date="2023-09-14T15:53:00Z">
        <w:r>
          <w:t xml:space="preserve">Cette collection sera interrogée par l’API </w:t>
        </w:r>
        <w:proofErr w:type="spellStart"/>
        <w:r>
          <w:t>recrawl</w:t>
        </w:r>
        <w:proofErr w:type="spellEnd"/>
        <w:r>
          <w:t xml:space="preserve"> pour réutilisation des paramètres</w:t>
        </w:r>
      </w:moveTo>
    </w:p>
    <w:moveToRangeEnd w:id="207"/>
    <w:p w14:paraId="5741D23A" w14:textId="77777777" w:rsidR="00894677" w:rsidRDefault="00894677">
      <w:pPr>
        <w:pStyle w:val="ListPuces"/>
        <w:numPr>
          <w:ilvl w:val="0"/>
          <w:numId w:val="0"/>
        </w:numPr>
        <w:rPr>
          <w:ins w:id="209" w:author="MAURY Mathieu" w:date="2023-06-19T18:12:00Z"/>
        </w:rPr>
        <w:pPrChange w:id="210" w:author="GROSJEAN Kevin" w:date="2023-09-14T15:53:00Z">
          <w:pPr>
            <w:pStyle w:val="ListPuces"/>
            <w:numPr>
              <w:ilvl w:val="1"/>
            </w:numPr>
            <w:ind w:left="1154" w:hanging="360"/>
          </w:pPr>
        </w:pPrChange>
      </w:pPr>
    </w:p>
    <w:p w14:paraId="1F5C2581" w14:textId="2B0E567F" w:rsidR="0080503C" w:rsidRDefault="0080503C" w:rsidP="0080503C">
      <w:pPr>
        <w:pStyle w:val="ListPuces"/>
        <w:numPr>
          <w:ilvl w:val="1"/>
          <w:numId w:val="1"/>
        </w:numPr>
        <w:rPr>
          <w:ins w:id="211" w:author="MAURY Mathieu" w:date="2023-06-19T18:12:00Z"/>
        </w:rPr>
      </w:pPr>
      <w:ins w:id="212" w:author="MAURY Mathieu" w:date="2023-06-19T18:12:00Z">
        <w:r>
          <w:t>Une collection permettra de conserver l’historique et l’état des traitements exécutés</w:t>
        </w:r>
      </w:ins>
    </w:p>
    <w:p w14:paraId="4BEB545F" w14:textId="14E51746" w:rsidR="0080503C" w:rsidDel="00894677" w:rsidRDefault="0080503C" w:rsidP="0080503C">
      <w:pPr>
        <w:pStyle w:val="ListPuces"/>
        <w:numPr>
          <w:ilvl w:val="1"/>
          <w:numId w:val="1"/>
        </w:numPr>
        <w:rPr>
          <w:ins w:id="213" w:author="MAURY Mathieu" w:date="2023-06-19T18:12:00Z"/>
          <w:del w:id="214" w:author="GROSJEAN Kevin" w:date="2023-09-14T15:54:00Z"/>
        </w:rPr>
      </w:pPr>
      <w:ins w:id="215" w:author="MAURY Mathieu" w:date="2023-06-19T18:12:00Z">
        <w:del w:id="216" w:author="GROSJEAN Kevin" w:date="2023-09-14T15:54:00Z">
          <w:r w:rsidDel="00894677">
            <w:delText>Une collection permettra de stocker les paramètres utilisés lors de l’exécution d’un crawl</w:delText>
          </w:r>
        </w:del>
      </w:ins>
    </w:p>
    <w:p w14:paraId="36182F88" w14:textId="1656D7CD" w:rsidR="0080503C" w:rsidRPr="00631DDB" w:rsidDel="00894677" w:rsidRDefault="0080503C">
      <w:pPr>
        <w:pStyle w:val="ListPuces"/>
        <w:numPr>
          <w:ilvl w:val="2"/>
          <w:numId w:val="1"/>
        </w:numPr>
        <w:rPr>
          <w:del w:id="217" w:author="GROSJEAN Kevin" w:date="2023-09-14T15:54:00Z"/>
          <w:moveFrom w:id="218" w:author="GROSJEAN Kevin" w:date="2023-09-14T15:53:00Z"/>
        </w:rPr>
        <w:pPrChange w:id="219" w:author="MAURY Mathieu" w:date="2023-06-19T18:12:00Z">
          <w:pPr>
            <w:pStyle w:val="ListPuces"/>
          </w:pPr>
        </w:pPrChange>
      </w:pPr>
      <w:moveFromRangeStart w:id="220" w:author="GROSJEAN Kevin" w:date="2023-09-14T15:53:00Z" w:name="move145599250"/>
      <w:moveFrom w:id="221" w:author="GROSJEAN Kevin" w:date="2023-09-14T15:53:00Z">
        <w:ins w:id="222" w:author="MAURY Mathieu" w:date="2023-06-19T18:13:00Z">
          <w:del w:id="223" w:author="GROSJEAN Kevin" w:date="2023-09-14T15:54:00Z">
            <w:r w:rsidDel="00894677">
              <w:delText>Cette collection sera interrogée par l’API recrawl pour réutilisation des paramètres</w:delText>
            </w:r>
          </w:del>
        </w:ins>
      </w:moveFrom>
    </w:p>
    <w:moveFromRangeEnd w:id="220"/>
    <w:p w14:paraId="6EA7479F" w14:textId="2FF9DE0D" w:rsidR="00D10F02" w:rsidRPr="00631DDB" w:rsidRDefault="00D10F02" w:rsidP="00D10F02">
      <w:pPr>
        <w:pStyle w:val="ListPuces"/>
      </w:pPr>
      <w:r w:rsidRPr="00631DDB">
        <w:t>Le stockage final des données s’effectuera sur un Object Storage OVH, et comportera, pour chaque site crawlé :</w:t>
      </w:r>
    </w:p>
    <w:p w14:paraId="1B6278F1" w14:textId="2C55FA58" w:rsidR="00D15CE0" w:rsidRPr="00631DDB" w:rsidRDefault="00B2581A" w:rsidP="00D15CE0">
      <w:pPr>
        <w:pStyle w:val="ListPuces"/>
        <w:numPr>
          <w:ilvl w:val="1"/>
          <w:numId w:val="1"/>
        </w:numPr>
      </w:pPr>
      <w:r w:rsidRPr="00631DDB">
        <w:t>L’URL</w:t>
      </w:r>
    </w:p>
    <w:p w14:paraId="6075AF44" w14:textId="77777777" w:rsidR="00B2581A" w:rsidRPr="00631DDB" w:rsidRDefault="00B2581A" w:rsidP="00D10F02">
      <w:pPr>
        <w:pStyle w:val="ListPuces"/>
        <w:numPr>
          <w:ilvl w:val="1"/>
          <w:numId w:val="1"/>
        </w:numPr>
      </w:pPr>
      <w:r w:rsidRPr="00631DDB">
        <w:t>La date du crawl</w:t>
      </w:r>
    </w:p>
    <w:p w14:paraId="1DD1BDD7" w14:textId="77777777" w:rsidR="00B2581A" w:rsidRPr="00631DDB" w:rsidRDefault="00B2581A" w:rsidP="00D10F02">
      <w:pPr>
        <w:pStyle w:val="ListPuces"/>
        <w:numPr>
          <w:ilvl w:val="1"/>
          <w:numId w:val="1"/>
        </w:numPr>
      </w:pPr>
      <w:r w:rsidRPr="00631DDB">
        <w:t>Le HTML brut</w:t>
      </w:r>
    </w:p>
    <w:p w14:paraId="126C976E" w14:textId="77777777" w:rsidR="00B2581A" w:rsidRDefault="00B2581A" w:rsidP="00D10F02">
      <w:pPr>
        <w:pStyle w:val="ListPuces"/>
        <w:numPr>
          <w:ilvl w:val="1"/>
          <w:numId w:val="1"/>
        </w:numPr>
        <w:rPr>
          <w:ins w:id="224" w:author="MAURY Mathieu" w:date="2023-06-19T17:30:00Z"/>
        </w:rPr>
      </w:pPr>
      <w:r w:rsidRPr="00631DDB">
        <w:t>Les métadonnées</w:t>
      </w:r>
    </w:p>
    <w:p w14:paraId="4A1C5DEC" w14:textId="77777777" w:rsidR="005F1CA9" w:rsidRDefault="005F1CA9" w:rsidP="005F1CA9">
      <w:pPr>
        <w:pStyle w:val="ListPuces"/>
        <w:numPr>
          <w:ilvl w:val="0"/>
          <w:numId w:val="0"/>
        </w:numPr>
        <w:rPr>
          <w:ins w:id="225" w:author="MAURY Mathieu" w:date="2023-06-19T17:30:00Z"/>
        </w:rPr>
      </w:pPr>
    </w:p>
    <w:p w14:paraId="556FAAB3" w14:textId="0D4FE720" w:rsidR="005F1CA9" w:rsidRDefault="005F1CA9" w:rsidP="005F1CA9">
      <w:pPr>
        <w:pStyle w:val="ListPuces"/>
        <w:numPr>
          <w:ilvl w:val="0"/>
          <w:numId w:val="0"/>
        </w:numPr>
        <w:rPr>
          <w:ins w:id="226" w:author="MAURY Mathieu" w:date="2023-06-19T17:30:00Z"/>
        </w:rPr>
      </w:pPr>
      <w:ins w:id="227" w:author="MAURY Mathieu" w:date="2023-06-19T17:30:00Z">
        <w:r>
          <w:t xml:space="preserve">Exemple d’URL menant au répertoire contenant le html brut extrait </w:t>
        </w:r>
      </w:ins>
      <w:ins w:id="228" w:author="MAURY Mathieu" w:date="2023-06-19T17:34:00Z">
        <w:r>
          <w:t>du site (</w:t>
        </w:r>
        <w:r>
          <w:fldChar w:fldCharType="begin"/>
        </w:r>
        <w:r>
          <w:instrText>HYPERLINK "</w:instrText>
        </w:r>
        <w:r w:rsidRPr="005F1CA9">
          <w:instrText>https</w:instrText>
        </w:r>
        <w:r>
          <w:instrText>://</w:instrText>
        </w:r>
        <w:r w:rsidRPr="005F1CA9">
          <w:instrText>www.unistra.fr</w:instrText>
        </w:r>
        <w:r>
          <w:instrText>"</w:instrText>
        </w:r>
        <w:r>
          <w:fldChar w:fldCharType="separate"/>
        </w:r>
        <w:r w:rsidRPr="00B86F80">
          <w:rPr>
            <w:rStyle w:val="Hyperlink"/>
          </w:rPr>
          <w:t>https://www.unistra.fr</w:t>
        </w:r>
        <w:r>
          <w:fldChar w:fldCharType="end"/>
        </w:r>
        <w:r>
          <w:t>) lors du crawl</w:t>
        </w:r>
        <w:del w:id="229" w:author="GROSJEAN Kevin" w:date="2023-09-14T15:56:00Z">
          <w:r w:rsidDel="00894677">
            <w:delText xml:space="preserve"> du 20/06/2023</w:delText>
          </w:r>
        </w:del>
      </w:ins>
      <w:ins w:id="230" w:author="GROSJEAN Kevin" w:date="2023-09-14T15:57:00Z">
        <w:r w:rsidR="00894677">
          <w:t xml:space="preserve"> </w:t>
        </w:r>
      </w:ins>
      <w:ins w:id="231" w:author="MAURY Mathieu" w:date="2023-06-19T17:30:00Z">
        <w:del w:id="232" w:author="GROSJEAN Kevin" w:date="2023-09-14T15:56:00Z">
          <w:r w:rsidDel="00894677">
            <w:delText> </w:delText>
          </w:r>
        </w:del>
      </w:ins>
      <w:ins w:id="233" w:author="GROSJEAN Kevin" w:date="2023-09-14T15:56:00Z">
        <w:r w:rsidR="00894677" w:rsidRPr="00894677">
          <w:rPr>
            <w:rFonts w:ascii="Arial" w:hAnsi="Arial" w:cs="Arial"/>
            <w:b/>
            <w:bCs/>
            <w:color w:val="969FA8"/>
            <w:sz w:val="18"/>
            <w:szCs w:val="18"/>
            <w:shd w:val="clear" w:color="auto" w:fill="FCFCFD"/>
          </w:rPr>
          <w:t>b1057a43-bcfb-4cd7-879b-37d5cd2e0f9</w:t>
        </w:r>
        <w:proofErr w:type="gramStart"/>
        <w:r w:rsidR="00894677" w:rsidRPr="00894677">
          <w:rPr>
            <w:rFonts w:ascii="Arial" w:hAnsi="Arial" w:cs="Arial"/>
            <w:b/>
            <w:bCs/>
            <w:color w:val="969FA8"/>
            <w:sz w:val="18"/>
            <w:szCs w:val="18"/>
            <w:shd w:val="clear" w:color="auto" w:fill="FCFCFD"/>
          </w:rPr>
          <w:t>f</w:t>
        </w:r>
      </w:ins>
      <w:ins w:id="234" w:author="MAURY Mathieu" w:date="2023-06-19T17:30:00Z">
        <w:r>
          <w:t>:</w:t>
        </w:r>
        <w:proofErr w:type="gramEnd"/>
      </w:ins>
    </w:p>
    <w:p w14:paraId="58503CD0" w14:textId="2D72314A" w:rsidR="0080503C" w:rsidRPr="00894677" w:rsidRDefault="005F1CA9">
      <w:pPr>
        <w:pStyle w:val="ListPuces"/>
        <w:numPr>
          <w:ilvl w:val="0"/>
          <w:numId w:val="0"/>
        </w:numPr>
        <w:pPrChange w:id="235" w:author="MAURY Mathieu" w:date="2023-06-19T18:11:00Z">
          <w:pPr>
            <w:pStyle w:val="ListPuces"/>
            <w:numPr>
              <w:ilvl w:val="1"/>
            </w:numPr>
            <w:ind w:left="1154" w:hanging="360"/>
          </w:pPr>
        </w:pPrChange>
      </w:pPr>
      <w:ins w:id="236" w:author="MAURY Mathieu" w:date="2023-06-19T17:30:00Z">
        <w:r w:rsidRPr="00894677">
          <w:t>&lt;OBJECT_STORAGE_URL&gt;</w:t>
        </w:r>
      </w:ins>
      <w:ins w:id="237" w:author="MAURY Mathieu" w:date="2023-06-19T17:31:00Z">
        <w:r w:rsidRPr="00894677">
          <w:t>/</w:t>
        </w:r>
      </w:ins>
      <w:ins w:id="238" w:author="MAURY Mathieu" w:date="2023-06-19T17:33:00Z">
        <w:del w:id="239" w:author="GROSJEAN Kevin" w:date="2023-09-14T15:55:00Z">
          <w:r w:rsidRPr="00894677" w:rsidDel="00894677">
            <w:delText>https%3A%2F%2F</w:delText>
          </w:r>
        </w:del>
        <w:r w:rsidRPr="00894677">
          <w:t>www.unistra.fr/</w:t>
        </w:r>
      </w:ins>
      <w:ins w:id="240" w:author="GROSJEAN Kevin" w:date="2023-09-14T15:56:00Z">
        <w:r w:rsidR="00894677" w:rsidRPr="00894677">
          <w:rPr>
            <w:rFonts w:ascii="Arial" w:hAnsi="Arial" w:cs="Arial"/>
            <w:b/>
            <w:bCs/>
            <w:color w:val="969FA8"/>
            <w:sz w:val="18"/>
            <w:szCs w:val="18"/>
            <w:shd w:val="clear" w:color="auto" w:fill="FCFCFD"/>
          </w:rPr>
          <w:t>b1057a43-bcfb-4cd7-879b-37d5cd2e0f9f</w:t>
        </w:r>
      </w:ins>
      <w:ins w:id="241" w:author="MAURY Mathieu" w:date="2023-06-19T17:33:00Z">
        <w:del w:id="242" w:author="GROSJEAN Kevin" w:date="2023-09-14T15:56:00Z">
          <w:r w:rsidRPr="00894677" w:rsidDel="00894677">
            <w:delText>20230620</w:delText>
          </w:r>
        </w:del>
        <w:r w:rsidRPr="00894677">
          <w:t>/</w:t>
        </w:r>
      </w:ins>
      <w:ins w:id="243" w:author="MAURY Mathieu" w:date="2023-06-19T17:34:00Z">
        <w:del w:id="244" w:author="GROSJEAN Kevin" w:date="2023-09-14T15:56:00Z">
          <w:r w:rsidRPr="00894677" w:rsidDel="00894677">
            <w:delText>data_</w:delText>
          </w:r>
        </w:del>
        <w:r w:rsidRPr="00894677">
          <w:t>html/</w:t>
        </w:r>
      </w:ins>
    </w:p>
    <w:p w14:paraId="6AFA24E2" w14:textId="77777777" w:rsidR="00B2581A" w:rsidRPr="00894677" w:rsidRDefault="00B2581A" w:rsidP="00B2581A"/>
    <w:p w14:paraId="53A82A98" w14:textId="7D7E38C6" w:rsidR="00E519A7" w:rsidRPr="00631DDB" w:rsidRDefault="00E519A7" w:rsidP="00E519A7">
      <w:pPr>
        <w:pStyle w:val="Heading3"/>
      </w:pPr>
      <w:bookmarkStart w:id="245" w:name="_Toc145663618"/>
      <w:r w:rsidRPr="00631DDB">
        <w:t>Base de référence et de statuts des traitements</w:t>
      </w:r>
      <w:bookmarkEnd w:id="245"/>
    </w:p>
    <w:p w14:paraId="490E0DD4" w14:textId="5E37A67F" w:rsidR="00E519A7" w:rsidRPr="00631DDB" w:rsidRDefault="00E519A7" w:rsidP="00E519A7">
      <w:r w:rsidRPr="00631DDB">
        <w:t>La base MongoDB sera utilisée comme la base de données de référence des sites web crawlés.</w:t>
      </w:r>
    </w:p>
    <w:p w14:paraId="3B250CD5" w14:textId="64B0656F" w:rsidR="00E519A7" w:rsidRPr="00631DDB" w:rsidRDefault="00E519A7" w:rsidP="00E519A7">
      <w:r w:rsidRPr="00631DDB">
        <w:t xml:space="preserve">Elle est constituée de </w:t>
      </w:r>
      <w:del w:id="246" w:author="MAURY Mathieu" w:date="2023-06-19T18:08:00Z">
        <w:r w:rsidRPr="00631DDB" w:rsidDel="0080503C">
          <w:delText xml:space="preserve">deux </w:delText>
        </w:r>
      </w:del>
      <w:ins w:id="247" w:author="MAURY Mathieu" w:date="2023-06-19T18:08:00Z">
        <w:del w:id="248" w:author="GROSJEAN Kevin" w:date="2023-09-14T15:57:00Z">
          <w:r w:rsidR="0080503C" w:rsidDel="00894677">
            <w:delText>trois</w:delText>
          </w:r>
        </w:del>
      </w:ins>
      <w:ins w:id="249" w:author="GROSJEAN Kevin" w:date="2023-09-14T15:57:00Z">
        <w:r w:rsidR="00894677">
          <w:t>deux</w:t>
        </w:r>
      </w:ins>
      <w:ins w:id="250" w:author="MAURY Mathieu" w:date="2023-06-19T18:08:00Z">
        <w:r w:rsidR="0080503C" w:rsidRPr="00631DDB">
          <w:t xml:space="preserve"> </w:t>
        </w:r>
      </w:ins>
      <w:r w:rsidRPr="00631DDB">
        <w:t xml:space="preserve">collections : </w:t>
      </w:r>
    </w:p>
    <w:p w14:paraId="7CB4018C" w14:textId="20429165" w:rsidR="00E519A7" w:rsidRPr="00631DDB" w:rsidDel="00894677" w:rsidRDefault="00E519A7" w:rsidP="00E519A7">
      <w:pPr>
        <w:pStyle w:val="ListParagraph"/>
        <w:numPr>
          <w:ilvl w:val="0"/>
          <w:numId w:val="37"/>
        </w:numPr>
        <w:rPr>
          <w:del w:id="251" w:author="GROSJEAN Kevin" w:date="2023-09-14T15:57:00Z"/>
        </w:rPr>
      </w:pPr>
      <w:del w:id="252" w:author="GROSJEAN Kevin" w:date="2023-09-14T15:57:00Z">
        <w:r w:rsidRPr="00631DDB" w:rsidDel="00894677">
          <w:delText>website_crawl</w:delText>
        </w:r>
        <w:r w:rsidR="00F9041F" w:rsidDel="00894677">
          <w:delText> : Collection de référence permettant de savoir les informations principales liées au résultat d’un crawl pour une URL donnée</w:delText>
        </w:r>
      </w:del>
    </w:p>
    <w:p w14:paraId="069A9880" w14:textId="34D092FA" w:rsidR="00E519A7" w:rsidRPr="00631DDB" w:rsidDel="00894677" w:rsidRDefault="00E519A7" w:rsidP="00E519A7">
      <w:pPr>
        <w:pStyle w:val="ListParagraph"/>
        <w:rPr>
          <w:del w:id="253" w:author="GROSJEAN Kevin" w:date="2023-09-14T15:57:00Z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57"/>
        <w:gridCol w:w="3257"/>
        <w:gridCol w:w="3257"/>
      </w:tblGrid>
      <w:tr w:rsidR="00E519A7" w:rsidRPr="00631DDB" w:rsidDel="00894677" w14:paraId="695DC6EC" w14:textId="5DF0BBB5" w:rsidTr="009B1A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el w:id="254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6E9F1168" w14:textId="56808F90" w:rsidR="00E519A7" w:rsidRPr="009B1A0C" w:rsidDel="00894677" w:rsidRDefault="00E519A7" w:rsidP="00E519A7">
            <w:pPr>
              <w:rPr>
                <w:del w:id="255" w:author="GROSJEAN Kevin" w:date="2023-09-14T15:57:00Z"/>
                <w:color w:val="FFFFFF" w:themeColor="background1"/>
              </w:rPr>
            </w:pPr>
            <w:del w:id="256" w:author="GROSJEAN Kevin" w:date="2023-09-14T15:57:00Z">
              <w:r w:rsidRPr="009B1A0C" w:rsidDel="00894677">
                <w:rPr>
                  <w:color w:val="FFFFFF" w:themeColor="background1"/>
                </w:rPr>
                <w:delText>Nom du champ</w:delText>
              </w:r>
            </w:del>
          </w:p>
        </w:tc>
        <w:tc>
          <w:tcPr>
            <w:tcW w:w="3257" w:type="dxa"/>
          </w:tcPr>
          <w:p w14:paraId="676BAA2E" w14:textId="1CC734AA" w:rsidR="00E519A7" w:rsidRPr="009B1A0C" w:rsidDel="00894677" w:rsidRDefault="00E519A7" w:rsidP="00E519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57" w:author="GROSJEAN Kevin" w:date="2023-09-14T15:57:00Z"/>
                <w:color w:val="FFFFFF" w:themeColor="background1"/>
              </w:rPr>
            </w:pPr>
            <w:del w:id="258" w:author="GROSJEAN Kevin" w:date="2023-09-14T15:57:00Z">
              <w:r w:rsidRPr="009B1A0C" w:rsidDel="00894677">
                <w:rPr>
                  <w:color w:val="FFFFFF" w:themeColor="background1"/>
                </w:rPr>
                <w:delText>Type et description</w:delText>
              </w:r>
            </w:del>
          </w:p>
        </w:tc>
        <w:tc>
          <w:tcPr>
            <w:tcW w:w="3257" w:type="dxa"/>
          </w:tcPr>
          <w:p w14:paraId="286C9A07" w14:textId="1A34280A" w:rsidR="00E519A7" w:rsidRPr="009B1A0C" w:rsidDel="00894677" w:rsidRDefault="00E519A7" w:rsidP="00E519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59" w:author="GROSJEAN Kevin" w:date="2023-09-14T15:57:00Z"/>
                <w:color w:val="FFFFFF" w:themeColor="background1"/>
              </w:rPr>
            </w:pPr>
            <w:del w:id="260" w:author="GROSJEAN Kevin" w:date="2023-09-14T15:57:00Z">
              <w:r w:rsidRPr="009B1A0C" w:rsidDel="00894677">
                <w:rPr>
                  <w:color w:val="FFFFFF" w:themeColor="background1"/>
                </w:rPr>
                <w:delText>Exemple</w:delText>
              </w:r>
            </w:del>
          </w:p>
        </w:tc>
      </w:tr>
      <w:tr w:rsidR="00E519A7" w:rsidRPr="00631DDB" w:rsidDel="00894677" w14:paraId="4CDD5FBB" w14:textId="418E4954" w:rsidTr="009B1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261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4DA53768" w14:textId="6A1270FB" w:rsidR="00E519A7" w:rsidRPr="00631DDB" w:rsidDel="00894677" w:rsidRDefault="00E519A7" w:rsidP="00E519A7">
            <w:pPr>
              <w:rPr>
                <w:del w:id="262" w:author="GROSJEAN Kevin" w:date="2023-09-14T15:57:00Z"/>
              </w:rPr>
            </w:pPr>
            <w:del w:id="263" w:author="GROSJEAN Kevin" w:date="2023-09-14T15:57:00Z">
              <w:r w:rsidRPr="00631DDB" w:rsidDel="00894677">
                <w:delText>id</w:delText>
              </w:r>
            </w:del>
          </w:p>
        </w:tc>
        <w:tc>
          <w:tcPr>
            <w:tcW w:w="3257" w:type="dxa"/>
          </w:tcPr>
          <w:p w14:paraId="564B6B4B" w14:textId="73AEEF61" w:rsidR="00E519A7" w:rsidRPr="00631DDB" w:rsidDel="00894677" w:rsidRDefault="00E519A7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64" w:author="GROSJEAN Kevin" w:date="2023-09-14T15:57:00Z"/>
              </w:rPr>
            </w:pPr>
            <w:del w:id="265" w:author="GROSJEAN Kevin" w:date="2023-09-14T15:57:00Z">
              <w:r w:rsidRPr="00631DDB" w:rsidDel="00894677">
                <w:delText xml:space="preserve">Identifiant, c’est-à-dire l’URL du site </w:delText>
              </w:r>
            </w:del>
          </w:p>
        </w:tc>
        <w:tc>
          <w:tcPr>
            <w:tcW w:w="3257" w:type="dxa"/>
          </w:tcPr>
          <w:p w14:paraId="26600646" w14:textId="51DA5F7E" w:rsidR="00E519A7" w:rsidRPr="00631DDB" w:rsidDel="00894677" w:rsidRDefault="00E519A7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66" w:author="GROSJEAN Kevin" w:date="2023-09-14T15:57:00Z"/>
              </w:rPr>
            </w:pPr>
            <w:del w:id="267" w:author="GROSJEAN Kevin" w:date="2023-09-14T15:57:00Z">
              <w:r w:rsidRPr="00631DDB" w:rsidDel="00894677">
                <w:delText>« https://www.unistra.fr »</w:delText>
              </w:r>
            </w:del>
          </w:p>
        </w:tc>
      </w:tr>
      <w:tr w:rsidR="00E519A7" w:rsidRPr="00631DDB" w:rsidDel="00894677" w14:paraId="4C27632A" w14:textId="64D4D266" w:rsidTr="009B1A0C">
        <w:trPr>
          <w:del w:id="268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63AE5A87" w14:textId="6E9EE5A3" w:rsidR="00E519A7" w:rsidRPr="00631DDB" w:rsidDel="00894677" w:rsidRDefault="00E519A7" w:rsidP="00E519A7">
            <w:pPr>
              <w:rPr>
                <w:del w:id="269" w:author="GROSJEAN Kevin" w:date="2023-09-14T15:57:00Z"/>
              </w:rPr>
            </w:pPr>
            <w:commentRangeStart w:id="270"/>
            <w:del w:id="271" w:author="GROSJEAN Kevin" w:date="2023-09-14T15:57:00Z">
              <w:r w:rsidRPr="00631DDB" w:rsidDel="00894677">
                <w:delText>lastUpdated</w:delText>
              </w:r>
              <w:commentRangeEnd w:id="270"/>
              <w:r w:rsidR="00AA085D" w:rsidDel="00894677">
                <w:rPr>
                  <w:rStyle w:val="CommentReference"/>
                  <w:b w:val="0"/>
                  <w:bCs w:val="0"/>
                </w:rPr>
                <w:commentReference w:id="270"/>
              </w:r>
            </w:del>
          </w:p>
        </w:tc>
        <w:tc>
          <w:tcPr>
            <w:tcW w:w="3257" w:type="dxa"/>
          </w:tcPr>
          <w:p w14:paraId="32D3E5D4" w14:textId="7F146424" w:rsidR="00E519A7" w:rsidRPr="00631DDB" w:rsidDel="00894677" w:rsidRDefault="00E519A7" w:rsidP="00E5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72" w:author="GROSJEAN Kevin" w:date="2023-09-14T15:57:00Z"/>
              </w:rPr>
            </w:pPr>
            <w:del w:id="273" w:author="GROSJEAN Kevin" w:date="2023-09-14T15:57:00Z">
              <w:r w:rsidRPr="00631DDB" w:rsidDel="00894677">
                <w:delText xml:space="preserve">Date/heure de dernière mise à jour d’au moins une information (crawl brute ou une </w:delText>
              </w:r>
              <w:r w:rsidR="0023456B" w:rsidRPr="00631DDB" w:rsidDel="00894677">
                <w:delText>métadonnée</w:delText>
              </w:r>
              <w:r w:rsidRPr="00631DDB" w:rsidDel="00894677">
                <w:delText>)</w:delText>
              </w:r>
            </w:del>
          </w:p>
        </w:tc>
        <w:tc>
          <w:tcPr>
            <w:tcW w:w="3257" w:type="dxa"/>
          </w:tcPr>
          <w:p w14:paraId="0624C85E" w14:textId="19F19B05" w:rsidR="00E519A7" w:rsidRPr="00631DDB" w:rsidDel="00894677" w:rsidRDefault="00E519A7" w:rsidP="00E5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274" w:author="GROSJEAN Kevin" w:date="2023-09-14T15:57:00Z"/>
              </w:rPr>
            </w:pPr>
            <w:del w:id="275" w:author="GROSJEAN Kevin" w:date="2023-09-14T15:57:00Z">
              <w:r w:rsidRPr="00631DDB" w:rsidDel="00894677">
                <w:delText>2023-05-06T11:12:23</w:delText>
              </w:r>
            </w:del>
          </w:p>
        </w:tc>
      </w:tr>
      <w:tr w:rsidR="00E519A7" w:rsidRPr="00631DDB" w:rsidDel="00894677" w14:paraId="2FFD141C" w14:textId="56C25F78" w:rsidTr="009B1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276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1E1411C2" w14:textId="1E6A6741" w:rsidR="00E519A7" w:rsidRPr="00631DDB" w:rsidDel="00894677" w:rsidRDefault="0023456B" w:rsidP="00E519A7">
            <w:pPr>
              <w:rPr>
                <w:del w:id="277" w:author="GROSJEAN Kevin" w:date="2023-09-14T15:57:00Z"/>
              </w:rPr>
            </w:pPr>
            <w:del w:id="278" w:author="GROSJEAN Kevin" w:date="2023-09-14T15:57:00Z">
              <w:r w:rsidRPr="00631DDB" w:rsidDel="00894677">
                <w:delText>dataStatus</w:delText>
              </w:r>
            </w:del>
          </w:p>
        </w:tc>
        <w:tc>
          <w:tcPr>
            <w:tcW w:w="3257" w:type="dxa"/>
          </w:tcPr>
          <w:p w14:paraId="2594F19F" w14:textId="5CDF1979" w:rsidR="00E519A7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79" w:author="GROSJEAN Kevin" w:date="2023-09-14T15:57:00Z"/>
              </w:rPr>
            </w:pPr>
            <w:del w:id="280" w:author="GROSJEAN Kevin" w:date="2023-09-14T15:57:00Z">
              <w:r w:rsidRPr="00631DDB" w:rsidDel="00894677">
                <w:delText>Liste des états pour chaque métadonnée.</w:delText>
              </w:r>
            </w:del>
          </w:p>
          <w:p w14:paraId="7103A750" w14:textId="569050CE" w:rsidR="0023456B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81" w:author="GROSJEAN Kevin" w:date="2023-09-14T15:57:00Z"/>
              </w:rPr>
            </w:pPr>
            <w:del w:id="282" w:author="GROSJEAN Kevin" w:date="2023-09-14T15:57:00Z">
              <w:r w:rsidRPr="00631DDB" w:rsidDel="00894677">
                <w:delText xml:space="preserve">Ce champ est un champ complexe contenant pour chaque métadonnée possible (selon la liste définie dans le chapitre 2.3) : </w:delText>
              </w:r>
            </w:del>
          </w:p>
          <w:p w14:paraId="4E7588AD" w14:textId="2CB4041F" w:rsidR="0023456B" w:rsidRPr="00631DDB" w:rsidDel="00894677" w:rsidRDefault="0023456B" w:rsidP="0023456B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83" w:author="GROSJEAN Kevin" w:date="2023-09-14T15:57:00Z"/>
              </w:rPr>
            </w:pPr>
            <w:del w:id="284" w:author="GROSJEAN Kevin" w:date="2023-09-14T15:57:00Z">
              <w:r w:rsidRPr="00631DDB" w:rsidDel="00894677">
                <w:delText>Si la métadonnée a été récupérée (oui / non)</w:delText>
              </w:r>
            </w:del>
          </w:p>
          <w:p w14:paraId="1E51033A" w14:textId="0232A4EB" w:rsidR="0023456B" w:rsidRPr="00631DDB" w:rsidDel="00894677" w:rsidRDefault="0023456B" w:rsidP="0023456B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85" w:author="GROSJEAN Kevin" w:date="2023-09-14T15:57:00Z"/>
              </w:rPr>
            </w:pPr>
            <w:del w:id="286" w:author="GROSJEAN Kevin" w:date="2023-09-14T15:57:00Z">
              <w:r w:rsidRPr="00631DDB" w:rsidDel="00894677">
                <w:delText>La date de la dernière mise à jour de la métadonnée</w:delText>
              </w:r>
            </w:del>
          </w:p>
          <w:p w14:paraId="02FA0E9B" w14:textId="12644E49" w:rsidR="0023456B" w:rsidRPr="00631DDB" w:rsidDel="00894677" w:rsidRDefault="0023456B" w:rsidP="0023456B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87" w:author="GROSJEAN Kevin" w:date="2023-09-14T15:57:00Z"/>
              </w:rPr>
            </w:pPr>
            <w:del w:id="288" w:author="GROSJEAN Kevin" w:date="2023-09-14T15:57:00Z">
              <w:r w:rsidRPr="00631DDB" w:rsidDel="00894677">
                <w:delText>Le statut du traitement (OK / KO)</w:delText>
              </w:r>
            </w:del>
          </w:p>
        </w:tc>
        <w:tc>
          <w:tcPr>
            <w:tcW w:w="3257" w:type="dxa"/>
          </w:tcPr>
          <w:p w14:paraId="790FC8E7" w14:textId="24050C50" w:rsidR="00E519A7" w:rsidRPr="00393ECD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89" w:author="GROSJEAN Kevin" w:date="2023-09-14T15:57:00Z"/>
                <w:rPrChange w:id="290" w:author="INDRECAN Carmen" w:date="2023-09-15T09:43:00Z">
                  <w:rPr>
                    <w:del w:id="291" w:author="GROSJEAN Kevin" w:date="2023-09-14T15:57:00Z"/>
                    <w:lang w:val="en-US"/>
                  </w:rPr>
                </w:rPrChange>
              </w:rPr>
            </w:pPr>
            <w:del w:id="292" w:author="GROSJEAN Kevin" w:date="2023-09-14T15:57:00Z">
              <w:r w:rsidRPr="00393ECD" w:rsidDel="00894677">
                <w:rPr>
                  <w:rPrChange w:id="293" w:author="INDRECAN Carmen" w:date="2023-09-15T09:43:00Z">
                    <w:rPr>
                      <w:lang w:val="en-US"/>
                    </w:rPr>
                  </w:rPrChange>
                </w:rPr>
                <w:delText>[</w:delText>
              </w:r>
            </w:del>
          </w:p>
          <w:p w14:paraId="1CF1928C" w14:textId="15A0FE10" w:rsidR="0023456B" w:rsidRPr="00393ECD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94" w:author="GROSJEAN Kevin" w:date="2023-09-14T15:57:00Z"/>
                <w:rPrChange w:id="295" w:author="INDRECAN Carmen" w:date="2023-09-15T09:43:00Z">
                  <w:rPr>
                    <w:del w:id="296" w:author="GROSJEAN Kevin" w:date="2023-09-14T15:57:00Z"/>
                    <w:lang w:val="en-US"/>
                  </w:rPr>
                </w:rPrChange>
              </w:rPr>
            </w:pPr>
            <w:del w:id="297" w:author="GROSJEAN Kevin" w:date="2023-09-14T15:57:00Z">
              <w:r w:rsidRPr="00393ECD" w:rsidDel="00894677">
                <w:rPr>
                  <w:rPrChange w:id="298" w:author="INDRECAN Carmen" w:date="2023-09-15T09:43:00Z">
                    <w:rPr>
                      <w:lang w:val="en-US"/>
                    </w:rPr>
                  </w:rPrChange>
                </w:rPr>
                <w:delText xml:space="preserve"> { </w:delText>
              </w:r>
            </w:del>
          </w:p>
          <w:p w14:paraId="6947D6AC" w14:textId="07D558EF" w:rsidR="0023456B" w:rsidRPr="00393ECD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299" w:author="GROSJEAN Kevin" w:date="2023-09-14T15:57:00Z"/>
                <w:rPrChange w:id="300" w:author="INDRECAN Carmen" w:date="2023-09-15T09:43:00Z">
                  <w:rPr>
                    <w:del w:id="301" w:author="GROSJEAN Kevin" w:date="2023-09-14T15:57:00Z"/>
                    <w:lang w:val="en-US"/>
                  </w:rPr>
                </w:rPrChange>
              </w:rPr>
            </w:pPr>
            <w:del w:id="302" w:author="GROSJEAN Kevin" w:date="2023-09-14T15:57:00Z">
              <w:r w:rsidRPr="00393ECD" w:rsidDel="00894677">
                <w:rPr>
                  <w:rPrChange w:id="303" w:author="INDRECAN Carmen" w:date="2023-09-15T09:43:00Z">
                    <w:rPr>
                      <w:lang w:val="en-US"/>
                    </w:rPr>
                  </w:rPrChange>
                </w:rPr>
                <w:delText>« rgaa » : « true »,</w:delText>
              </w:r>
            </w:del>
          </w:p>
          <w:p w14:paraId="5E21676A" w14:textId="02C7053F" w:rsidR="0023456B" w:rsidRPr="00393ECD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04" w:author="GROSJEAN Kevin" w:date="2023-09-14T15:57:00Z"/>
                <w:rPrChange w:id="305" w:author="INDRECAN Carmen" w:date="2023-09-15T09:43:00Z">
                  <w:rPr>
                    <w:del w:id="306" w:author="GROSJEAN Kevin" w:date="2023-09-14T15:57:00Z"/>
                    <w:lang w:val="en-US"/>
                  </w:rPr>
                </w:rPrChange>
              </w:rPr>
            </w:pPr>
            <w:del w:id="307" w:author="GROSJEAN Kevin" w:date="2023-09-14T15:57:00Z">
              <w:r w:rsidRPr="00393ECD" w:rsidDel="00894677">
                <w:rPr>
                  <w:rPrChange w:id="308" w:author="INDRECAN Carmen" w:date="2023-09-15T09:43:00Z">
                    <w:rPr>
                      <w:lang w:val="en-US"/>
                    </w:rPr>
                  </w:rPrChange>
                </w:rPr>
                <w:delText xml:space="preserve">« lastUpdated : « 2023-05-06T11:12:23 », </w:delText>
              </w:r>
            </w:del>
          </w:p>
          <w:p w14:paraId="6408BD55" w14:textId="15D3270C" w:rsidR="0023456B" w:rsidRPr="00393ECD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09" w:author="GROSJEAN Kevin" w:date="2023-09-14T15:57:00Z"/>
                <w:rPrChange w:id="310" w:author="INDRECAN Carmen" w:date="2023-09-15T09:43:00Z">
                  <w:rPr>
                    <w:del w:id="311" w:author="GROSJEAN Kevin" w:date="2023-09-14T15:57:00Z"/>
                    <w:lang w:val="en-US"/>
                  </w:rPr>
                </w:rPrChange>
              </w:rPr>
            </w:pPr>
            <w:del w:id="312" w:author="GROSJEAN Kevin" w:date="2023-09-14T15:57:00Z">
              <w:r w:rsidRPr="00393ECD" w:rsidDel="00894677">
                <w:rPr>
                  <w:rPrChange w:id="313" w:author="INDRECAN Carmen" w:date="2023-09-15T09:43:00Z">
                    <w:rPr>
                      <w:lang w:val="en-US"/>
                    </w:rPr>
                  </w:rPrChange>
                </w:rPr>
                <w:delText>« status » : « OK »</w:delText>
              </w:r>
            </w:del>
          </w:p>
          <w:p w14:paraId="7E9B4B6C" w14:textId="34CE91B3" w:rsidR="0023456B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14" w:author="GROSJEAN Kevin" w:date="2023-09-14T15:57:00Z"/>
              </w:rPr>
            </w:pPr>
            <w:del w:id="315" w:author="GROSJEAN Kevin" w:date="2023-09-14T15:57:00Z">
              <w:r w:rsidRPr="00631DDB" w:rsidDel="00894677">
                <w:delText xml:space="preserve">}, </w:delText>
              </w:r>
            </w:del>
          </w:p>
          <w:p w14:paraId="6A964090" w14:textId="0378FE85" w:rsidR="0023456B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16" w:author="GROSJEAN Kevin" w:date="2023-09-14T15:57:00Z"/>
              </w:rPr>
            </w:pPr>
            <w:del w:id="317" w:author="GROSJEAN Kevin" w:date="2023-09-14T15:57:00Z">
              <w:r w:rsidRPr="00631DDB" w:rsidDel="00894677">
                <w:delText>…</w:delText>
              </w:r>
            </w:del>
          </w:p>
          <w:p w14:paraId="00F7E57E" w14:textId="5F7C50E1" w:rsidR="0023456B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18" w:author="GROSJEAN Kevin" w:date="2023-09-14T15:57:00Z"/>
              </w:rPr>
            </w:pPr>
            <w:del w:id="319" w:author="GROSJEAN Kevin" w:date="2023-09-14T15:57:00Z">
              <w:r w:rsidRPr="00631DDB" w:rsidDel="00894677">
                <w:delText>]</w:delText>
              </w:r>
            </w:del>
          </w:p>
          <w:p w14:paraId="4E0EFC97" w14:textId="3F37B25D" w:rsidR="0023456B" w:rsidRPr="00631DDB" w:rsidDel="00894677" w:rsidRDefault="0023456B" w:rsidP="00E5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20" w:author="GROSJEAN Kevin" w:date="2023-09-14T15:57:00Z"/>
              </w:rPr>
            </w:pPr>
          </w:p>
        </w:tc>
      </w:tr>
      <w:tr w:rsidR="00E519A7" w:rsidRPr="00631DDB" w:rsidDel="00894677" w14:paraId="11D32952" w14:textId="60146965" w:rsidTr="009B1A0C">
        <w:trPr>
          <w:del w:id="321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1AF94C31" w14:textId="084130EA" w:rsidR="00E519A7" w:rsidRPr="00631DDB" w:rsidDel="00894677" w:rsidRDefault="0023456B" w:rsidP="00E519A7">
            <w:pPr>
              <w:rPr>
                <w:del w:id="322" w:author="GROSJEAN Kevin" w:date="2023-09-14T15:57:00Z"/>
              </w:rPr>
            </w:pPr>
            <w:del w:id="323" w:author="GROSJEAN Kevin" w:date="2023-09-14T15:57:00Z">
              <w:r w:rsidRPr="00631DDB" w:rsidDel="00894677">
                <w:delText>dataURL</w:delText>
              </w:r>
            </w:del>
          </w:p>
        </w:tc>
        <w:tc>
          <w:tcPr>
            <w:tcW w:w="3257" w:type="dxa"/>
          </w:tcPr>
          <w:p w14:paraId="68ECBB5B" w14:textId="7E97C60F" w:rsidR="00E519A7" w:rsidRPr="00631DDB" w:rsidDel="00894677" w:rsidRDefault="0023456B" w:rsidP="00E5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24" w:author="GROSJEAN Kevin" w:date="2023-09-14T15:57:00Z"/>
              </w:rPr>
            </w:pPr>
            <w:del w:id="325" w:author="GROSJEAN Kevin" w:date="2023-09-14T15:57:00Z">
              <w:r w:rsidRPr="00631DDB" w:rsidDel="00894677">
                <w:delText>Lien vers la racine des données brutes sur l’objectStorage</w:delText>
              </w:r>
            </w:del>
          </w:p>
        </w:tc>
        <w:tc>
          <w:tcPr>
            <w:tcW w:w="3257" w:type="dxa"/>
          </w:tcPr>
          <w:p w14:paraId="5CDC7DCE" w14:textId="1F96324D" w:rsidR="00E519A7" w:rsidRPr="00631DDB" w:rsidDel="00894677" w:rsidRDefault="00E519A7" w:rsidP="00E5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26" w:author="GROSJEAN Kevin" w:date="2023-09-14T15:57:00Z"/>
              </w:rPr>
            </w:pPr>
          </w:p>
        </w:tc>
      </w:tr>
    </w:tbl>
    <w:p w14:paraId="37683CE5" w14:textId="24EE3E1F" w:rsidR="00E519A7" w:rsidRPr="00487234" w:rsidDel="00894677" w:rsidRDefault="00E519A7" w:rsidP="00E519A7">
      <w:pPr>
        <w:pStyle w:val="ListParagraph"/>
        <w:numPr>
          <w:ilvl w:val="0"/>
          <w:numId w:val="37"/>
        </w:numPr>
        <w:rPr>
          <w:del w:id="327" w:author="GROSJEAN Kevin" w:date="2023-09-14T15:57:00Z"/>
        </w:rPr>
      </w:pPr>
      <w:del w:id="328" w:author="GROSJEAN Kevin" w:date="2023-09-14T15:57:00Z">
        <w:r w:rsidRPr="00487234" w:rsidDel="00894677">
          <w:delText>website_crawl_history</w:delText>
        </w:r>
        <w:r w:rsidR="00F9041F" w:rsidDel="00894677">
          <w:delText xml:space="preserve"> : Collection permettant de suivre l’état d’un traitement </w:delText>
        </w:r>
      </w:del>
    </w:p>
    <w:p w14:paraId="09C186A0" w14:textId="62D1E854" w:rsidR="00D51370" w:rsidRPr="00D51370" w:rsidDel="00894677" w:rsidRDefault="00D51370" w:rsidP="00D51370">
      <w:pPr>
        <w:rPr>
          <w:del w:id="329" w:author="GROSJEAN Kevin" w:date="2023-09-14T15:57:00Z"/>
          <w:sz w:val="18"/>
          <w:szCs w:val="18"/>
          <w:highlight w:val="yellow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57"/>
        <w:gridCol w:w="3257"/>
        <w:gridCol w:w="3257"/>
      </w:tblGrid>
      <w:tr w:rsidR="00D51370" w:rsidRPr="009B1A0C" w:rsidDel="00894677" w14:paraId="109FC832" w14:textId="643FFBCE" w:rsidTr="006C0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el w:id="330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09ADF6A0" w14:textId="6145EA46" w:rsidR="00D51370" w:rsidRPr="009B1A0C" w:rsidDel="00894677" w:rsidRDefault="00D51370" w:rsidP="006C0CFC">
            <w:pPr>
              <w:rPr>
                <w:del w:id="331" w:author="GROSJEAN Kevin" w:date="2023-09-14T15:57:00Z"/>
                <w:color w:val="FFFFFF" w:themeColor="background1"/>
              </w:rPr>
            </w:pPr>
            <w:del w:id="332" w:author="GROSJEAN Kevin" w:date="2023-09-14T15:57:00Z">
              <w:r w:rsidRPr="009B1A0C" w:rsidDel="00894677">
                <w:rPr>
                  <w:color w:val="FFFFFF" w:themeColor="background1"/>
                </w:rPr>
                <w:delText>Nom du champ</w:delText>
              </w:r>
            </w:del>
          </w:p>
        </w:tc>
        <w:tc>
          <w:tcPr>
            <w:tcW w:w="3257" w:type="dxa"/>
          </w:tcPr>
          <w:p w14:paraId="71DB0527" w14:textId="7CD4E13A" w:rsidR="00D51370" w:rsidRPr="009B1A0C" w:rsidDel="00894677" w:rsidRDefault="00D51370" w:rsidP="006C0C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33" w:author="GROSJEAN Kevin" w:date="2023-09-14T15:57:00Z"/>
                <w:color w:val="FFFFFF" w:themeColor="background1"/>
              </w:rPr>
            </w:pPr>
            <w:del w:id="334" w:author="GROSJEAN Kevin" w:date="2023-09-14T15:57:00Z">
              <w:r w:rsidRPr="009B1A0C" w:rsidDel="00894677">
                <w:rPr>
                  <w:color w:val="FFFFFF" w:themeColor="background1"/>
                </w:rPr>
                <w:delText>Type et description</w:delText>
              </w:r>
            </w:del>
          </w:p>
        </w:tc>
        <w:tc>
          <w:tcPr>
            <w:tcW w:w="3257" w:type="dxa"/>
          </w:tcPr>
          <w:p w14:paraId="7A61AFBC" w14:textId="35DC6CA0" w:rsidR="00D51370" w:rsidRPr="009B1A0C" w:rsidDel="00894677" w:rsidRDefault="00D51370" w:rsidP="006C0C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35" w:author="GROSJEAN Kevin" w:date="2023-09-14T15:57:00Z"/>
                <w:color w:val="FFFFFF" w:themeColor="background1"/>
              </w:rPr>
            </w:pPr>
            <w:del w:id="336" w:author="GROSJEAN Kevin" w:date="2023-09-14T15:57:00Z">
              <w:r w:rsidRPr="009B1A0C" w:rsidDel="00894677">
                <w:rPr>
                  <w:color w:val="FFFFFF" w:themeColor="background1"/>
                </w:rPr>
                <w:delText>Exemple</w:delText>
              </w:r>
            </w:del>
          </w:p>
        </w:tc>
      </w:tr>
      <w:tr w:rsidR="00D51370" w:rsidRPr="00631DDB" w:rsidDel="00894677" w14:paraId="2CFA0D35" w14:textId="24C7EC66" w:rsidTr="006C0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37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5CCFD43E" w14:textId="34362C38" w:rsidR="00D51370" w:rsidRPr="00631DDB" w:rsidDel="00894677" w:rsidRDefault="00D51370" w:rsidP="006C0CFC">
            <w:pPr>
              <w:rPr>
                <w:del w:id="338" w:author="GROSJEAN Kevin" w:date="2023-09-14T15:57:00Z"/>
              </w:rPr>
            </w:pPr>
            <w:del w:id="339" w:author="GROSJEAN Kevin" w:date="2023-09-14T15:57:00Z">
              <w:r w:rsidRPr="00631DDB" w:rsidDel="00894677">
                <w:delText>id</w:delText>
              </w:r>
            </w:del>
          </w:p>
        </w:tc>
        <w:tc>
          <w:tcPr>
            <w:tcW w:w="3257" w:type="dxa"/>
          </w:tcPr>
          <w:p w14:paraId="2C0E4390" w14:textId="4D925DD1" w:rsidR="00D51370" w:rsidRPr="00631DDB" w:rsidDel="00894677" w:rsidRDefault="00D51370" w:rsidP="006C0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40" w:author="GROSJEAN Kevin" w:date="2023-09-14T15:57:00Z"/>
              </w:rPr>
            </w:pPr>
            <w:del w:id="341" w:author="GROSJEAN Kevin" w:date="2023-09-14T15:57:00Z">
              <w:r w:rsidRPr="00631DDB" w:rsidDel="00894677">
                <w:delText>Identifiant</w:delText>
              </w:r>
              <w:r w:rsidR="00850F67" w:rsidDel="00894677">
                <w:delText xml:space="preserve"> du processus de crawl</w:delText>
              </w:r>
              <w:r w:rsidRPr="00631DDB" w:rsidDel="00894677">
                <w:delText xml:space="preserve"> </w:delText>
              </w:r>
            </w:del>
          </w:p>
        </w:tc>
        <w:tc>
          <w:tcPr>
            <w:tcW w:w="3257" w:type="dxa"/>
          </w:tcPr>
          <w:p w14:paraId="3A42BA83" w14:textId="640EBF25" w:rsidR="00D51370" w:rsidRPr="00631DDB" w:rsidDel="00894677" w:rsidRDefault="00850F67" w:rsidP="006C0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42" w:author="GROSJEAN Kevin" w:date="2023-09-14T15:57:00Z"/>
              </w:rPr>
            </w:pPr>
            <w:del w:id="343" w:author="GROSJEAN Kevin" w:date="2023-09-14T15:57:00Z">
              <w:r w:rsidDel="00894677">
                <w:delText>2022-06-07_11_15_53</w:delText>
              </w:r>
            </w:del>
          </w:p>
        </w:tc>
      </w:tr>
      <w:tr w:rsidR="00D51370" w:rsidRPr="00631DDB" w:rsidDel="00894677" w14:paraId="335DE117" w14:textId="1E87D7AB" w:rsidTr="006C0CFC">
        <w:trPr>
          <w:del w:id="344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69A57B43" w14:textId="2F4BCD01" w:rsidR="00D51370" w:rsidDel="00894677" w:rsidRDefault="00D51370" w:rsidP="00D51370">
            <w:pPr>
              <w:rPr>
                <w:del w:id="345" w:author="GROSJEAN Kevin" w:date="2023-09-14T15:57:00Z"/>
              </w:rPr>
            </w:pPr>
            <w:del w:id="346" w:author="GROSJEAN Kevin" w:date="2023-09-14T15:57:00Z">
              <w:r w:rsidDel="00894677">
                <w:delText>websiteURL</w:delText>
              </w:r>
            </w:del>
          </w:p>
        </w:tc>
        <w:tc>
          <w:tcPr>
            <w:tcW w:w="3257" w:type="dxa"/>
          </w:tcPr>
          <w:p w14:paraId="0C769C06" w14:textId="655D7795" w:rsidR="00D51370" w:rsidRPr="00631DDB" w:rsidDel="00894677" w:rsidRDefault="00D51370" w:rsidP="00D51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47" w:author="GROSJEAN Kevin" w:date="2023-09-14T15:57:00Z"/>
              </w:rPr>
            </w:pPr>
            <w:del w:id="348" w:author="GROSJEAN Kevin" w:date="2023-09-14T15:57:00Z">
              <w:r w:rsidDel="00894677">
                <w:delText>URL du site web crawlé</w:delText>
              </w:r>
            </w:del>
          </w:p>
        </w:tc>
        <w:tc>
          <w:tcPr>
            <w:tcW w:w="3257" w:type="dxa"/>
          </w:tcPr>
          <w:p w14:paraId="3D4C4E1F" w14:textId="132C1E01" w:rsidR="00D51370" w:rsidRPr="00631DDB" w:rsidDel="00894677" w:rsidRDefault="00D51370" w:rsidP="00D51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49" w:author="GROSJEAN Kevin" w:date="2023-09-14T15:57:00Z"/>
              </w:rPr>
            </w:pPr>
            <w:del w:id="350" w:author="GROSJEAN Kevin" w:date="2023-09-14T15:57:00Z">
              <w:r w:rsidRPr="00631DDB" w:rsidDel="00894677">
                <w:delText>« https://www.unistra.fr »</w:delText>
              </w:r>
            </w:del>
          </w:p>
        </w:tc>
      </w:tr>
      <w:tr w:rsidR="00D51370" w:rsidRPr="00631DDB" w:rsidDel="00894677" w14:paraId="14BE0166" w14:textId="296C465A" w:rsidTr="006C0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51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0FD96706" w14:textId="56EC70EA" w:rsidR="00D51370" w:rsidRPr="00631DDB" w:rsidDel="00894677" w:rsidRDefault="00D51370" w:rsidP="00D51370">
            <w:pPr>
              <w:rPr>
                <w:del w:id="352" w:author="GROSJEAN Kevin" w:date="2023-09-14T15:57:00Z"/>
              </w:rPr>
            </w:pPr>
            <w:del w:id="353" w:author="GROSJEAN Kevin" w:date="2023-09-14T15:57:00Z">
              <w:r w:rsidDel="00894677">
                <w:delText>date</w:delText>
              </w:r>
            </w:del>
          </w:p>
        </w:tc>
        <w:tc>
          <w:tcPr>
            <w:tcW w:w="3257" w:type="dxa"/>
          </w:tcPr>
          <w:p w14:paraId="22521092" w14:textId="3C138F4C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54" w:author="GROSJEAN Kevin" w:date="2023-09-14T15:57:00Z"/>
              </w:rPr>
            </w:pPr>
            <w:del w:id="355" w:author="GROSJEAN Kevin" w:date="2023-09-14T15:57:00Z">
              <w:r w:rsidRPr="00631DDB" w:rsidDel="00894677">
                <w:delText xml:space="preserve">Date/heure de </w:delText>
              </w:r>
              <w:r w:rsidR="00850F67" w:rsidDel="00894677">
                <w:delText>lancement du processus de crawl</w:delText>
              </w:r>
            </w:del>
          </w:p>
        </w:tc>
        <w:tc>
          <w:tcPr>
            <w:tcW w:w="3257" w:type="dxa"/>
          </w:tcPr>
          <w:p w14:paraId="41527E24" w14:textId="573F1097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56" w:author="GROSJEAN Kevin" w:date="2023-09-14T15:57:00Z"/>
              </w:rPr>
            </w:pPr>
            <w:del w:id="357" w:author="GROSJEAN Kevin" w:date="2023-09-14T15:57:00Z">
              <w:r w:rsidRPr="00631DDB" w:rsidDel="00894677">
                <w:delText>2023-05-06T11:12:23</w:delText>
              </w:r>
            </w:del>
          </w:p>
        </w:tc>
      </w:tr>
      <w:tr w:rsidR="00850F67" w:rsidRPr="00631DDB" w:rsidDel="00894677" w14:paraId="60EC666E" w14:textId="48006B1B" w:rsidTr="006C0CFC">
        <w:trPr>
          <w:del w:id="358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03557C79" w14:textId="07DA9EFA" w:rsidR="00850F67" w:rsidRPr="00631DDB" w:rsidDel="00894677" w:rsidRDefault="00850F67" w:rsidP="00D51370">
            <w:pPr>
              <w:rPr>
                <w:del w:id="359" w:author="GROSJEAN Kevin" w:date="2023-09-14T15:57:00Z"/>
              </w:rPr>
            </w:pPr>
            <w:del w:id="360" w:author="GROSJEAN Kevin" w:date="2023-09-14T15:57:00Z">
              <w:r w:rsidDel="00894677">
                <w:delText>processStatus</w:delText>
              </w:r>
            </w:del>
          </w:p>
        </w:tc>
        <w:tc>
          <w:tcPr>
            <w:tcW w:w="3257" w:type="dxa"/>
          </w:tcPr>
          <w:p w14:paraId="7B5DDF73" w14:textId="629A1C9D" w:rsidR="00850F67" w:rsidDel="00894677" w:rsidRDefault="00850F67" w:rsidP="00D51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61" w:author="GROSJEAN Kevin" w:date="2023-09-14T15:57:00Z"/>
              </w:rPr>
            </w:pPr>
            <w:del w:id="362" w:author="GROSJEAN Kevin" w:date="2023-09-14T15:57:00Z">
              <w:r w:rsidDel="00894677">
                <w:delText xml:space="preserve">Statut du processus : </w:delText>
              </w:r>
            </w:del>
          </w:p>
          <w:p w14:paraId="13278328" w14:textId="77DD6AAB" w:rsidR="00850F67" w:rsidDel="00894677" w:rsidRDefault="00850F67" w:rsidP="00850F67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63" w:author="GROSJEAN Kevin" w:date="2023-09-14T15:57:00Z"/>
              </w:rPr>
            </w:pPr>
            <w:del w:id="364" w:author="GROSJEAN Kevin" w:date="2023-09-14T15:57:00Z">
              <w:r w:rsidDel="00894677">
                <w:delText>Pending</w:delText>
              </w:r>
            </w:del>
          </w:p>
          <w:p w14:paraId="3407CCF4" w14:textId="5B01DE3E" w:rsidR="00850F67" w:rsidDel="00894677" w:rsidRDefault="00850F67" w:rsidP="00850F67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65" w:author="GROSJEAN Kevin" w:date="2023-09-14T15:57:00Z"/>
              </w:rPr>
            </w:pPr>
            <w:del w:id="366" w:author="GROSJEAN Kevin" w:date="2023-09-14T15:57:00Z">
              <w:r w:rsidDel="00894677">
                <w:delText>Started</w:delText>
              </w:r>
            </w:del>
          </w:p>
          <w:p w14:paraId="4CDACF1B" w14:textId="378F8D45" w:rsidR="00850F67" w:rsidDel="00894677" w:rsidRDefault="00850F67" w:rsidP="00850F67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67" w:author="GROSJEAN Kevin" w:date="2023-09-14T15:57:00Z"/>
              </w:rPr>
            </w:pPr>
            <w:del w:id="368" w:author="GROSJEAN Kevin" w:date="2023-09-14T15:57:00Z">
              <w:r w:rsidDel="00894677">
                <w:delText>Success</w:delText>
              </w:r>
            </w:del>
          </w:p>
          <w:p w14:paraId="0194DFCA" w14:textId="316DFC3F" w:rsidR="00850F67" w:rsidRPr="00631DDB" w:rsidDel="00894677" w:rsidRDefault="00850F67" w:rsidP="00850F67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69" w:author="GROSJEAN Kevin" w:date="2023-09-14T15:57:00Z"/>
              </w:rPr>
            </w:pPr>
            <w:del w:id="370" w:author="GROSJEAN Kevin" w:date="2023-09-14T15:57:00Z">
              <w:r w:rsidDel="00894677">
                <w:delText>Error</w:delText>
              </w:r>
            </w:del>
          </w:p>
        </w:tc>
        <w:tc>
          <w:tcPr>
            <w:tcW w:w="3257" w:type="dxa"/>
          </w:tcPr>
          <w:p w14:paraId="4759F3D7" w14:textId="6372D91F" w:rsidR="00850F67" w:rsidRPr="00631DDB" w:rsidDel="00894677" w:rsidRDefault="00850F67" w:rsidP="00D51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71" w:author="GROSJEAN Kevin" w:date="2023-09-14T15:57:00Z"/>
              </w:rPr>
            </w:pPr>
          </w:p>
        </w:tc>
      </w:tr>
      <w:tr w:rsidR="00D51370" w:rsidRPr="00631DDB" w:rsidDel="00894677" w14:paraId="23BC15DC" w14:textId="04D20476" w:rsidTr="006C0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72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14:paraId="5848631F" w14:textId="1C04C3B9" w:rsidR="00D51370" w:rsidRPr="00631DDB" w:rsidDel="00894677" w:rsidRDefault="00D51370" w:rsidP="00D51370">
            <w:pPr>
              <w:rPr>
                <w:del w:id="373" w:author="GROSJEAN Kevin" w:date="2023-09-14T15:57:00Z"/>
              </w:rPr>
            </w:pPr>
            <w:del w:id="374" w:author="GROSJEAN Kevin" w:date="2023-09-14T15:57:00Z">
              <w:r w:rsidRPr="00631DDB" w:rsidDel="00894677">
                <w:delText>dataStatus</w:delText>
              </w:r>
            </w:del>
          </w:p>
        </w:tc>
        <w:tc>
          <w:tcPr>
            <w:tcW w:w="3257" w:type="dxa"/>
          </w:tcPr>
          <w:p w14:paraId="6C0F7786" w14:textId="7D91B434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75" w:author="GROSJEAN Kevin" w:date="2023-09-14T15:57:00Z"/>
              </w:rPr>
            </w:pPr>
            <w:del w:id="376" w:author="GROSJEAN Kevin" w:date="2023-09-14T15:57:00Z">
              <w:r w:rsidRPr="00631DDB" w:rsidDel="00894677">
                <w:delText>Liste des états pour chaque métadonnée.</w:delText>
              </w:r>
            </w:del>
          </w:p>
          <w:p w14:paraId="286932A9" w14:textId="7B9A8E04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77" w:author="GROSJEAN Kevin" w:date="2023-09-14T15:57:00Z"/>
              </w:rPr>
            </w:pPr>
            <w:del w:id="378" w:author="GROSJEAN Kevin" w:date="2023-09-14T15:57:00Z">
              <w:r w:rsidRPr="00631DDB" w:rsidDel="00894677">
                <w:delText xml:space="preserve">Ce champ est un champ complexe contenant pour chaque métadonnée possible (selon la liste définie dans le chapitre 2.3) : </w:delText>
              </w:r>
            </w:del>
          </w:p>
          <w:p w14:paraId="66C95549" w14:textId="0C863729" w:rsidR="00D51370" w:rsidRPr="00631DDB" w:rsidDel="00894677" w:rsidRDefault="00D51370" w:rsidP="00D51370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79" w:author="GROSJEAN Kevin" w:date="2023-09-14T15:57:00Z"/>
              </w:rPr>
            </w:pPr>
            <w:del w:id="380" w:author="GROSJEAN Kevin" w:date="2023-09-14T15:57:00Z">
              <w:r w:rsidRPr="00631DDB" w:rsidDel="00894677">
                <w:delText>Si la métadonnée a été récupérée (oui / non)</w:delText>
              </w:r>
            </w:del>
          </w:p>
          <w:p w14:paraId="54D9ADD5" w14:textId="309B4539" w:rsidR="00D51370" w:rsidRPr="00631DDB" w:rsidDel="00894677" w:rsidRDefault="00D51370" w:rsidP="00D51370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81" w:author="GROSJEAN Kevin" w:date="2023-09-14T15:57:00Z"/>
              </w:rPr>
            </w:pPr>
            <w:del w:id="382" w:author="GROSJEAN Kevin" w:date="2023-09-14T15:57:00Z">
              <w:r w:rsidRPr="00631DDB" w:rsidDel="00894677">
                <w:lastRenderedPageBreak/>
                <w:delText>La date de la dernière mise à jour de la métadonnée</w:delText>
              </w:r>
            </w:del>
          </w:p>
          <w:p w14:paraId="65DEDDFD" w14:textId="619FBB50" w:rsidR="00D51370" w:rsidDel="00894677" w:rsidRDefault="00D51370" w:rsidP="00D51370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" w:author="MAURY Mathieu" w:date="2023-06-19T17:26:00Z"/>
                <w:del w:id="384" w:author="GROSJEAN Kevin" w:date="2023-09-14T15:57:00Z"/>
              </w:rPr>
            </w:pPr>
            <w:del w:id="385" w:author="GROSJEAN Kevin" w:date="2023-09-14T15:57:00Z">
              <w:r w:rsidRPr="00631DDB" w:rsidDel="00894677">
                <w:delText>Le statut du traitement (OK / KO)</w:delText>
              </w:r>
            </w:del>
          </w:p>
          <w:p w14:paraId="3DEE95D4" w14:textId="3B88FF8E" w:rsidR="006169EA" w:rsidRPr="00631DDB" w:rsidDel="00894677" w:rsidRDefault="006169EA" w:rsidP="00D51370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86" w:author="GROSJEAN Kevin" w:date="2023-09-14T15:57:00Z"/>
              </w:rPr>
            </w:pPr>
            <w:ins w:id="387" w:author="MAURY Mathieu" w:date="2023-06-19T17:26:00Z">
              <w:del w:id="388" w:author="GROSJEAN Kevin" w:date="2023-09-14T15:57:00Z">
                <w:r w:rsidDel="00894677">
                  <w:delText>La profondeur sur laquelle la métadonnée a été extraite</w:delText>
                </w:r>
              </w:del>
            </w:ins>
          </w:p>
        </w:tc>
        <w:tc>
          <w:tcPr>
            <w:tcW w:w="3257" w:type="dxa"/>
          </w:tcPr>
          <w:p w14:paraId="04F6AA81" w14:textId="2BFA12BC" w:rsidR="00D51370" w:rsidRPr="00393ECD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89" w:author="GROSJEAN Kevin" w:date="2023-09-14T15:57:00Z"/>
                <w:rPrChange w:id="390" w:author="INDRECAN Carmen" w:date="2023-09-15T09:43:00Z">
                  <w:rPr>
                    <w:del w:id="391" w:author="GROSJEAN Kevin" w:date="2023-09-14T15:57:00Z"/>
                    <w:lang w:val="en-US"/>
                  </w:rPr>
                </w:rPrChange>
              </w:rPr>
            </w:pPr>
            <w:del w:id="392" w:author="GROSJEAN Kevin" w:date="2023-09-14T15:57:00Z">
              <w:r w:rsidRPr="00393ECD" w:rsidDel="00894677">
                <w:rPr>
                  <w:rPrChange w:id="393" w:author="INDRECAN Carmen" w:date="2023-09-15T09:43:00Z">
                    <w:rPr>
                      <w:lang w:val="en-US"/>
                    </w:rPr>
                  </w:rPrChange>
                </w:rPr>
                <w:lastRenderedPageBreak/>
                <w:delText>[</w:delText>
              </w:r>
            </w:del>
          </w:p>
          <w:p w14:paraId="05F7CB18" w14:textId="23E9E71D" w:rsidR="00D51370" w:rsidRPr="00393ECD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94" w:author="GROSJEAN Kevin" w:date="2023-09-14T15:57:00Z"/>
                <w:rPrChange w:id="395" w:author="INDRECAN Carmen" w:date="2023-09-15T09:43:00Z">
                  <w:rPr>
                    <w:del w:id="396" w:author="GROSJEAN Kevin" w:date="2023-09-14T15:57:00Z"/>
                    <w:lang w:val="en-US"/>
                  </w:rPr>
                </w:rPrChange>
              </w:rPr>
            </w:pPr>
            <w:del w:id="397" w:author="GROSJEAN Kevin" w:date="2023-09-14T15:57:00Z">
              <w:r w:rsidRPr="00393ECD" w:rsidDel="00894677">
                <w:rPr>
                  <w:rPrChange w:id="398" w:author="INDRECAN Carmen" w:date="2023-09-15T09:43:00Z">
                    <w:rPr>
                      <w:lang w:val="en-US"/>
                    </w:rPr>
                  </w:rPrChange>
                </w:rPr>
                <w:delText xml:space="preserve"> { </w:delText>
              </w:r>
            </w:del>
          </w:p>
          <w:p w14:paraId="0E36FBFD" w14:textId="368519BE" w:rsidR="00D51370" w:rsidRPr="00393ECD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99" w:author="GROSJEAN Kevin" w:date="2023-09-14T15:57:00Z"/>
                <w:rPrChange w:id="400" w:author="INDRECAN Carmen" w:date="2023-09-15T09:43:00Z">
                  <w:rPr>
                    <w:del w:id="401" w:author="GROSJEAN Kevin" w:date="2023-09-14T15:57:00Z"/>
                    <w:lang w:val="en-US"/>
                  </w:rPr>
                </w:rPrChange>
              </w:rPr>
            </w:pPr>
            <w:del w:id="402" w:author="GROSJEAN Kevin" w:date="2023-09-14T15:57:00Z">
              <w:r w:rsidRPr="00393ECD" w:rsidDel="00894677">
                <w:rPr>
                  <w:rPrChange w:id="403" w:author="INDRECAN Carmen" w:date="2023-09-15T09:43:00Z">
                    <w:rPr>
                      <w:lang w:val="en-US"/>
                    </w:rPr>
                  </w:rPrChange>
                </w:rPr>
                <w:delText>« rgaa » : « true »,</w:delText>
              </w:r>
            </w:del>
          </w:p>
          <w:p w14:paraId="6E6DC916" w14:textId="50E88245" w:rsidR="00D51370" w:rsidRPr="00393ECD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04" w:author="GROSJEAN Kevin" w:date="2023-09-14T15:57:00Z"/>
                <w:rPrChange w:id="405" w:author="INDRECAN Carmen" w:date="2023-09-15T09:43:00Z">
                  <w:rPr>
                    <w:del w:id="406" w:author="GROSJEAN Kevin" w:date="2023-09-14T15:57:00Z"/>
                    <w:lang w:val="en-US"/>
                  </w:rPr>
                </w:rPrChange>
              </w:rPr>
            </w:pPr>
            <w:del w:id="407" w:author="GROSJEAN Kevin" w:date="2023-09-14T15:57:00Z">
              <w:r w:rsidRPr="00393ECD" w:rsidDel="00894677">
                <w:rPr>
                  <w:rPrChange w:id="408" w:author="INDRECAN Carmen" w:date="2023-09-15T09:43:00Z">
                    <w:rPr>
                      <w:lang w:val="en-US"/>
                    </w:rPr>
                  </w:rPrChange>
                </w:rPr>
                <w:delText xml:space="preserve">« lastUpdated : « 2023-05-06T11:12:23 », </w:delText>
              </w:r>
            </w:del>
          </w:p>
          <w:p w14:paraId="04C84955" w14:textId="461C44F4" w:rsidR="00D51370" w:rsidRPr="00393ECD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9" w:author="MAURY Mathieu" w:date="2023-06-19T17:26:00Z"/>
                <w:del w:id="410" w:author="GROSJEAN Kevin" w:date="2023-09-14T15:57:00Z"/>
                <w:rPrChange w:id="411" w:author="INDRECAN Carmen" w:date="2023-09-15T09:43:00Z">
                  <w:rPr>
                    <w:ins w:id="412" w:author="MAURY Mathieu" w:date="2023-06-19T17:26:00Z"/>
                    <w:del w:id="413" w:author="GROSJEAN Kevin" w:date="2023-09-14T15:57:00Z"/>
                    <w:lang w:val="en-US"/>
                  </w:rPr>
                </w:rPrChange>
              </w:rPr>
            </w:pPr>
            <w:del w:id="414" w:author="GROSJEAN Kevin" w:date="2023-09-14T15:57:00Z">
              <w:r w:rsidRPr="00393ECD" w:rsidDel="00894677">
                <w:rPr>
                  <w:rPrChange w:id="415" w:author="INDRECAN Carmen" w:date="2023-09-15T09:43:00Z">
                    <w:rPr>
                      <w:lang w:val="en-US"/>
                    </w:rPr>
                  </w:rPrChange>
                </w:rPr>
                <w:delText>« status » : « OK »</w:delText>
              </w:r>
            </w:del>
            <w:ins w:id="416" w:author="MAURY Mathieu" w:date="2023-06-19T17:26:00Z">
              <w:del w:id="417" w:author="GROSJEAN Kevin" w:date="2023-09-14T15:57:00Z">
                <w:r w:rsidR="006169EA" w:rsidRPr="00393ECD" w:rsidDel="00894677">
                  <w:rPr>
                    <w:rPrChange w:id="418" w:author="INDRECAN Carmen" w:date="2023-09-15T09:43:00Z">
                      <w:rPr>
                        <w:lang w:val="en-US"/>
                      </w:rPr>
                    </w:rPrChange>
                  </w:rPr>
                  <w:delText>,</w:delText>
                </w:r>
              </w:del>
            </w:ins>
          </w:p>
          <w:p w14:paraId="7E96366C" w14:textId="7571062B" w:rsidR="006169EA" w:rsidRPr="00393ECD" w:rsidDel="00894677" w:rsidRDefault="006169EA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19" w:author="GROSJEAN Kevin" w:date="2023-09-14T15:57:00Z"/>
                <w:rPrChange w:id="420" w:author="INDRECAN Carmen" w:date="2023-09-15T09:43:00Z">
                  <w:rPr>
                    <w:del w:id="421" w:author="GROSJEAN Kevin" w:date="2023-09-14T15:57:00Z"/>
                    <w:lang w:val="en-US"/>
                  </w:rPr>
                </w:rPrChange>
              </w:rPr>
            </w:pPr>
            <w:ins w:id="422" w:author="MAURY Mathieu" w:date="2023-06-19T17:26:00Z">
              <w:del w:id="423" w:author="GROSJEAN Kevin" w:date="2023-09-14T15:57:00Z">
                <w:r w:rsidRPr="00393ECD" w:rsidDel="00894677">
                  <w:rPr>
                    <w:rPrChange w:id="424" w:author="INDRECAN Carmen" w:date="2023-09-15T09:43:00Z">
                      <w:rPr>
                        <w:lang w:val="en-US"/>
                      </w:rPr>
                    </w:rPrChange>
                  </w:rPr>
                  <w:delText>“depth”: 0</w:delText>
                </w:r>
              </w:del>
            </w:ins>
          </w:p>
          <w:p w14:paraId="12B1EA91" w14:textId="71CFDA32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5" w:author="GROSJEAN Kevin" w:date="2023-09-14T15:57:00Z"/>
              </w:rPr>
            </w:pPr>
            <w:del w:id="426" w:author="GROSJEAN Kevin" w:date="2023-09-14T15:57:00Z">
              <w:r w:rsidRPr="00631DDB" w:rsidDel="00894677">
                <w:lastRenderedPageBreak/>
                <w:delText xml:space="preserve">}, </w:delText>
              </w:r>
            </w:del>
          </w:p>
          <w:p w14:paraId="4E80885A" w14:textId="6EEC9FEE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7" w:author="GROSJEAN Kevin" w:date="2023-09-14T15:57:00Z"/>
              </w:rPr>
            </w:pPr>
            <w:del w:id="428" w:author="GROSJEAN Kevin" w:date="2023-09-14T15:57:00Z">
              <w:r w:rsidRPr="00631DDB" w:rsidDel="00894677">
                <w:delText>…</w:delText>
              </w:r>
            </w:del>
          </w:p>
          <w:p w14:paraId="33FBD012" w14:textId="1C9E22B7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9" w:author="GROSJEAN Kevin" w:date="2023-09-14T15:57:00Z"/>
              </w:rPr>
            </w:pPr>
            <w:del w:id="430" w:author="GROSJEAN Kevin" w:date="2023-09-14T15:57:00Z">
              <w:r w:rsidRPr="00631DDB" w:rsidDel="00894677">
                <w:delText>]</w:delText>
              </w:r>
            </w:del>
          </w:p>
          <w:p w14:paraId="5E6A012D" w14:textId="79A68890" w:rsidR="00D51370" w:rsidRPr="00631DDB" w:rsidDel="00894677" w:rsidRDefault="00D51370" w:rsidP="00D51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31" w:author="GROSJEAN Kevin" w:date="2023-09-14T15:57:00Z"/>
              </w:rPr>
            </w:pPr>
          </w:p>
        </w:tc>
      </w:tr>
    </w:tbl>
    <w:p w14:paraId="5800DA7B" w14:textId="00C20FC9" w:rsidR="0080503C" w:rsidDel="00894677" w:rsidRDefault="0080503C" w:rsidP="0080503C">
      <w:pPr>
        <w:pStyle w:val="ListParagraph"/>
        <w:numPr>
          <w:ilvl w:val="0"/>
          <w:numId w:val="37"/>
        </w:numPr>
        <w:rPr>
          <w:ins w:id="432" w:author="MAURY Mathieu" w:date="2023-06-19T18:09:00Z"/>
          <w:del w:id="433" w:author="GROSJEAN Kevin" w:date="2023-09-14T15:57:00Z"/>
        </w:rPr>
      </w:pPr>
      <w:ins w:id="434" w:author="MAURY Mathieu" w:date="2023-06-19T18:08:00Z">
        <w:del w:id="435" w:author="GROSJEAN Kevin" w:date="2023-09-14T15:57:00Z">
          <w:r w:rsidRPr="00487234" w:rsidDel="00894677">
            <w:lastRenderedPageBreak/>
            <w:delText>website_crawl_</w:delText>
          </w:r>
          <w:r w:rsidDel="00894677">
            <w:delText>params : Collection permettant de stocker les paramèt</w:delText>
          </w:r>
        </w:del>
      </w:ins>
      <w:ins w:id="436" w:author="MAURY Mathieu" w:date="2023-06-19T18:09:00Z">
        <w:del w:id="437" w:author="GROSJEAN Kevin" w:date="2023-09-14T15:57:00Z">
          <w:r w:rsidDel="00894677">
            <w:delText>res utilisés pour une URL</w:delText>
          </w:r>
        </w:del>
      </w:ins>
    </w:p>
    <w:p w14:paraId="416BBB7C" w14:textId="6111C46A" w:rsidR="0080503C" w:rsidRPr="00487234" w:rsidDel="00894677" w:rsidRDefault="0080503C">
      <w:pPr>
        <w:ind w:left="360"/>
        <w:rPr>
          <w:ins w:id="438" w:author="MAURY Mathieu" w:date="2023-06-19T18:08:00Z"/>
          <w:del w:id="439" w:author="GROSJEAN Kevin" w:date="2023-09-14T15:57:00Z"/>
        </w:rPr>
        <w:pPrChange w:id="440" w:author="MAURY Mathieu" w:date="2023-06-19T18:09:00Z">
          <w:pPr>
            <w:pStyle w:val="ListParagraph"/>
            <w:numPr>
              <w:numId w:val="37"/>
            </w:numPr>
            <w:ind w:hanging="360"/>
          </w:pPr>
        </w:pPrChange>
      </w:pPr>
      <w:ins w:id="441" w:author="MAURY Mathieu" w:date="2023-06-19T18:08:00Z">
        <w:del w:id="442" w:author="GROSJEAN Kevin" w:date="2023-09-14T15:57:00Z">
          <w:r w:rsidDel="00894677">
            <w:delText xml:space="preserve"> </w:delText>
          </w:r>
        </w:del>
      </w:ins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3"/>
        <w:gridCol w:w="3138"/>
        <w:gridCol w:w="3175"/>
      </w:tblGrid>
      <w:tr w:rsidR="0080503C" w:rsidRPr="009B1A0C" w:rsidDel="00894677" w14:paraId="1C538DD1" w14:textId="434B2D83" w:rsidTr="008050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43" w:author="MAURY Mathieu" w:date="2023-06-19T18:09:00Z"/>
          <w:del w:id="444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7953EB16" w14:textId="4C4E031E" w:rsidR="0080503C" w:rsidRPr="009B1A0C" w:rsidDel="00894677" w:rsidRDefault="0080503C" w:rsidP="00BA7DCA">
            <w:pPr>
              <w:rPr>
                <w:ins w:id="445" w:author="MAURY Mathieu" w:date="2023-06-19T18:09:00Z"/>
                <w:del w:id="446" w:author="GROSJEAN Kevin" w:date="2023-09-14T15:57:00Z"/>
                <w:color w:val="FFFFFF" w:themeColor="background1"/>
              </w:rPr>
            </w:pPr>
            <w:ins w:id="447" w:author="MAURY Mathieu" w:date="2023-06-19T18:09:00Z">
              <w:del w:id="448" w:author="GROSJEAN Kevin" w:date="2023-09-14T15:57:00Z">
                <w:r w:rsidRPr="009B1A0C" w:rsidDel="00894677">
                  <w:rPr>
                    <w:color w:val="FFFFFF" w:themeColor="background1"/>
                  </w:rPr>
                  <w:delText>Nom du champ</w:delText>
                </w:r>
              </w:del>
            </w:ins>
          </w:p>
        </w:tc>
        <w:tc>
          <w:tcPr>
            <w:tcW w:w="3138" w:type="dxa"/>
          </w:tcPr>
          <w:p w14:paraId="236EA7E6" w14:textId="445927A3" w:rsidR="0080503C" w:rsidRPr="009B1A0C" w:rsidDel="00894677" w:rsidRDefault="0080503C" w:rsidP="00BA7D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49" w:author="MAURY Mathieu" w:date="2023-06-19T18:09:00Z"/>
                <w:del w:id="450" w:author="GROSJEAN Kevin" w:date="2023-09-14T15:57:00Z"/>
                <w:color w:val="FFFFFF" w:themeColor="background1"/>
              </w:rPr>
            </w:pPr>
            <w:ins w:id="451" w:author="MAURY Mathieu" w:date="2023-06-19T18:09:00Z">
              <w:del w:id="452" w:author="GROSJEAN Kevin" w:date="2023-09-14T15:57:00Z">
                <w:r w:rsidRPr="009B1A0C" w:rsidDel="00894677">
                  <w:rPr>
                    <w:color w:val="FFFFFF" w:themeColor="background1"/>
                  </w:rPr>
                  <w:delText>Type et description</w:delText>
                </w:r>
              </w:del>
            </w:ins>
          </w:p>
        </w:tc>
        <w:tc>
          <w:tcPr>
            <w:tcW w:w="3175" w:type="dxa"/>
          </w:tcPr>
          <w:p w14:paraId="672BF499" w14:textId="16332626" w:rsidR="0080503C" w:rsidRPr="009B1A0C" w:rsidDel="00894677" w:rsidRDefault="0080503C" w:rsidP="00BA7D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53" w:author="MAURY Mathieu" w:date="2023-06-19T18:09:00Z"/>
                <w:del w:id="454" w:author="GROSJEAN Kevin" w:date="2023-09-14T15:57:00Z"/>
                <w:color w:val="FFFFFF" w:themeColor="background1"/>
              </w:rPr>
            </w:pPr>
            <w:ins w:id="455" w:author="MAURY Mathieu" w:date="2023-06-19T18:09:00Z">
              <w:del w:id="456" w:author="GROSJEAN Kevin" w:date="2023-09-14T15:57:00Z">
                <w:r w:rsidRPr="009B1A0C" w:rsidDel="00894677">
                  <w:rPr>
                    <w:color w:val="FFFFFF" w:themeColor="background1"/>
                  </w:rPr>
                  <w:delText>Exemple</w:delText>
                </w:r>
              </w:del>
            </w:ins>
          </w:p>
        </w:tc>
      </w:tr>
      <w:tr w:rsidR="0080503C" w:rsidRPr="00631DDB" w:rsidDel="00894677" w14:paraId="76899C3C" w14:textId="2C37973C" w:rsidTr="008050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57" w:author="MAURY Mathieu" w:date="2023-06-19T18:09:00Z"/>
          <w:del w:id="458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4C74448C" w14:textId="30461ED3" w:rsidR="0080503C" w:rsidRPr="00631DDB" w:rsidDel="00894677" w:rsidRDefault="0080503C" w:rsidP="0080503C">
            <w:pPr>
              <w:rPr>
                <w:ins w:id="459" w:author="MAURY Mathieu" w:date="2023-06-19T18:09:00Z"/>
                <w:del w:id="460" w:author="GROSJEAN Kevin" w:date="2023-09-14T15:57:00Z"/>
              </w:rPr>
            </w:pPr>
            <w:ins w:id="461" w:author="MAURY Mathieu" w:date="2023-06-19T18:09:00Z">
              <w:del w:id="462" w:author="GROSJEAN Kevin" w:date="2023-09-14T15:57:00Z">
                <w:r w:rsidRPr="00631DDB" w:rsidDel="00894677">
                  <w:delText>id</w:delText>
                </w:r>
              </w:del>
            </w:ins>
          </w:p>
        </w:tc>
        <w:tc>
          <w:tcPr>
            <w:tcW w:w="3138" w:type="dxa"/>
          </w:tcPr>
          <w:p w14:paraId="23767C7D" w14:textId="20FA5D12" w:rsidR="0080503C" w:rsidRPr="00631DDB" w:rsidDel="00894677" w:rsidRDefault="0080503C" w:rsidP="00805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63" w:author="MAURY Mathieu" w:date="2023-06-19T18:09:00Z"/>
                <w:del w:id="464" w:author="GROSJEAN Kevin" w:date="2023-09-14T15:57:00Z"/>
              </w:rPr>
            </w:pPr>
            <w:ins w:id="465" w:author="MAURY Mathieu" w:date="2023-06-19T18:10:00Z">
              <w:del w:id="466" w:author="GROSJEAN Kevin" w:date="2023-09-14T15:57:00Z">
                <w:r w:rsidRPr="00631DDB" w:rsidDel="00894677">
                  <w:delText xml:space="preserve">Identifiant, c’est-à-dire l’URL du site </w:delText>
                </w:r>
              </w:del>
            </w:ins>
          </w:p>
        </w:tc>
        <w:tc>
          <w:tcPr>
            <w:tcW w:w="3175" w:type="dxa"/>
          </w:tcPr>
          <w:p w14:paraId="139281C8" w14:textId="56FFBE62" w:rsidR="0080503C" w:rsidRPr="00631DDB" w:rsidDel="00894677" w:rsidRDefault="0080503C" w:rsidP="00805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67" w:author="MAURY Mathieu" w:date="2023-06-19T18:09:00Z"/>
                <w:del w:id="468" w:author="GROSJEAN Kevin" w:date="2023-09-14T15:57:00Z"/>
              </w:rPr>
            </w:pPr>
            <w:ins w:id="469" w:author="MAURY Mathieu" w:date="2023-06-19T18:10:00Z">
              <w:del w:id="470" w:author="GROSJEAN Kevin" w:date="2023-09-14T15:57:00Z">
                <w:r w:rsidRPr="00631DDB" w:rsidDel="00894677">
                  <w:delText>« https://www.unistra.fr »</w:delText>
                </w:r>
              </w:del>
            </w:ins>
          </w:p>
        </w:tc>
      </w:tr>
      <w:tr w:rsidR="0080503C" w:rsidRPr="00631DDB" w:rsidDel="00894677" w14:paraId="17CCAB36" w14:textId="596FF05F" w:rsidTr="0080503C">
        <w:trPr>
          <w:ins w:id="471" w:author="MAURY Mathieu" w:date="2023-06-19T18:09:00Z"/>
          <w:del w:id="472" w:author="GROSJEAN Kevin" w:date="2023-09-14T15:5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28303AAE" w14:textId="19449E3A" w:rsidR="0080503C" w:rsidDel="00894677" w:rsidRDefault="0080503C" w:rsidP="00BA7DCA">
            <w:pPr>
              <w:rPr>
                <w:ins w:id="473" w:author="MAURY Mathieu" w:date="2023-06-19T18:09:00Z"/>
                <w:del w:id="474" w:author="GROSJEAN Kevin" w:date="2023-09-14T15:57:00Z"/>
              </w:rPr>
            </w:pPr>
            <w:ins w:id="475" w:author="MAURY Mathieu" w:date="2023-06-19T18:09:00Z">
              <w:del w:id="476" w:author="GROSJEAN Kevin" w:date="2023-09-14T15:57:00Z">
                <w:r w:rsidDel="00894677">
                  <w:delText>params</w:delText>
                </w:r>
              </w:del>
            </w:ins>
          </w:p>
        </w:tc>
        <w:tc>
          <w:tcPr>
            <w:tcW w:w="3138" w:type="dxa"/>
          </w:tcPr>
          <w:p w14:paraId="5D47E2D7" w14:textId="04613F34" w:rsidR="0080503C" w:rsidDel="00894677" w:rsidRDefault="0080503C" w:rsidP="00BA7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77" w:author="MAURY Mathieu" w:date="2023-06-19T18:09:00Z"/>
                <w:del w:id="478" w:author="GROSJEAN Kevin" w:date="2023-09-14T15:57:00Z"/>
              </w:rPr>
            </w:pPr>
            <w:ins w:id="479" w:author="MAURY Mathieu" w:date="2023-06-19T18:09:00Z">
              <w:del w:id="480" w:author="GROSJEAN Kevin" w:date="2023-09-14T15:57:00Z">
                <w:r w:rsidDel="00894677">
                  <w:delText>Paramètres utilisés pour le déclenchement du crawl</w:delText>
                </w:r>
              </w:del>
            </w:ins>
          </w:p>
        </w:tc>
        <w:tc>
          <w:tcPr>
            <w:tcW w:w="3175" w:type="dxa"/>
          </w:tcPr>
          <w:p w14:paraId="29D62816" w14:textId="7641E80B" w:rsidR="0080503C" w:rsidRPr="00631DDB" w:rsidDel="00894677" w:rsidRDefault="0080503C" w:rsidP="00BA7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81" w:author="MAURY Mathieu" w:date="2023-06-19T18:09:00Z"/>
                <w:del w:id="482" w:author="GROSJEAN Kevin" w:date="2023-09-14T15:57:00Z"/>
              </w:rPr>
            </w:pPr>
            <w:ins w:id="483" w:author="MAURY Mathieu" w:date="2023-06-19T18:09:00Z">
              <w:del w:id="484" w:author="GROSJEAN Kevin" w:date="2023-09-14T15:57:00Z">
                <w:r w:rsidDel="00894677">
                  <w:delText>Objet JSON des paramètres récupérés depuis le endpoint de déclenchement du crawl</w:delText>
                </w:r>
              </w:del>
            </w:ins>
          </w:p>
        </w:tc>
      </w:tr>
    </w:tbl>
    <w:p w14:paraId="3E419FB6" w14:textId="77777777" w:rsidR="00894677" w:rsidRDefault="00894677" w:rsidP="00894677">
      <w:pPr>
        <w:pStyle w:val="ListParagraph"/>
        <w:numPr>
          <w:ilvl w:val="0"/>
          <w:numId w:val="37"/>
        </w:numPr>
        <w:rPr>
          <w:ins w:id="485" w:author="GROSJEAN Kevin" w:date="2023-09-14T16:00:00Z"/>
        </w:rPr>
      </w:pPr>
      <w:proofErr w:type="spellStart"/>
      <w:proofErr w:type="gramStart"/>
      <w:ins w:id="486" w:author="GROSJEAN Kevin" w:date="2023-09-14T16:00:00Z">
        <w:r>
          <w:t>websites</w:t>
        </w:r>
        <w:proofErr w:type="spellEnd"/>
        <w:proofErr w:type="gramEnd"/>
        <w:r>
          <w:t> : Collection permettant de stocker la configuration de crawl associée à un URL</w:t>
        </w:r>
      </w:ins>
    </w:p>
    <w:p w14:paraId="7698D22B" w14:textId="77777777" w:rsidR="00894677" w:rsidRPr="00487234" w:rsidRDefault="00894677" w:rsidP="00894677">
      <w:pPr>
        <w:ind w:left="360"/>
        <w:rPr>
          <w:ins w:id="487" w:author="GROSJEAN Kevin" w:date="2023-09-14T16:00:00Z"/>
        </w:rPr>
      </w:pPr>
      <w:ins w:id="488" w:author="GROSJEAN Kevin" w:date="2023-09-14T16:00:00Z">
        <w:r>
          <w:t xml:space="preserve"> </w:t>
        </w:r>
      </w:ins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3"/>
        <w:gridCol w:w="3138"/>
        <w:gridCol w:w="3175"/>
      </w:tblGrid>
      <w:tr w:rsidR="00894677" w:rsidRPr="009B1A0C" w14:paraId="57668CFE" w14:textId="77777777" w:rsidTr="00DC3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89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5FC3BFA5" w14:textId="77777777" w:rsidR="00894677" w:rsidRPr="009B1A0C" w:rsidRDefault="00894677" w:rsidP="00DC3617">
            <w:pPr>
              <w:rPr>
                <w:ins w:id="490" w:author="GROSJEAN Kevin" w:date="2023-09-14T16:00:00Z"/>
                <w:color w:val="FFFFFF" w:themeColor="background1"/>
              </w:rPr>
            </w:pPr>
            <w:ins w:id="491" w:author="GROSJEAN Kevin" w:date="2023-09-14T16:00:00Z">
              <w:r w:rsidRPr="009B1A0C">
                <w:rPr>
                  <w:color w:val="FFFFFF" w:themeColor="background1"/>
                </w:rPr>
                <w:t>Nom du champ</w:t>
              </w:r>
            </w:ins>
          </w:p>
        </w:tc>
        <w:tc>
          <w:tcPr>
            <w:tcW w:w="3138" w:type="dxa"/>
          </w:tcPr>
          <w:p w14:paraId="739BF8E0" w14:textId="77777777" w:rsidR="00894677" w:rsidRPr="009B1A0C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92" w:author="GROSJEAN Kevin" w:date="2023-09-14T16:00:00Z"/>
                <w:color w:val="FFFFFF" w:themeColor="background1"/>
              </w:rPr>
            </w:pPr>
            <w:ins w:id="493" w:author="GROSJEAN Kevin" w:date="2023-09-14T16:00:00Z">
              <w:r w:rsidRPr="009B1A0C">
                <w:rPr>
                  <w:color w:val="FFFFFF" w:themeColor="background1"/>
                </w:rPr>
                <w:t>Type et description</w:t>
              </w:r>
            </w:ins>
          </w:p>
        </w:tc>
        <w:tc>
          <w:tcPr>
            <w:tcW w:w="3175" w:type="dxa"/>
          </w:tcPr>
          <w:p w14:paraId="41A7A4B5" w14:textId="77777777" w:rsidR="00894677" w:rsidRPr="009B1A0C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94" w:author="GROSJEAN Kevin" w:date="2023-09-14T16:00:00Z"/>
                <w:color w:val="FFFFFF" w:themeColor="background1"/>
              </w:rPr>
            </w:pPr>
            <w:ins w:id="495" w:author="GROSJEAN Kevin" w:date="2023-09-14T16:00:00Z">
              <w:r w:rsidRPr="009B1A0C">
                <w:rPr>
                  <w:color w:val="FFFFFF" w:themeColor="background1"/>
                </w:rPr>
                <w:t>Exemple</w:t>
              </w:r>
            </w:ins>
          </w:p>
        </w:tc>
      </w:tr>
      <w:tr w:rsidR="00894677" w:rsidRPr="00631DDB" w14:paraId="47FF54D7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96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143BD2EE" w14:textId="77777777" w:rsidR="00894677" w:rsidRPr="00631DDB" w:rsidRDefault="00894677" w:rsidP="00DC3617">
            <w:pPr>
              <w:rPr>
                <w:ins w:id="497" w:author="GROSJEAN Kevin" w:date="2023-09-14T16:00:00Z"/>
              </w:rPr>
            </w:pPr>
            <w:proofErr w:type="gramStart"/>
            <w:ins w:id="498" w:author="GROSJEAN Kevin" w:date="2023-09-14T16:00:00Z">
              <w:r w:rsidRPr="00631DDB">
                <w:t>id</w:t>
              </w:r>
              <w:proofErr w:type="gramEnd"/>
            </w:ins>
          </w:p>
        </w:tc>
        <w:tc>
          <w:tcPr>
            <w:tcW w:w="3138" w:type="dxa"/>
          </w:tcPr>
          <w:p w14:paraId="5617A217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99" w:author="GROSJEAN Kevin" w:date="2023-09-14T16:00:00Z"/>
              </w:rPr>
            </w:pPr>
            <w:ins w:id="500" w:author="GROSJEAN Kevin" w:date="2023-09-14T16:00:00Z">
              <w:r w:rsidRPr="00631DDB">
                <w:t>Identifiant</w:t>
              </w:r>
              <w:r>
                <w:t xml:space="preserve"> (</w:t>
              </w:r>
              <w:proofErr w:type="spellStart"/>
              <w:r>
                <w:t>uuid</w:t>
              </w:r>
              <w:proofErr w:type="spellEnd"/>
              <w:r>
                <w:t>)</w:t>
              </w:r>
              <w:r w:rsidRPr="00631DDB">
                <w:t xml:space="preserve"> </w:t>
              </w:r>
            </w:ins>
          </w:p>
        </w:tc>
        <w:tc>
          <w:tcPr>
            <w:tcW w:w="3175" w:type="dxa"/>
          </w:tcPr>
          <w:p w14:paraId="63B23DF2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1" w:author="GROSJEAN Kevin" w:date="2023-09-14T16:00:00Z"/>
              </w:rPr>
            </w:pPr>
            <w:ins w:id="502" w:author="GROSJEAN Kevin" w:date="2023-09-14T16:00:00Z">
              <w:r w:rsidRPr="00C3312E">
                <w:t>035117de-8c90-4cc6-9ee6-9d084079ab17</w:t>
              </w:r>
            </w:ins>
          </w:p>
        </w:tc>
      </w:tr>
      <w:tr w:rsidR="00894677" w:rsidRPr="00C3312E" w14:paraId="4BF2E2A3" w14:textId="77777777" w:rsidTr="00DC3617">
        <w:trPr>
          <w:ins w:id="503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29669379" w14:textId="77777777" w:rsidR="00894677" w:rsidRPr="00C3312E" w:rsidRDefault="00894677" w:rsidP="00DC3617">
            <w:pPr>
              <w:rPr>
                <w:ins w:id="504" w:author="GROSJEAN Kevin" w:date="2023-09-14T16:00:00Z"/>
              </w:rPr>
            </w:pPr>
            <w:proofErr w:type="gramStart"/>
            <w:ins w:id="505" w:author="GROSJEAN Kevin" w:date="2023-09-14T16:00:00Z">
              <w:r>
                <w:t>url</w:t>
              </w:r>
              <w:proofErr w:type="gramEnd"/>
            </w:ins>
          </w:p>
        </w:tc>
        <w:tc>
          <w:tcPr>
            <w:tcW w:w="3138" w:type="dxa"/>
          </w:tcPr>
          <w:p w14:paraId="5F345ADA" w14:textId="77777777" w:rsidR="00894677" w:rsidRPr="00C3312E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06" w:author="GROSJEAN Kevin" w:date="2023-09-14T16:00:00Z"/>
              </w:rPr>
            </w:pPr>
            <w:ins w:id="507" w:author="GROSJEAN Kevin" w:date="2023-09-14T16:00:00Z">
              <w:r>
                <w:t>Url du site web (page de départ du crawl)</w:t>
              </w:r>
            </w:ins>
          </w:p>
        </w:tc>
        <w:tc>
          <w:tcPr>
            <w:tcW w:w="3175" w:type="dxa"/>
          </w:tcPr>
          <w:p w14:paraId="768E4B7D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08" w:author="GROSJEAN Kevin" w:date="2023-09-14T16:00:00Z"/>
                <w:b/>
                <w:bCs/>
              </w:rPr>
            </w:pPr>
            <w:ins w:id="509" w:author="GROSJEAN Kevin" w:date="2023-09-14T16:00:00Z">
              <w:r w:rsidRPr="00631DDB">
                <w:t>« </w:t>
              </w:r>
              <w:proofErr w:type="gramStart"/>
              <w:r w:rsidRPr="00631DDB">
                <w:t>https://www.unistra.fr</w:t>
              </w:r>
              <w:proofErr w:type="gramEnd"/>
              <w:r w:rsidRPr="00631DDB">
                <w:t> »</w:t>
              </w:r>
            </w:ins>
          </w:p>
        </w:tc>
      </w:tr>
      <w:tr w:rsidR="00894677" w:rsidRPr="00631DDB" w14:paraId="78E72DFF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1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3FED542B" w14:textId="77777777" w:rsidR="00894677" w:rsidRDefault="00894677" w:rsidP="00DC3617">
            <w:pPr>
              <w:rPr>
                <w:ins w:id="511" w:author="GROSJEAN Kevin" w:date="2023-09-14T16:00:00Z"/>
              </w:rPr>
            </w:pPr>
            <w:proofErr w:type="spellStart"/>
            <w:proofErr w:type="gramStart"/>
            <w:ins w:id="512" w:author="GROSJEAN Kevin" w:date="2023-09-14T16:00:00Z">
              <w:r>
                <w:t>depth</w:t>
              </w:r>
              <w:proofErr w:type="spellEnd"/>
              <w:proofErr w:type="gramEnd"/>
            </w:ins>
          </w:p>
        </w:tc>
        <w:tc>
          <w:tcPr>
            <w:tcW w:w="3138" w:type="dxa"/>
          </w:tcPr>
          <w:p w14:paraId="0EC2BE01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13" w:author="GROSJEAN Kevin" w:date="2023-09-14T16:00:00Z"/>
              </w:rPr>
            </w:pPr>
            <w:ins w:id="514" w:author="GROSJEAN Kevin" w:date="2023-09-14T16:00:00Z">
              <w:r>
                <w:t>Profondeur maximum du crawl</w:t>
              </w:r>
            </w:ins>
          </w:p>
        </w:tc>
        <w:tc>
          <w:tcPr>
            <w:tcW w:w="3175" w:type="dxa"/>
          </w:tcPr>
          <w:p w14:paraId="5FFFF1AC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15" w:author="GROSJEAN Kevin" w:date="2023-09-14T16:00:00Z"/>
              </w:rPr>
            </w:pPr>
            <w:ins w:id="516" w:author="GROSJEAN Kevin" w:date="2023-09-14T16:00:00Z">
              <w:r>
                <w:t>2</w:t>
              </w:r>
            </w:ins>
          </w:p>
        </w:tc>
      </w:tr>
      <w:tr w:rsidR="00894677" w:rsidRPr="00631DDB" w14:paraId="1E1AB0AC" w14:textId="77777777" w:rsidTr="00DC3617">
        <w:trPr>
          <w:ins w:id="517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57DC79A9" w14:textId="77777777" w:rsidR="00894677" w:rsidRDefault="00894677" w:rsidP="00DC3617">
            <w:pPr>
              <w:rPr>
                <w:ins w:id="518" w:author="GROSJEAN Kevin" w:date="2023-09-14T16:00:00Z"/>
              </w:rPr>
            </w:pPr>
            <w:proofErr w:type="spellStart"/>
            <w:proofErr w:type="gramStart"/>
            <w:ins w:id="519" w:author="GROSJEAN Kevin" w:date="2023-09-14T16:00:00Z">
              <w:r>
                <w:t>limit</w:t>
              </w:r>
              <w:proofErr w:type="spellEnd"/>
              <w:proofErr w:type="gramEnd"/>
            </w:ins>
          </w:p>
        </w:tc>
        <w:tc>
          <w:tcPr>
            <w:tcW w:w="3138" w:type="dxa"/>
          </w:tcPr>
          <w:p w14:paraId="40342322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20" w:author="GROSJEAN Kevin" w:date="2023-09-14T16:00:00Z"/>
              </w:rPr>
            </w:pPr>
            <w:ins w:id="521" w:author="GROSJEAN Kevin" w:date="2023-09-14T16:00:00Z">
              <w:r>
                <w:t>Limite du nombre de page crawlées</w:t>
              </w:r>
            </w:ins>
          </w:p>
        </w:tc>
        <w:tc>
          <w:tcPr>
            <w:tcW w:w="3175" w:type="dxa"/>
          </w:tcPr>
          <w:p w14:paraId="2B34A7EB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22" w:author="GROSJEAN Kevin" w:date="2023-09-14T16:00:00Z"/>
              </w:rPr>
            </w:pPr>
            <w:ins w:id="523" w:author="GROSJEAN Kevin" w:date="2023-09-14T16:00:00Z">
              <w:r>
                <w:t>100</w:t>
              </w:r>
            </w:ins>
          </w:p>
        </w:tc>
      </w:tr>
      <w:tr w:rsidR="00894677" w:rsidRPr="00631DDB" w14:paraId="394B8D20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24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00F88936" w14:textId="77777777" w:rsidR="00894677" w:rsidRDefault="00894677" w:rsidP="00DC3617">
            <w:pPr>
              <w:rPr>
                <w:ins w:id="525" w:author="GROSJEAN Kevin" w:date="2023-09-14T16:00:00Z"/>
              </w:rPr>
            </w:pPr>
            <w:proofErr w:type="spellStart"/>
            <w:proofErr w:type="gramStart"/>
            <w:ins w:id="526" w:author="GROSJEAN Kevin" w:date="2023-09-14T16:00:00Z">
              <w:r>
                <w:t>accessibility</w:t>
              </w:r>
              <w:proofErr w:type="spellEnd"/>
              <w:proofErr w:type="gramEnd"/>
            </w:ins>
          </w:p>
        </w:tc>
        <w:tc>
          <w:tcPr>
            <w:tcW w:w="3138" w:type="dxa"/>
            <w:vMerge w:val="restart"/>
          </w:tcPr>
          <w:p w14:paraId="59B47E1C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27" w:author="GROSJEAN Kevin" w:date="2023-09-14T16:00:00Z"/>
              </w:rPr>
            </w:pPr>
            <w:ins w:id="528" w:author="GROSJEAN Kevin" w:date="2023-09-14T16:00:00Z">
              <w:r>
                <w:t xml:space="preserve">Configuration de </w:t>
              </w:r>
              <w:proofErr w:type="spellStart"/>
              <w:r>
                <w:t>metadonnée</w:t>
              </w:r>
              <w:proofErr w:type="spellEnd"/>
              <w:r>
                <w:t>. Il s’agit d’un objet complexe contenant deux clés : « </w:t>
              </w:r>
              <w:proofErr w:type="spellStart"/>
              <w:r>
                <w:t>enabled</w:t>
              </w:r>
              <w:proofErr w:type="spellEnd"/>
              <w:r>
                <w:t> » et « </w:t>
              </w:r>
              <w:proofErr w:type="spellStart"/>
              <w:r>
                <w:t>depth</w:t>
              </w:r>
              <w:proofErr w:type="spellEnd"/>
              <w:r>
                <w:t> »</w:t>
              </w:r>
            </w:ins>
          </w:p>
          <w:p w14:paraId="7C56D96D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29" w:author="GROSJEAN Kevin" w:date="2023-09-14T16:00:00Z"/>
              </w:rPr>
            </w:pPr>
            <w:proofErr w:type="spellStart"/>
            <w:ins w:id="530" w:author="GROSJEAN Kevin" w:date="2023-09-14T16:00:00Z">
              <w:r>
                <w:t>Enabled</w:t>
              </w:r>
              <w:proofErr w:type="spellEnd"/>
              <w:r>
                <w:t xml:space="preserve"> (booléen) défini si la métadonnée doit être récupérée.</w:t>
              </w:r>
              <w:r>
                <w:br/>
              </w:r>
              <w:proofErr w:type="spellStart"/>
              <w:r>
                <w:t>Depth</w:t>
              </w:r>
              <w:proofErr w:type="spellEnd"/>
              <w:r>
                <w:t xml:space="preserve"> (entier) défini à quelle profondeur la métadonnée doit être récupérée.</w:t>
              </w:r>
            </w:ins>
          </w:p>
        </w:tc>
        <w:tc>
          <w:tcPr>
            <w:tcW w:w="3175" w:type="dxa"/>
            <w:vMerge w:val="restart"/>
          </w:tcPr>
          <w:p w14:paraId="2AE02D6D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1" w:author="GROSJEAN Kevin" w:date="2023-09-14T16:00:00Z"/>
              </w:rPr>
            </w:pPr>
            <w:ins w:id="532" w:author="GROSJEAN Kevin" w:date="2023-09-14T16:00:00Z">
              <w:r>
                <w:t>{</w:t>
              </w:r>
            </w:ins>
          </w:p>
          <w:p w14:paraId="753B67C4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3" w:author="GROSJEAN Kevin" w:date="2023-09-14T16:00:00Z"/>
              </w:rPr>
            </w:pPr>
            <w:ins w:id="534" w:author="GROSJEAN Kevin" w:date="2023-09-14T16:00:00Z">
              <w:r>
                <w:t xml:space="preserve">    « </w:t>
              </w:r>
              <w:proofErr w:type="spellStart"/>
              <w:proofErr w:type="gramStart"/>
              <w:r>
                <w:t>enabled</w:t>
              </w:r>
              <w:proofErr w:type="spellEnd"/>
              <w:proofErr w:type="gramEnd"/>
              <w:r>
                <w:t xml:space="preserve"> » : </w:t>
              </w:r>
              <w:proofErr w:type="spellStart"/>
              <w:r>
                <w:t>true</w:t>
              </w:r>
              <w:proofErr w:type="spellEnd"/>
              <w:r>
                <w:t>,</w:t>
              </w:r>
            </w:ins>
          </w:p>
          <w:p w14:paraId="0308BAC0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5" w:author="GROSJEAN Kevin" w:date="2023-09-14T16:00:00Z"/>
              </w:rPr>
            </w:pPr>
            <w:ins w:id="536" w:author="GROSJEAN Kevin" w:date="2023-09-14T16:00:00Z">
              <w:r>
                <w:t xml:space="preserve">    « </w:t>
              </w:r>
              <w:proofErr w:type="spellStart"/>
              <w:proofErr w:type="gramStart"/>
              <w:r>
                <w:t>depth</w:t>
              </w:r>
              <w:proofErr w:type="spellEnd"/>
              <w:proofErr w:type="gramEnd"/>
              <w:r>
                <w:t> » : 2</w:t>
              </w:r>
            </w:ins>
          </w:p>
          <w:p w14:paraId="00F104A3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7" w:author="GROSJEAN Kevin" w:date="2023-09-14T16:00:00Z"/>
              </w:rPr>
            </w:pPr>
            <w:ins w:id="538" w:author="GROSJEAN Kevin" w:date="2023-09-14T16:00:00Z">
              <w:r>
                <w:t>}</w:t>
              </w:r>
            </w:ins>
          </w:p>
        </w:tc>
      </w:tr>
      <w:tr w:rsidR="00894677" w:rsidRPr="00631DDB" w14:paraId="4893DE0B" w14:textId="77777777" w:rsidTr="00DC3617">
        <w:trPr>
          <w:ins w:id="539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2271E009" w14:textId="77777777" w:rsidR="00894677" w:rsidRDefault="00894677" w:rsidP="00DC3617">
            <w:pPr>
              <w:rPr>
                <w:ins w:id="540" w:author="GROSJEAN Kevin" w:date="2023-09-14T16:00:00Z"/>
              </w:rPr>
            </w:pPr>
            <w:proofErr w:type="spellStart"/>
            <w:proofErr w:type="gramStart"/>
            <w:ins w:id="541" w:author="GROSJEAN Kevin" w:date="2023-09-14T16:00:00Z">
              <w:r>
                <w:t>technologies</w:t>
              </w:r>
              <w:proofErr w:type="gramEnd"/>
              <w:r>
                <w:t>_and_trackers</w:t>
              </w:r>
              <w:proofErr w:type="spellEnd"/>
            </w:ins>
          </w:p>
        </w:tc>
        <w:tc>
          <w:tcPr>
            <w:tcW w:w="3138" w:type="dxa"/>
            <w:vMerge/>
          </w:tcPr>
          <w:p w14:paraId="05AC70B8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42" w:author="GROSJEAN Kevin" w:date="2023-09-14T16:00:00Z"/>
              </w:rPr>
            </w:pPr>
          </w:p>
        </w:tc>
        <w:tc>
          <w:tcPr>
            <w:tcW w:w="3175" w:type="dxa"/>
            <w:vMerge/>
          </w:tcPr>
          <w:p w14:paraId="436D0634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43" w:author="GROSJEAN Kevin" w:date="2023-09-14T16:00:00Z"/>
              </w:rPr>
            </w:pPr>
          </w:p>
        </w:tc>
      </w:tr>
      <w:tr w:rsidR="00894677" w:rsidRPr="00631DDB" w14:paraId="008B9F17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44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6BBA2E13" w14:textId="77777777" w:rsidR="00894677" w:rsidRDefault="00894677" w:rsidP="00DC3617">
            <w:pPr>
              <w:rPr>
                <w:ins w:id="545" w:author="GROSJEAN Kevin" w:date="2023-09-14T16:00:00Z"/>
              </w:rPr>
            </w:pPr>
            <w:proofErr w:type="spellStart"/>
            <w:proofErr w:type="gramStart"/>
            <w:ins w:id="546" w:author="GROSJEAN Kevin" w:date="2023-09-14T16:00:00Z">
              <w:r>
                <w:t>responsiveness</w:t>
              </w:r>
              <w:proofErr w:type="spellEnd"/>
              <w:proofErr w:type="gramEnd"/>
            </w:ins>
          </w:p>
        </w:tc>
        <w:tc>
          <w:tcPr>
            <w:tcW w:w="3138" w:type="dxa"/>
            <w:vMerge/>
          </w:tcPr>
          <w:p w14:paraId="60868630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47" w:author="GROSJEAN Kevin" w:date="2023-09-14T16:00:00Z"/>
              </w:rPr>
            </w:pPr>
          </w:p>
        </w:tc>
        <w:tc>
          <w:tcPr>
            <w:tcW w:w="3175" w:type="dxa"/>
            <w:vMerge/>
          </w:tcPr>
          <w:p w14:paraId="23D6BFDF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48" w:author="GROSJEAN Kevin" w:date="2023-09-14T16:00:00Z"/>
              </w:rPr>
            </w:pPr>
          </w:p>
        </w:tc>
      </w:tr>
      <w:tr w:rsidR="00894677" w:rsidRPr="00631DDB" w14:paraId="1557DBC4" w14:textId="77777777" w:rsidTr="00DC3617">
        <w:trPr>
          <w:ins w:id="549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0762D701" w14:textId="77777777" w:rsidR="00894677" w:rsidRDefault="00894677" w:rsidP="00DC3617">
            <w:pPr>
              <w:rPr>
                <w:ins w:id="550" w:author="GROSJEAN Kevin" w:date="2023-09-14T16:00:00Z"/>
              </w:rPr>
            </w:pPr>
            <w:proofErr w:type="spellStart"/>
            <w:proofErr w:type="gramStart"/>
            <w:ins w:id="551" w:author="GROSJEAN Kevin" w:date="2023-09-14T16:00:00Z">
              <w:r>
                <w:t>good</w:t>
              </w:r>
              <w:proofErr w:type="gramEnd"/>
              <w:r>
                <w:t>_practices</w:t>
              </w:r>
              <w:proofErr w:type="spellEnd"/>
            </w:ins>
          </w:p>
        </w:tc>
        <w:tc>
          <w:tcPr>
            <w:tcW w:w="3138" w:type="dxa"/>
            <w:vMerge/>
          </w:tcPr>
          <w:p w14:paraId="75DEE3D4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52" w:author="GROSJEAN Kevin" w:date="2023-09-14T16:00:00Z"/>
              </w:rPr>
            </w:pPr>
          </w:p>
        </w:tc>
        <w:tc>
          <w:tcPr>
            <w:tcW w:w="3175" w:type="dxa"/>
            <w:vMerge/>
          </w:tcPr>
          <w:p w14:paraId="02D736A4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53" w:author="GROSJEAN Kevin" w:date="2023-09-14T16:00:00Z"/>
              </w:rPr>
            </w:pPr>
          </w:p>
        </w:tc>
      </w:tr>
      <w:tr w:rsidR="00894677" w:rsidRPr="00631DDB" w14:paraId="6B879BCE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54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6696ABCB" w14:textId="77777777" w:rsidR="00894677" w:rsidRDefault="00894677" w:rsidP="00DC3617">
            <w:pPr>
              <w:rPr>
                <w:ins w:id="555" w:author="GROSJEAN Kevin" w:date="2023-09-14T16:00:00Z"/>
              </w:rPr>
            </w:pPr>
            <w:proofErr w:type="spellStart"/>
            <w:proofErr w:type="gramStart"/>
            <w:ins w:id="556" w:author="GROSJEAN Kevin" w:date="2023-09-14T16:00:00Z">
              <w:r>
                <w:t>carbon</w:t>
              </w:r>
              <w:proofErr w:type="gramEnd"/>
              <w:r>
                <w:t>_footprint</w:t>
              </w:r>
              <w:proofErr w:type="spellEnd"/>
            </w:ins>
          </w:p>
        </w:tc>
        <w:tc>
          <w:tcPr>
            <w:tcW w:w="3138" w:type="dxa"/>
            <w:vMerge/>
          </w:tcPr>
          <w:p w14:paraId="3D49876D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57" w:author="GROSJEAN Kevin" w:date="2023-09-14T16:00:00Z"/>
              </w:rPr>
            </w:pPr>
          </w:p>
        </w:tc>
        <w:tc>
          <w:tcPr>
            <w:tcW w:w="3175" w:type="dxa"/>
            <w:vMerge/>
          </w:tcPr>
          <w:p w14:paraId="48DD4407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58" w:author="GROSJEAN Kevin" w:date="2023-09-14T16:00:00Z"/>
              </w:rPr>
            </w:pPr>
          </w:p>
        </w:tc>
      </w:tr>
      <w:tr w:rsidR="00894677" w:rsidRPr="00631DDB" w14:paraId="129D2C9C" w14:textId="77777777" w:rsidTr="00DC3617">
        <w:trPr>
          <w:ins w:id="559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4C7110D1" w14:textId="77777777" w:rsidR="00894677" w:rsidRDefault="00894677" w:rsidP="00DC3617">
            <w:pPr>
              <w:rPr>
                <w:ins w:id="560" w:author="GROSJEAN Kevin" w:date="2023-09-14T16:00:00Z"/>
              </w:rPr>
            </w:pPr>
            <w:proofErr w:type="gramStart"/>
            <w:ins w:id="561" w:author="GROSJEAN Kevin" w:date="2023-09-14T16:00:00Z">
              <w:r>
                <w:t>headers</w:t>
              </w:r>
              <w:proofErr w:type="gramEnd"/>
            </w:ins>
          </w:p>
        </w:tc>
        <w:tc>
          <w:tcPr>
            <w:tcW w:w="3138" w:type="dxa"/>
          </w:tcPr>
          <w:p w14:paraId="289EF9D2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62" w:author="GROSJEAN Kevin" w:date="2023-09-14T16:00:00Z"/>
              </w:rPr>
            </w:pPr>
            <w:ins w:id="563" w:author="GROSJEAN Kevin" w:date="2023-09-14T16:00:00Z">
              <w:r>
                <w:t>Headers devant être transmis à chaque requête lors du crawl. Il s’agit d’un objet complexe complètement personnalisable.</w:t>
              </w:r>
            </w:ins>
          </w:p>
        </w:tc>
        <w:tc>
          <w:tcPr>
            <w:tcW w:w="3175" w:type="dxa"/>
          </w:tcPr>
          <w:p w14:paraId="75E2A33C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64" w:author="GROSJEAN Kevin" w:date="2023-09-14T16:00:00Z"/>
              </w:rPr>
            </w:pPr>
            <w:ins w:id="565" w:author="GROSJEAN Kevin" w:date="2023-09-14T16:00:00Z">
              <w:r>
                <w:t>{"</w:t>
              </w:r>
              <w:proofErr w:type="spellStart"/>
              <w:r>
                <w:t>foo</w:t>
              </w:r>
              <w:proofErr w:type="spellEnd"/>
              <w:r>
                <w:t> » : « bar »}</w:t>
              </w:r>
            </w:ins>
          </w:p>
        </w:tc>
      </w:tr>
      <w:tr w:rsidR="00894677" w:rsidRPr="00631DDB" w14:paraId="4FEDAA93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66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32C5213B" w14:textId="77777777" w:rsidR="00894677" w:rsidRDefault="00894677" w:rsidP="00DC3617">
            <w:pPr>
              <w:rPr>
                <w:ins w:id="567" w:author="GROSJEAN Kevin" w:date="2023-09-14T16:00:00Z"/>
              </w:rPr>
            </w:pPr>
            <w:proofErr w:type="spellStart"/>
            <w:proofErr w:type="gramStart"/>
            <w:ins w:id="568" w:author="GROSJEAN Kevin" w:date="2023-09-14T16:00:00Z">
              <w:r>
                <w:t>created</w:t>
              </w:r>
              <w:proofErr w:type="gramEnd"/>
              <w:r>
                <w:t>_at</w:t>
              </w:r>
              <w:proofErr w:type="spellEnd"/>
            </w:ins>
          </w:p>
        </w:tc>
        <w:tc>
          <w:tcPr>
            <w:tcW w:w="3138" w:type="dxa"/>
          </w:tcPr>
          <w:p w14:paraId="4F98B5FD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9" w:author="GROSJEAN Kevin" w:date="2023-09-14T16:00:00Z"/>
              </w:rPr>
            </w:pPr>
            <w:ins w:id="570" w:author="GROSJEAN Kevin" w:date="2023-09-14T16:00:00Z">
              <w:r>
                <w:t>Date et heure de création de l’entrée. Format de date iso</w:t>
              </w:r>
            </w:ins>
          </w:p>
        </w:tc>
        <w:tc>
          <w:tcPr>
            <w:tcW w:w="3175" w:type="dxa"/>
          </w:tcPr>
          <w:p w14:paraId="308A97C8" w14:textId="77777777" w:rsidR="00894677" w:rsidRPr="00932399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71" w:author="GROSJEAN Kevin" w:date="2023-09-14T16:00:00Z"/>
              </w:rPr>
            </w:pPr>
            <w:ins w:id="572" w:author="GROSJEAN Kevin" w:date="2023-09-14T16:00:00Z">
              <w:r w:rsidRPr="00DC3617">
                <w:t>2022-05-18T</w:t>
              </w:r>
              <w:proofErr w:type="gramStart"/>
              <w:r w:rsidRPr="00DC3617">
                <w:t>11:</w:t>
              </w:r>
              <w:proofErr w:type="gramEnd"/>
              <w:r w:rsidRPr="00DC3617">
                <w:t>40:22.519222</w:t>
              </w:r>
            </w:ins>
          </w:p>
        </w:tc>
      </w:tr>
      <w:tr w:rsidR="00894677" w:rsidRPr="00631DDB" w14:paraId="5711FCBB" w14:textId="77777777" w:rsidTr="00DC3617">
        <w:trPr>
          <w:ins w:id="573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6BB597DA" w14:textId="77777777" w:rsidR="00894677" w:rsidRDefault="00894677" w:rsidP="00DC3617">
            <w:pPr>
              <w:rPr>
                <w:ins w:id="574" w:author="GROSJEAN Kevin" w:date="2023-09-14T16:00:00Z"/>
              </w:rPr>
            </w:pPr>
            <w:proofErr w:type="spellStart"/>
            <w:proofErr w:type="gramStart"/>
            <w:ins w:id="575" w:author="GROSJEAN Kevin" w:date="2023-09-14T16:00:00Z">
              <w:r>
                <w:lastRenderedPageBreak/>
                <w:t>updated</w:t>
              </w:r>
              <w:proofErr w:type="gramEnd"/>
              <w:r>
                <w:t>_at</w:t>
              </w:r>
              <w:proofErr w:type="spellEnd"/>
            </w:ins>
          </w:p>
        </w:tc>
        <w:tc>
          <w:tcPr>
            <w:tcW w:w="3138" w:type="dxa"/>
          </w:tcPr>
          <w:p w14:paraId="308F66DB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6" w:author="GROSJEAN Kevin" w:date="2023-09-14T16:00:00Z"/>
              </w:rPr>
            </w:pPr>
            <w:ins w:id="577" w:author="GROSJEAN Kevin" w:date="2023-09-14T16:00:00Z">
              <w:r>
                <w:t xml:space="preserve">Date et heure de la </w:t>
              </w:r>
              <w:proofErr w:type="spellStart"/>
              <w:r>
                <w:t>dèrnière</w:t>
              </w:r>
              <w:proofErr w:type="spellEnd"/>
              <w:r>
                <w:t xml:space="preserve"> mise à jour de l’entrée. Format de date iso</w:t>
              </w:r>
            </w:ins>
          </w:p>
        </w:tc>
        <w:tc>
          <w:tcPr>
            <w:tcW w:w="3175" w:type="dxa"/>
          </w:tcPr>
          <w:p w14:paraId="08699F54" w14:textId="77777777" w:rsidR="00894677" w:rsidRPr="00932399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8" w:author="GROSJEAN Kevin" w:date="2023-09-14T16:00:00Z"/>
              </w:rPr>
            </w:pPr>
            <w:ins w:id="579" w:author="GROSJEAN Kevin" w:date="2023-09-14T16:00:00Z">
              <w:r w:rsidRPr="00DC3617">
                <w:t>2022-05-18T</w:t>
              </w:r>
              <w:proofErr w:type="gramStart"/>
              <w:r w:rsidRPr="00DC3617">
                <w:t>11:</w:t>
              </w:r>
              <w:proofErr w:type="gramEnd"/>
              <w:r w:rsidRPr="00DC3617">
                <w:t>40:22.519222</w:t>
              </w:r>
            </w:ins>
          </w:p>
        </w:tc>
      </w:tr>
      <w:tr w:rsidR="00894677" w:rsidRPr="00631DDB" w14:paraId="49B48CFE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8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68197A02" w14:textId="77777777" w:rsidR="00894677" w:rsidRDefault="00894677" w:rsidP="00DC3617">
            <w:pPr>
              <w:rPr>
                <w:ins w:id="581" w:author="GROSJEAN Kevin" w:date="2023-09-14T16:00:00Z"/>
              </w:rPr>
            </w:pPr>
            <w:proofErr w:type="gramStart"/>
            <w:ins w:id="582" w:author="GROSJEAN Kevin" w:date="2023-09-14T16:00:00Z">
              <w:r>
                <w:t>tags</w:t>
              </w:r>
              <w:proofErr w:type="gramEnd"/>
            </w:ins>
          </w:p>
        </w:tc>
        <w:tc>
          <w:tcPr>
            <w:tcW w:w="3138" w:type="dxa"/>
          </w:tcPr>
          <w:p w14:paraId="346A8408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83" w:author="GROSJEAN Kevin" w:date="2023-09-14T16:00:00Z"/>
              </w:rPr>
            </w:pPr>
            <w:ins w:id="584" w:author="GROSJEAN Kevin" w:date="2023-09-14T16:00:00Z">
              <w:r>
                <w:t xml:space="preserve">Liste de mots clés à associer à l’entrée. </w:t>
              </w:r>
            </w:ins>
          </w:p>
        </w:tc>
        <w:tc>
          <w:tcPr>
            <w:tcW w:w="3175" w:type="dxa"/>
          </w:tcPr>
          <w:p w14:paraId="7557F08F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85" w:author="GROSJEAN Kevin" w:date="2023-09-14T16:00:00Z"/>
              </w:rPr>
            </w:pPr>
            <w:ins w:id="586" w:author="GROSJEAN Kevin" w:date="2023-09-14T16:00:00Z">
              <w:r>
                <w:t>[« université », « </w:t>
              </w:r>
              <w:proofErr w:type="spellStart"/>
              <w:r>
                <w:t>lyon</w:t>
              </w:r>
              <w:proofErr w:type="spellEnd"/>
              <w:r>
                <w:t> »]</w:t>
              </w:r>
            </w:ins>
          </w:p>
        </w:tc>
      </w:tr>
      <w:tr w:rsidR="00894677" w:rsidRPr="00631DDB" w14:paraId="11831672" w14:textId="77777777" w:rsidTr="00DC3617">
        <w:trPr>
          <w:ins w:id="587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2E91CD9B" w14:textId="77777777" w:rsidR="00894677" w:rsidRDefault="00894677" w:rsidP="00DC3617">
            <w:pPr>
              <w:rPr>
                <w:ins w:id="588" w:author="GROSJEAN Kevin" w:date="2023-09-14T16:00:00Z"/>
              </w:rPr>
            </w:pPr>
            <w:proofErr w:type="spellStart"/>
            <w:proofErr w:type="gramStart"/>
            <w:ins w:id="589" w:author="GROSJEAN Kevin" w:date="2023-09-14T16:00:00Z">
              <w:r>
                <w:t>crawl</w:t>
              </w:r>
              <w:proofErr w:type="gramEnd"/>
              <w:r>
                <w:t>_every</w:t>
              </w:r>
              <w:proofErr w:type="spellEnd"/>
            </w:ins>
          </w:p>
        </w:tc>
        <w:tc>
          <w:tcPr>
            <w:tcW w:w="3138" w:type="dxa"/>
          </w:tcPr>
          <w:p w14:paraId="2A898B47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90" w:author="GROSJEAN Kevin" w:date="2023-09-14T16:00:00Z"/>
              </w:rPr>
            </w:pPr>
            <w:ins w:id="591" w:author="GROSJEAN Kevin" w:date="2023-09-14T16:00:00Z">
              <w:r>
                <w:t xml:space="preserve">Nombre de jour défini entre chaque </w:t>
              </w:r>
              <w:proofErr w:type="spellStart"/>
              <w:r>
                <w:t>recrawl</w:t>
              </w:r>
              <w:proofErr w:type="spellEnd"/>
              <w:r>
                <w:t xml:space="preserve"> automatique. </w:t>
              </w:r>
            </w:ins>
          </w:p>
        </w:tc>
        <w:tc>
          <w:tcPr>
            <w:tcW w:w="3175" w:type="dxa"/>
          </w:tcPr>
          <w:p w14:paraId="79B0DFB5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92" w:author="GROSJEAN Kevin" w:date="2023-09-14T16:00:00Z"/>
              </w:rPr>
            </w:pPr>
            <w:ins w:id="593" w:author="GROSJEAN Kevin" w:date="2023-09-14T16:00:00Z">
              <w:r>
                <w:t>30</w:t>
              </w:r>
            </w:ins>
          </w:p>
        </w:tc>
      </w:tr>
      <w:tr w:rsidR="00894677" w:rsidRPr="00631DDB" w14:paraId="2DADACD6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94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6D00D845" w14:textId="77777777" w:rsidR="00894677" w:rsidRDefault="00894677" w:rsidP="00DC3617">
            <w:pPr>
              <w:rPr>
                <w:ins w:id="595" w:author="GROSJEAN Kevin" w:date="2023-09-14T16:00:00Z"/>
              </w:rPr>
            </w:pPr>
            <w:proofErr w:type="spellStart"/>
            <w:proofErr w:type="gramStart"/>
            <w:ins w:id="596" w:author="GROSJEAN Kevin" w:date="2023-09-14T16:00:00Z">
              <w:r>
                <w:t>next</w:t>
              </w:r>
              <w:proofErr w:type="gramEnd"/>
              <w:r>
                <w:t>_crawl_at</w:t>
              </w:r>
              <w:proofErr w:type="spellEnd"/>
            </w:ins>
          </w:p>
        </w:tc>
        <w:tc>
          <w:tcPr>
            <w:tcW w:w="3138" w:type="dxa"/>
          </w:tcPr>
          <w:p w14:paraId="5475CC7F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7" w:author="GROSJEAN Kevin" w:date="2023-09-14T16:00:00Z"/>
              </w:rPr>
            </w:pPr>
            <w:ins w:id="598" w:author="GROSJEAN Kevin" w:date="2023-09-14T16:00:00Z">
              <w:r>
                <w:t>Date et heure du prochain crawl devant avoir lieu</w:t>
              </w:r>
            </w:ins>
          </w:p>
        </w:tc>
        <w:tc>
          <w:tcPr>
            <w:tcW w:w="3175" w:type="dxa"/>
          </w:tcPr>
          <w:p w14:paraId="463300AC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9" w:author="GROSJEAN Kevin" w:date="2023-09-14T16:00:00Z"/>
              </w:rPr>
            </w:pPr>
            <w:ins w:id="600" w:author="GROSJEAN Kevin" w:date="2023-09-14T16:00:00Z">
              <w:r w:rsidRPr="00DF5FF4">
                <w:t>2022-05-18T</w:t>
              </w:r>
              <w:proofErr w:type="gramStart"/>
              <w:r w:rsidRPr="00DF5FF4">
                <w:t>11:</w:t>
              </w:r>
              <w:proofErr w:type="gramEnd"/>
              <w:r w:rsidRPr="00DF5FF4">
                <w:t>40:22.519222</w:t>
              </w:r>
            </w:ins>
          </w:p>
        </w:tc>
      </w:tr>
      <w:tr w:rsidR="00894677" w:rsidRPr="00631DDB" w14:paraId="15621616" w14:textId="77777777" w:rsidTr="00DC3617">
        <w:trPr>
          <w:ins w:id="601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3" w:type="dxa"/>
          </w:tcPr>
          <w:p w14:paraId="7ACC6C39" w14:textId="77777777" w:rsidR="00894677" w:rsidRDefault="00894677" w:rsidP="00DC3617">
            <w:pPr>
              <w:rPr>
                <w:ins w:id="602" w:author="GROSJEAN Kevin" w:date="2023-09-14T16:00:00Z"/>
              </w:rPr>
            </w:pPr>
            <w:proofErr w:type="spellStart"/>
            <w:proofErr w:type="gramStart"/>
            <w:ins w:id="603" w:author="GROSJEAN Kevin" w:date="2023-09-14T16:00:00Z">
              <w:r>
                <w:t>last</w:t>
              </w:r>
              <w:proofErr w:type="gramEnd"/>
              <w:r>
                <w:t>_crawl</w:t>
              </w:r>
              <w:proofErr w:type="spellEnd"/>
            </w:ins>
          </w:p>
        </w:tc>
        <w:tc>
          <w:tcPr>
            <w:tcW w:w="3138" w:type="dxa"/>
          </w:tcPr>
          <w:p w14:paraId="0F60C8C9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04" w:author="GROSJEAN Kevin" w:date="2023-09-14T16:00:00Z"/>
              </w:rPr>
            </w:pPr>
            <w:ins w:id="605" w:author="GROSJEAN Kevin" w:date="2023-09-14T16:00:00Z">
              <w:r>
                <w:t xml:space="preserve">Résultat du dernier crawl ayant eu lieu pour ce </w:t>
              </w:r>
              <w:proofErr w:type="spellStart"/>
              <w:r>
                <w:t>website</w:t>
              </w:r>
              <w:proofErr w:type="spellEnd"/>
              <w:r>
                <w:t>. Le modèle est défini dans le point suivant.</w:t>
              </w:r>
            </w:ins>
          </w:p>
        </w:tc>
        <w:tc>
          <w:tcPr>
            <w:tcW w:w="3175" w:type="dxa"/>
          </w:tcPr>
          <w:p w14:paraId="0F038716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06" w:author="GROSJEAN Kevin" w:date="2023-09-14T16:00:00Z"/>
              </w:rPr>
            </w:pPr>
          </w:p>
        </w:tc>
      </w:tr>
    </w:tbl>
    <w:p w14:paraId="6EF5FB38" w14:textId="77777777" w:rsidR="00894677" w:rsidRDefault="00894677" w:rsidP="00894677">
      <w:pPr>
        <w:pStyle w:val="ListParagraph"/>
        <w:numPr>
          <w:ilvl w:val="0"/>
          <w:numId w:val="37"/>
        </w:numPr>
        <w:rPr>
          <w:ins w:id="607" w:author="GROSJEAN Kevin" w:date="2023-09-14T16:00:00Z"/>
        </w:rPr>
      </w:pPr>
    </w:p>
    <w:p w14:paraId="6DB37A25" w14:textId="77777777" w:rsidR="00894677" w:rsidRPr="00487234" w:rsidRDefault="00894677" w:rsidP="00894677">
      <w:pPr>
        <w:pStyle w:val="ListParagraph"/>
        <w:numPr>
          <w:ilvl w:val="0"/>
          <w:numId w:val="37"/>
        </w:numPr>
        <w:rPr>
          <w:ins w:id="608" w:author="GROSJEAN Kevin" w:date="2023-09-14T16:00:00Z"/>
        </w:rPr>
      </w:pPr>
      <w:proofErr w:type="gramStart"/>
      <w:ins w:id="609" w:author="GROSJEAN Kevin" w:date="2023-09-14T16:00:00Z">
        <w:r>
          <w:t>crawls:</w:t>
        </w:r>
        <w:proofErr w:type="gramEnd"/>
        <w:r>
          <w:t xml:space="preserve"> </w:t>
        </w:r>
        <w:commentRangeStart w:id="610"/>
        <w:r>
          <w:t>Collection</w:t>
        </w:r>
        <w:commentRangeEnd w:id="610"/>
        <w:r>
          <w:rPr>
            <w:rStyle w:val="CommentReference"/>
          </w:rPr>
          <w:commentReference w:id="610"/>
        </w:r>
        <w:r>
          <w:t xml:space="preserve"> permettant de suivre l’état d’un traitement </w:t>
        </w:r>
      </w:ins>
    </w:p>
    <w:p w14:paraId="1961BF60" w14:textId="77777777" w:rsidR="00894677" w:rsidRPr="00D51370" w:rsidRDefault="00894677" w:rsidP="00894677">
      <w:pPr>
        <w:rPr>
          <w:ins w:id="611" w:author="GROSJEAN Kevin" w:date="2023-09-14T16:00:00Z"/>
          <w:sz w:val="18"/>
          <w:szCs w:val="18"/>
          <w:highlight w:val="yellow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26"/>
        <w:gridCol w:w="2808"/>
        <w:gridCol w:w="3737"/>
      </w:tblGrid>
      <w:tr w:rsidR="00894677" w:rsidRPr="009B1A0C" w14:paraId="46001489" w14:textId="77777777" w:rsidTr="00DC3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612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5F788EF" w14:textId="77777777" w:rsidR="00894677" w:rsidRPr="009B1A0C" w:rsidRDefault="00894677" w:rsidP="00DC3617">
            <w:pPr>
              <w:rPr>
                <w:ins w:id="613" w:author="GROSJEAN Kevin" w:date="2023-09-14T16:00:00Z"/>
                <w:color w:val="FFFFFF" w:themeColor="background1"/>
              </w:rPr>
            </w:pPr>
            <w:ins w:id="614" w:author="GROSJEAN Kevin" w:date="2023-09-14T16:00:00Z">
              <w:r w:rsidRPr="009B1A0C">
                <w:rPr>
                  <w:color w:val="FFFFFF" w:themeColor="background1"/>
                </w:rPr>
                <w:t>Nom du champ</w:t>
              </w:r>
            </w:ins>
          </w:p>
        </w:tc>
        <w:tc>
          <w:tcPr>
            <w:tcW w:w="2808" w:type="dxa"/>
          </w:tcPr>
          <w:p w14:paraId="144D2878" w14:textId="77777777" w:rsidR="00894677" w:rsidRPr="009B1A0C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615" w:author="GROSJEAN Kevin" w:date="2023-09-14T16:00:00Z"/>
                <w:color w:val="FFFFFF" w:themeColor="background1"/>
              </w:rPr>
            </w:pPr>
            <w:ins w:id="616" w:author="GROSJEAN Kevin" w:date="2023-09-14T16:00:00Z">
              <w:r w:rsidRPr="009B1A0C">
                <w:rPr>
                  <w:color w:val="FFFFFF" w:themeColor="background1"/>
                </w:rPr>
                <w:t>Type et description</w:t>
              </w:r>
            </w:ins>
          </w:p>
        </w:tc>
        <w:tc>
          <w:tcPr>
            <w:tcW w:w="3737" w:type="dxa"/>
          </w:tcPr>
          <w:p w14:paraId="6F164FCB" w14:textId="77777777" w:rsidR="00894677" w:rsidRPr="009B1A0C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617" w:author="GROSJEAN Kevin" w:date="2023-09-14T16:00:00Z"/>
                <w:color w:val="FFFFFF" w:themeColor="background1"/>
              </w:rPr>
            </w:pPr>
            <w:ins w:id="618" w:author="GROSJEAN Kevin" w:date="2023-09-14T16:00:00Z">
              <w:r w:rsidRPr="009B1A0C">
                <w:rPr>
                  <w:color w:val="FFFFFF" w:themeColor="background1"/>
                </w:rPr>
                <w:t>Exemple</w:t>
              </w:r>
            </w:ins>
          </w:p>
        </w:tc>
      </w:tr>
      <w:tr w:rsidR="00894677" w:rsidRPr="00631DDB" w14:paraId="596C67CB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19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0C2093EE" w14:textId="77777777" w:rsidR="00894677" w:rsidRPr="00631DDB" w:rsidRDefault="00894677" w:rsidP="00DC3617">
            <w:pPr>
              <w:rPr>
                <w:ins w:id="620" w:author="GROSJEAN Kevin" w:date="2023-09-14T16:00:00Z"/>
              </w:rPr>
            </w:pPr>
            <w:proofErr w:type="gramStart"/>
            <w:ins w:id="621" w:author="GROSJEAN Kevin" w:date="2023-09-14T16:00:00Z">
              <w:r w:rsidRPr="00631DDB">
                <w:t>id</w:t>
              </w:r>
              <w:proofErr w:type="gramEnd"/>
            </w:ins>
          </w:p>
        </w:tc>
        <w:tc>
          <w:tcPr>
            <w:tcW w:w="2808" w:type="dxa"/>
          </w:tcPr>
          <w:p w14:paraId="58D7C1DD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2" w:author="GROSJEAN Kevin" w:date="2023-09-14T16:00:00Z"/>
              </w:rPr>
            </w:pPr>
            <w:ins w:id="623" w:author="GROSJEAN Kevin" w:date="2023-09-14T16:00:00Z">
              <w:r w:rsidRPr="00631DDB">
                <w:t>Identifiant</w:t>
              </w:r>
              <w:r>
                <w:t xml:space="preserve"> du processus de crawl (</w:t>
              </w:r>
              <w:proofErr w:type="spellStart"/>
              <w:r>
                <w:t>uuid</w:t>
              </w:r>
              <w:proofErr w:type="spellEnd"/>
              <w:r>
                <w:t>)</w:t>
              </w:r>
              <w:r w:rsidRPr="00631DDB">
                <w:t xml:space="preserve"> </w:t>
              </w:r>
            </w:ins>
          </w:p>
        </w:tc>
        <w:tc>
          <w:tcPr>
            <w:tcW w:w="3737" w:type="dxa"/>
          </w:tcPr>
          <w:p w14:paraId="68352229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4" w:author="GROSJEAN Kevin" w:date="2023-09-14T16:00:00Z"/>
              </w:rPr>
            </w:pPr>
            <w:ins w:id="625" w:author="GROSJEAN Kevin" w:date="2023-09-14T16:00:00Z">
              <w:r w:rsidRPr="00C3312E">
                <w:t>035117de-8c90-4cc6-9ee6-9d084079ab17</w:t>
              </w:r>
            </w:ins>
          </w:p>
        </w:tc>
      </w:tr>
      <w:tr w:rsidR="00894677" w:rsidRPr="00631DDB" w14:paraId="03457D6E" w14:textId="77777777" w:rsidTr="00DC3617">
        <w:trPr>
          <w:ins w:id="626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2ED6BBFA" w14:textId="77777777" w:rsidR="00894677" w:rsidRDefault="00894677" w:rsidP="00DC3617">
            <w:pPr>
              <w:rPr>
                <w:ins w:id="627" w:author="GROSJEAN Kevin" w:date="2023-09-14T16:00:00Z"/>
              </w:rPr>
            </w:pPr>
            <w:proofErr w:type="spellStart"/>
            <w:proofErr w:type="gramStart"/>
            <w:ins w:id="628" w:author="GROSJEAN Kevin" w:date="2023-09-14T16:00:00Z">
              <w:r>
                <w:t>website</w:t>
              </w:r>
              <w:proofErr w:type="gramEnd"/>
              <w:r>
                <w:t>_id</w:t>
              </w:r>
              <w:proofErr w:type="spellEnd"/>
            </w:ins>
          </w:p>
        </w:tc>
        <w:tc>
          <w:tcPr>
            <w:tcW w:w="2808" w:type="dxa"/>
          </w:tcPr>
          <w:p w14:paraId="7EF62881" w14:textId="77777777" w:rsidR="00894677" w:rsidRPr="00631DDB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29" w:author="GROSJEAN Kevin" w:date="2023-09-14T16:00:00Z"/>
              </w:rPr>
            </w:pPr>
            <w:ins w:id="630" w:author="GROSJEAN Kevin" w:date="2023-09-14T16:00:00Z">
              <w:r>
                <w:t xml:space="preserve">Identifiant du </w:t>
              </w:r>
              <w:proofErr w:type="spellStart"/>
              <w:r>
                <w:t>website</w:t>
              </w:r>
              <w:proofErr w:type="spellEnd"/>
              <w:r>
                <w:t xml:space="preserve"> associé à ce processus de crawl</w:t>
              </w:r>
            </w:ins>
          </w:p>
        </w:tc>
        <w:tc>
          <w:tcPr>
            <w:tcW w:w="3737" w:type="dxa"/>
          </w:tcPr>
          <w:p w14:paraId="447CD007" w14:textId="77777777" w:rsidR="00894677" w:rsidRPr="00631DDB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31" w:author="GROSJEAN Kevin" w:date="2023-09-14T16:00:00Z"/>
              </w:rPr>
            </w:pPr>
            <w:ins w:id="632" w:author="GROSJEAN Kevin" w:date="2023-09-14T16:00:00Z">
              <w:r w:rsidRPr="00C3312E">
                <w:t>035117de-8c90-4cc6-9ee6-9d084079ab17</w:t>
              </w:r>
            </w:ins>
          </w:p>
        </w:tc>
      </w:tr>
      <w:tr w:rsidR="00894677" w:rsidRPr="00631DDB" w14:paraId="220FD3B5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33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BE9931F" w14:textId="77777777" w:rsidR="00894677" w:rsidRPr="00631DDB" w:rsidRDefault="00894677" w:rsidP="00DC3617">
            <w:pPr>
              <w:rPr>
                <w:ins w:id="634" w:author="GROSJEAN Kevin" w:date="2023-09-14T16:00:00Z"/>
              </w:rPr>
            </w:pPr>
            <w:proofErr w:type="gramStart"/>
            <w:ins w:id="635" w:author="GROSJEAN Kevin" w:date="2023-09-14T16:00:00Z">
              <w:r>
                <w:t>config</w:t>
              </w:r>
              <w:proofErr w:type="gramEnd"/>
            </w:ins>
          </w:p>
        </w:tc>
        <w:tc>
          <w:tcPr>
            <w:tcW w:w="2808" w:type="dxa"/>
          </w:tcPr>
          <w:p w14:paraId="6ABDBB8B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36" w:author="GROSJEAN Kevin" w:date="2023-09-14T16:00:00Z"/>
              </w:rPr>
            </w:pPr>
            <w:ins w:id="637" w:author="GROSJEAN Kevin" w:date="2023-09-14T16:00:00Z">
              <w:r>
                <w:t xml:space="preserve">Configuration du crawl (récupéré à partir du </w:t>
              </w:r>
              <w:proofErr w:type="spellStart"/>
              <w:r>
                <w:t>website</w:t>
              </w:r>
              <w:proofErr w:type="spellEnd"/>
              <w:r>
                <w:t xml:space="preserve"> associé au moment du lancement du crawl).</w:t>
              </w:r>
            </w:ins>
          </w:p>
        </w:tc>
        <w:tc>
          <w:tcPr>
            <w:tcW w:w="3737" w:type="dxa"/>
          </w:tcPr>
          <w:p w14:paraId="0BD0A595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38" w:author="GROSJEAN Kevin" w:date="2023-09-14T16:00:00Z"/>
                <w:lang w:val="en-US"/>
              </w:rPr>
            </w:pPr>
            <w:ins w:id="639" w:author="GROSJEAN Kevin" w:date="2023-09-14T16:00:00Z">
              <w:r w:rsidRPr="00DC3617">
                <w:rPr>
                  <w:lang w:val="en-US"/>
                </w:rPr>
                <w:t>{</w:t>
              </w:r>
            </w:ins>
          </w:p>
          <w:p w14:paraId="5E6CEFB0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0" w:author="GROSJEAN Kevin" w:date="2023-09-14T16:00:00Z"/>
                <w:lang w:val="en-US"/>
              </w:rPr>
            </w:pPr>
            <w:ins w:id="641" w:author="GROSJEAN Kevin" w:date="2023-09-14T16:00:00Z">
              <w:r w:rsidRPr="00DC3617">
                <w:rPr>
                  <w:lang w:val="en-US"/>
                </w:rPr>
                <w:t xml:space="preserve">    « </w:t>
              </w:r>
              <w:proofErr w:type="spellStart"/>
              <w:r w:rsidRPr="00DC3617">
                <w:rPr>
                  <w:lang w:val="en-US"/>
                </w:rPr>
                <w:t>url</w:t>
              </w:r>
              <w:proofErr w:type="spellEnd"/>
              <w:r w:rsidRPr="00DC3617">
                <w:rPr>
                  <w:lang w:val="en-US"/>
                </w:rPr>
                <w:t> </w:t>
              </w:r>
              <w:proofErr w:type="gramStart"/>
              <w:r w:rsidRPr="00DC3617">
                <w:rPr>
                  <w:lang w:val="en-US"/>
                </w:rPr>
                <w:t>» :</w:t>
              </w:r>
              <w:proofErr w:type="gramEnd"/>
              <w:r w:rsidRPr="00DC3617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“</w:t>
              </w:r>
              <w:r>
                <w:rPr>
                  <w:b/>
                  <w:lang w:val="en-US"/>
                </w:rPr>
                <w:fldChar w:fldCharType="begin"/>
              </w:r>
              <w:r>
                <w:rPr>
                  <w:b/>
                  <w:lang w:val="en-US"/>
                </w:rPr>
                <w:instrText>HYPERLINK "</w:instrText>
              </w:r>
              <w:r w:rsidRPr="00DC3617">
                <w:rPr>
                  <w:lang w:val="en-US"/>
                </w:rPr>
                <w:instrText>https://www.unistra.fr</w:instrText>
              </w:r>
              <w:r>
                <w:rPr>
                  <w:b/>
                  <w:lang w:val="en-US"/>
                </w:rPr>
                <w:instrText>"</w:instrText>
              </w:r>
              <w:r>
                <w:rPr>
                  <w:b/>
                  <w:lang w:val="en-US"/>
                </w:rPr>
              </w:r>
              <w:r>
                <w:rPr>
                  <w:b/>
                  <w:lang w:val="en-US"/>
                </w:rPr>
                <w:fldChar w:fldCharType="separate"/>
              </w:r>
              <w:r w:rsidRPr="00041381">
                <w:rPr>
                  <w:rStyle w:val="Hyperlink"/>
                  <w:lang w:val="en-US"/>
                </w:rPr>
                <w:t>https://www.unistra.fr</w:t>
              </w:r>
              <w:r>
                <w:rPr>
                  <w:b/>
                  <w:lang w:val="en-US"/>
                </w:rPr>
                <w:fldChar w:fldCharType="end"/>
              </w:r>
              <w:r>
                <w:rPr>
                  <w:lang w:val="en-US"/>
                </w:rPr>
                <w:t>”,</w:t>
              </w:r>
            </w:ins>
          </w:p>
          <w:p w14:paraId="14341360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2" w:author="GROSJEAN Kevin" w:date="2023-09-14T16:00:00Z"/>
                <w:lang w:val="en-US"/>
              </w:rPr>
            </w:pPr>
            <w:ins w:id="643" w:author="GROSJEAN Kevin" w:date="2023-09-14T16:00:00Z">
              <w:r>
                <w:rPr>
                  <w:lang w:val="en-US"/>
                </w:rPr>
                <w:t xml:space="preserve">    “parameters”: </w:t>
              </w:r>
              <w:proofErr w:type="gramStart"/>
              <w:r>
                <w:rPr>
                  <w:lang w:val="en-US"/>
                </w:rPr>
                <w:t>{ “</w:t>
              </w:r>
              <w:proofErr w:type="gramEnd"/>
              <w:r>
                <w:rPr>
                  <w:lang w:val="en-US"/>
                </w:rPr>
                <w:t>depth”: 2, “limit”: 50},</w:t>
              </w:r>
            </w:ins>
          </w:p>
          <w:p w14:paraId="2CD7F496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4" w:author="GROSJEAN Kevin" w:date="2023-09-14T16:00:00Z"/>
                <w:lang w:val="en-US"/>
              </w:rPr>
            </w:pPr>
            <w:ins w:id="645" w:author="GROSJEAN Kevin" w:date="2023-09-14T16:00:00Z">
              <w:r>
                <w:rPr>
                  <w:lang w:val="en-US"/>
                </w:rPr>
                <w:t xml:space="preserve">    “</w:t>
              </w:r>
              <w:proofErr w:type="spellStart"/>
              <w:proofErr w:type="gramStart"/>
              <w:r>
                <w:rPr>
                  <w:lang w:val="en-US"/>
                </w:rPr>
                <w:t>metadata</w:t>
              </w:r>
              <w:proofErr w:type="gramEnd"/>
              <w:r>
                <w:rPr>
                  <w:lang w:val="en-US"/>
                </w:rPr>
                <w:t>_config</w:t>
              </w:r>
              <w:proofErr w:type="spellEnd"/>
              <w:r>
                <w:rPr>
                  <w:lang w:val="en-US"/>
                </w:rPr>
                <w:t>”: {</w:t>
              </w:r>
            </w:ins>
          </w:p>
          <w:p w14:paraId="73CEE67F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6" w:author="GROSJEAN Kevin" w:date="2023-09-14T16:00:00Z"/>
                <w:lang w:val="en-US"/>
              </w:rPr>
            </w:pPr>
            <w:ins w:id="647" w:author="GROSJEAN Kevin" w:date="2023-09-14T16:00:00Z">
              <w:r>
                <w:rPr>
                  <w:lang w:val="en-US"/>
                </w:rPr>
                <w:t xml:space="preserve">        “accessibility”: {“enabled”: true, “depth”: 0</w:t>
              </w:r>
              <w:proofErr w:type="gramStart"/>
              <w:r>
                <w:rPr>
                  <w:lang w:val="en-US"/>
                </w:rPr>
                <w:t>},…</w:t>
              </w:r>
              <w:proofErr w:type="gramEnd"/>
            </w:ins>
          </w:p>
          <w:p w14:paraId="636D8554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8" w:author="GROSJEAN Kevin" w:date="2023-09-14T16:00:00Z"/>
                <w:lang w:val="en-US"/>
              </w:rPr>
            </w:pPr>
            <w:ins w:id="649" w:author="GROSJEAN Kevin" w:date="2023-09-14T16:00:00Z">
              <w:r>
                <w:rPr>
                  <w:lang w:val="en-US"/>
                </w:rPr>
                <w:t xml:space="preserve">    },</w:t>
              </w:r>
            </w:ins>
          </w:p>
          <w:p w14:paraId="7BA0D6A2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0" w:author="GROSJEAN Kevin" w:date="2023-09-14T16:00:00Z"/>
                <w:lang w:val="en-US"/>
              </w:rPr>
            </w:pPr>
            <w:ins w:id="651" w:author="GROSJEAN Kevin" w:date="2023-09-14T16:00:00Z">
              <w:r>
                <w:rPr>
                  <w:lang w:val="en-US"/>
                </w:rPr>
                <w:t xml:space="preserve">    “headers”: {“foo”: “bar”},</w:t>
              </w:r>
            </w:ins>
          </w:p>
          <w:p w14:paraId="6456ED00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2" w:author="GROSJEAN Kevin" w:date="2023-09-14T16:00:00Z"/>
                <w:lang w:val="en-US"/>
              </w:rPr>
            </w:pPr>
            <w:ins w:id="653" w:author="GROSJEAN Kevin" w:date="2023-09-14T16:00:00Z">
              <w:r>
                <w:rPr>
                  <w:lang w:val="en-US"/>
                </w:rPr>
                <w:t xml:space="preserve">    “tags”: ["tag"]</w:t>
              </w:r>
            </w:ins>
          </w:p>
          <w:p w14:paraId="75CF056B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4" w:author="GROSJEAN Kevin" w:date="2023-09-14T16:00:00Z"/>
              </w:rPr>
            </w:pPr>
            <w:ins w:id="655" w:author="GROSJEAN Kevin" w:date="2023-09-14T16:00:00Z">
              <w:r>
                <w:t>}</w:t>
              </w:r>
            </w:ins>
          </w:p>
        </w:tc>
      </w:tr>
      <w:tr w:rsidR="00894677" w:rsidRPr="00631DDB" w14:paraId="37141B40" w14:textId="77777777" w:rsidTr="00DC3617">
        <w:trPr>
          <w:ins w:id="656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43987B7" w14:textId="77777777" w:rsidR="00894677" w:rsidRPr="00631DDB" w:rsidRDefault="00894677" w:rsidP="00DC3617">
            <w:pPr>
              <w:rPr>
                <w:ins w:id="657" w:author="GROSJEAN Kevin" w:date="2023-09-14T16:00:00Z"/>
              </w:rPr>
            </w:pPr>
            <w:proofErr w:type="spellStart"/>
            <w:proofErr w:type="gramStart"/>
            <w:ins w:id="658" w:author="GROSJEAN Kevin" w:date="2023-09-14T16:00:00Z">
              <w:r>
                <w:t>created</w:t>
              </w:r>
              <w:proofErr w:type="gramEnd"/>
              <w:r>
                <w:t>_at</w:t>
              </w:r>
              <w:proofErr w:type="spellEnd"/>
            </w:ins>
          </w:p>
        </w:tc>
        <w:tc>
          <w:tcPr>
            <w:tcW w:w="2808" w:type="dxa"/>
          </w:tcPr>
          <w:p w14:paraId="3E1863D4" w14:textId="77777777" w:rsidR="00894677" w:rsidRPr="00631DDB" w:rsidRDefault="00894677" w:rsidP="00894677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59" w:author="GROSJEAN Kevin" w:date="2023-09-14T16:00:00Z"/>
              </w:rPr>
            </w:pPr>
            <w:ins w:id="660" w:author="GROSJEAN Kevin" w:date="2023-09-14T16:00:00Z">
              <w:r>
                <w:t>Date et heure du lancement du traitement</w:t>
              </w:r>
            </w:ins>
          </w:p>
        </w:tc>
        <w:tc>
          <w:tcPr>
            <w:tcW w:w="3737" w:type="dxa"/>
          </w:tcPr>
          <w:p w14:paraId="48BA8884" w14:textId="77777777" w:rsidR="00894677" w:rsidRPr="00631DDB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61" w:author="GROSJEAN Kevin" w:date="2023-09-14T16:00:00Z"/>
              </w:rPr>
            </w:pPr>
            <w:ins w:id="662" w:author="GROSJEAN Kevin" w:date="2023-09-14T16:00:00Z">
              <w:r w:rsidRPr="00DF5FF4">
                <w:t>2022-05-18T</w:t>
              </w:r>
              <w:proofErr w:type="gramStart"/>
              <w:r w:rsidRPr="00DF5FF4">
                <w:t>11:</w:t>
              </w:r>
              <w:proofErr w:type="gramEnd"/>
              <w:r w:rsidRPr="00DF5FF4">
                <w:t>40:22.519222</w:t>
              </w:r>
            </w:ins>
          </w:p>
        </w:tc>
      </w:tr>
      <w:tr w:rsidR="00894677" w:rsidRPr="00631DDB" w14:paraId="56E4FF67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63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966444A" w14:textId="77777777" w:rsidR="00894677" w:rsidRPr="00631DDB" w:rsidRDefault="00894677" w:rsidP="00DC3617">
            <w:pPr>
              <w:rPr>
                <w:ins w:id="664" w:author="GROSJEAN Kevin" w:date="2023-09-14T16:00:00Z"/>
              </w:rPr>
            </w:pPr>
            <w:proofErr w:type="spellStart"/>
            <w:proofErr w:type="gramStart"/>
            <w:ins w:id="665" w:author="GROSJEAN Kevin" w:date="2023-09-14T16:00:00Z">
              <w:r>
                <w:t>finished</w:t>
              </w:r>
              <w:proofErr w:type="gramEnd"/>
              <w:r>
                <w:t>_at</w:t>
              </w:r>
              <w:proofErr w:type="spellEnd"/>
            </w:ins>
          </w:p>
        </w:tc>
        <w:tc>
          <w:tcPr>
            <w:tcW w:w="2808" w:type="dxa"/>
          </w:tcPr>
          <w:p w14:paraId="03567CCA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66" w:author="GROSJEAN Kevin" w:date="2023-09-14T16:00:00Z"/>
              </w:rPr>
            </w:pPr>
            <w:ins w:id="667" w:author="GROSJEAN Kevin" w:date="2023-09-14T16:00:00Z">
              <w:r>
                <w:t>Date et heure de la fin du traitement.</w:t>
              </w:r>
            </w:ins>
          </w:p>
        </w:tc>
        <w:tc>
          <w:tcPr>
            <w:tcW w:w="3737" w:type="dxa"/>
          </w:tcPr>
          <w:p w14:paraId="27FE03D0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68" w:author="GROSJEAN Kevin" w:date="2023-09-14T16:00:00Z"/>
              </w:rPr>
            </w:pPr>
            <w:ins w:id="669" w:author="GROSJEAN Kevin" w:date="2023-09-14T16:00:00Z">
              <w:r w:rsidRPr="00DF5FF4">
                <w:t>2022-05-18T</w:t>
              </w:r>
              <w:proofErr w:type="gramStart"/>
              <w:r w:rsidRPr="00DF5FF4">
                <w:t>11:</w:t>
              </w:r>
              <w:proofErr w:type="gramEnd"/>
              <w:r w:rsidRPr="00DF5FF4">
                <w:t>40:22.519222</w:t>
              </w:r>
            </w:ins>
          </w:p>
        </w:tc>
      </w:tr>
      <w:tr w:rsidR="00894677" w:rsidRPr="00631DDB" w14:paraId="684CE19D" w14:textId="77777777" w:rsidTr="00DC3617">
        <w:trPr>
          <w:ins w:id="67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2A26FF24" w14:textId="77777777" w:rsidR="00894677" w:rsidRDefault="00894677" w:rsidP="00DC3617">
            <w:pPr>
              <w:rPr>
                <w:ins w:id="671" w:author="GROSJEAN Kevin" w:date="2023-09-14T16:00:00Z"/>
              </w:rPr>
            </w:pPr>
            <w:proofErr w:type="spellStart"/>
            <w:proofErr w:type="gramStart"/>
            <w:ins w:id="672" w:author="GROSJEAN Kevin" w:date="2023-09-14T16:00:00Z">
              <w:r>
                <w:t>status</w:t>
              </w:r>
              <w:proofErr w:type="spellEnd"/>
              <w:proofErr w:type="gramEnd"/>
            </w:ins>
          </w:p>
        </w:tc>
        <w:tc>
          <w:tcPr>
            <w:tcW w:w="2808" w:type="dxa"/>
            <w:shd w:val="clear" w:color="auto" w:fill="auto"/>
          </w:tcPr>
          <w:p w14:paraId="3516D10F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3" w:author="GROSJEAN Kevin" w:date="2023-09-14T16:00:00Z"/>
                <w:lang w:val="en-US"/>
              </w:rPr>
            </w:pPr>
            <w:ins w:id="674" w:author="GROSJEAN Kevin" w:date="2023-09-14T16:00:00Z">
              <w:r w:rsidRPr="00DC3617">
                <w:rPr>
                  <w:lang w:val="en-US"/>
                </w:rPr>
                <w:t xml:space="preserve">Status du </w:t>
              </w:r>
              <w:proofErr w:type="spellStart"/>
              <w:r w:rsidRPr="00DC3617">
                <w:rPr>
                  <w:lang w:val="en-US"/>
                </w:rPr>
                <w:t>traitement</w:t>
              </w:r>
              <w:proofErr w:type="spellEnd"/>
              <w:r w:rsidRPr="00DC3617">
                <w:rPr>
                  <w:lang w:val="en-US"/>
                </w:rPr>
                <w:t xml:space="preserve"> </w:t>
              </w:r>
              <w:proofErr w:type="gramStart"/>
              <w:r w:rsidRPr="00DC3617">
                <w:rPr>
                  <w:lang w:val="en-US"/>
                </w:rPr>
                <w:t>global :</w:t>
              </w:r>
              <w:proofErr w:type="gramEnd"/>
              <w:r w:rsidRPr="00DC3617">
                <w:rPr>
                  <w:lang w:val="en-US"/>
                </w:rPr>
                <w:t xml:space="preserve"> </w:t>
              </w:r>
              <w:r w:rsidRPr="00DC3617">
                <w:rPr>
                  <w:lang w:val="en-US"/>
                </w:rPr>
                <w:br/>
                <w:t>-pending</w:t>
              </w:r>
              <w:r w:rsidRPr="00DC3617">
                <w:rPr>
                  <w:lang w:val="en-US"/>
                </w:rPr>
                <w:br/>
                <w:t>-started</w:t>
              </w:r>
            </w:ins>
          </w:p>
          <w:p w14:paraId="475F0324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5" w:author="GROSJEAN Kevin" w:date="2023-09-14T16:00:00Z"/>
                <w:lang w:val="en-US"/>
              </w:rPr>
            </w:pPr>
            <w:ins w:id="676" w:author="GROSJEAN Kevin" w:date="2023-09-14T16:00:00Z">
              <w:r w:rsidRPr="00DC3617">
                <w:rPr>
                  <w:lang w:val="en-US"/>
                </w:rPr>
                <w:t>-</w:t>
              </w:r>
              <w:proofErr w:type="spellStart"/>
              <w:r w:rsidRPr="00DC3617">
                <w:rPr>
                  <w:lang w:val="en-US"/>
                </w:rPr>
                <w:t>partial_error</w:t>
              </w:r>
              <w:proofErr w:type="spellEnd"/>
            </w:ins>
          </w:p>
          <w:p w14:paraId="23085BFD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7" w:author="GROSJEAN Kevin" w:date="2023-09-14T16:00:00Z"/>
                <w:lang w:val="en-US"/>
              </w:rPr>
            </w:pPr>
            <w:ins w:id="678" w:author="GROSJEAN Kevin" w:date="2023-09-14T16:00:00Z">
              <w:r w:rsidRPr="00DC3617">
                <w:rPr>
                  <w:lang w:val="en-US"/>
                </w:rPr>
                <w:lastRenderedPageBreak/>
                <w:t>-error</w:t>
              </w:r>
            </w:ins>
          </w:p>
          <w:p w14:paraId="12BDBF92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9" w:author="GROSJEAN Kevin" w:date="2023-09-14T16:00:00Z"/>
                <w:lang w:val="en-US"/>
              </w:rPr>
            </w:pPr>
            <w:ins w:id="680" w:author="GROSJEAN Kevin" w:date="2023-09-14T16:00:00Z">
              <w:r w:rsidRPr="00DC3617">
                <w:rPr>
                  <w:lang w:val="en-US"/>
                </w:rPr>
                <w:t>-success</w:t>
              </w:r>
            </w:ins>
          </w:p>
        </w:tc>
        <w:tc>
          <w:tcPr>
            <w:tcW w:w="3737" w:type="dxa"/>
            <w:shd w:val="clear" w:color="auto" w:fill="auto"/>
          </w:tcPr>
          <w:p w14:paraId="146B0288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81" w:author="GROSJEAN Kevin" w:date="2023-09-14T16:00:00Z"/>
              </w:rPr>
            </w:pPr>
            <w:ins w:id="682" w:author="GROSJEAN Kevin" w:date="2023-09-14T16:00:00Z">
              <w:r>
                <w:lastRenderedPageBreak/>
                <w:t>« </w:t>
              </w:r>
              <w:proofErr w:type="spellStart"/>
              <w:proofErr w:type="gramStart"/>
              <w:r>
                <w:t>success</w:t>
              </w:r>
              <w:proofErr w:type="spellEnd"/>
              <w:proofErr w:type="gramEnd"/>
              <w:r>
                <w:t> »</w:t>
              </w:r>
            </w:ins>
          </w:p>
        </w:tc>
      </w:tr>
      <w:tr w:rsidR="00894677" w:rsidRPr="00631DDB" w14:paraId="1A5137E2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83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68782571" w14:textId="77777777" w:rsidR="00894677" w:rsidDel="00054081" w:rsidRDefault="00894677" w:rsidP="00DC3617">
            <w:pPr>
              <w:rPr>
                <w:ins w:id="684" w:author="GROSJEAN Kevin" w:date="2023-09-14T16:00:00Z"/>
              </w:rPr>
            </w:pPr>
            <w:proofErr w:type="spellStart"/>
            <w:proofErr w:type="gramStart"/>
            <w:ins w:id="685" w:author="GROSJEAN Kevin" w:date="2023-09-14T16:00:00Z">
              <w:r>
                <w:t>html</w:t>
              </w:r>
              <w:proofErr w:type="gramEnd"/>
              <w:r>
                <w:t>_crawl</w:t>
              </w:r>
              <w:proofErr w:type="spellEnd"/>
            </w:ins>
          </w:p>
        </w:tc>
        <w:tc>
          <w:tcPr>
            <w:tcW w:w="2808" w:type="dxa"/>
            <w:vMerge w:val="restart"/>
            <w:shd w:val="clear" w:color="auto" w:fill="auto"/>
          </w:tcPr>
          <w:p w14:paraId="64413EFC" w14:textId="77777777" w:rsidR="00894677" w:rsidRPr="00D43295" w:rsidDel="00054081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86" w:author="GROSJEAN Kevin" w:date="2023-09-14T16:00:00Z"/>
              </w:rPr>
            </w:pPr>
            <w:ins w:id="687" w:author="GROSJEAN Kevin" w:date="2023-09-14T16:00:00Z">
              <w:r>
                <w:t xml:space="preserve">Objet complexe représentant l’avancement de la sous tâche. Si la métadonnée n’est pas activée pour ce processus, </w:t>
              </w:r>
              <w:proofErr w:type="spellStart"/>
              <w:r>
                <w:t>null</w:t>
              </w:r>
              <w:proofErr w:type="spellEnd"/>
              <w:r>
                <w:t xml:space="preserve"> remplace l’objet.</w:t>
              </w:r>
              <w:r>
                <w:br/>
                <w:t xml:space="preserve">L’objet contient </w:t>
              </w:r>
              <w:proofErr w:type="spellStart"/>
              <w:r>
                <w:t>l’id</w:t>
              </w:r>
              <w:proofErr w:type="spellEnd"/>
              <w:r>
                <w:t xml:space="preserve"> de la tâche </w:t>
              </w:r>
              <w:proofErr w:type="spellStart"/>
              <w:r>
                <w:t>celery</w:t>
              </w:r>
              <w:proofErr w:type="spellEnd"/>
              <w:r>
                <w:t xml:space="preserve"> associée à la sous tâche, la date/heure de début, date/heure de fin et le </w:t>
              </w:r>
              <w:proofErr w:type="spellStart"/>
              <w:r>
                <w:t>status</w:t>
              </w:r>
              <w:proofErr w:type="spellEnd"/>
              <w:r>
                <w:t xml:space="preserve"> d’avancement.</w:t>
              </w:r>
            </w:ins>
          </w:p>
        </w:tc>
        <w:tc>
          <w:tcPr>
            <w:tcW w:w="3737" w:type="dxa"/>
            <w:vMerge w:val="restart"/>
            <w:shd w:val="clear" w:color="auto" w:fill="auto"/>
          </w:tcPr>
          <w:p w14:paraId="361A28B5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88" w:author="GROSJEAN Kevin" w:date="2023-09-14T16:00:00Z"/>
                <w:lang w:val="en-US"/>
              </w:rPr>
            </w:pPr>
            <w:ins w:id="689" w:author="GROSJEAN Kevin" w:date="2023-09-14T16:00:00Z">
              <w:r w:rsidRPr="00DC3617">
                <w:rPr>
                  <w:lang w:val="en-US"/>
                </w:rPr>
                <w:t>{</w:t>
              </w:r>
            </w:ins>
          </w:p>
          <w:p w14:paraId="24987575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0" w:author="GROSJEAN Kevin" w:date="2023-09-14T16:00:00Z"/>
                <w:rFonts w:ascii="Source Code Pro" w:hAnsi="Source Code Pro"/>
                <w:color w:val="12824D"/>
                <w:sz w:val="18"/>
                <w:szCs w:val="18"/>
                <w:shd w:val="clear" w:color="auto" w:fill="FFFFFF"/>
                <w:lang w:val="en-US"/>
              </w:rPr>
            </w:pPr>
            <w:ins w:id="691" w:author="GROSJEAN Kevin" w:date="2023-09-14T16:00:00Z">
              <w:r w:rsidRPr="00DC3617">
                <w:rPr>
                  <w:lang w:val="en-US"/>
                </w:rPr>
                <w:t xml:space="preserve">    « </w:t>
              </w:r>
              <w:proofErr w:type="spellStart"/>
              <w:r w:rsidRPr="00DC3617">
                <w:rPr>
                  <w:lang w:val="en-US"/>
                </w:rPr>
                <w:t>task_id</w:t>
              </w:r>
              <w:proofErr w:type="spellEnd"/>
              <w:r w:rsidRPr="00DC3617">
                <w:rPr>
                  <w:lang w:val="en-US"/>
                </w:rPr>
                <w:t> </w:t>
              </w:r>
              <w:proofErr w:type="gramStart"/>
              <w:r w:rsidRPr="00DC3617">
                <w:rPr>
                  <w:lang w:val="en-US"/>
                </w:rPr>
                <w:t>» :</w:t>
              </w:r>
              <w:proofErr w:type="gramEnd"/>
              <w:r w:rsidRPr="00DC3617">
                <w:rPr>
                  <w:lang w:val="en-US"/>
                </w:rPr>
                <w:t xml:space="preserve"> </w:t>
              </w:r>
              <w:r w:rsidRPr="00DC3617"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>"9a73492f-f684-4229-bcd3-836670261299"</w:t>
              </w:r>
              <w:r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>,</w:t>
              </w:r>
            </w:ins>
          </w:p>
          <w:p w14:paraId="07DECAD8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2" w:author="GROSJEAN Kevin" w:date="2023-09-14T16:00:00Z"/>
                <w:rFonts w:ascii="Source Code Pro" w:hAnsi="Source Code Pro"/>
                <w:color w:val="016EE9"/>
                <w:sz w:val="18"/>
                <w:szCs w:val="18"/>
                <w:shd w:val="clear" w:color="auto" w:fill="FFFFFF"/>
                <w:lang w:val="en-US"/>
              </w:rPr>
            </w:pPr>
            <w:ins w:id="693" w:author="GROSJEAN Kevin" w:date="2023-09-14T16:00:00Z">
              <w:r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 xml:space="preserve">    “</w:t>
              </w:r>
              <w:proofErr w:type="spellStart"/>
              <w:proofErr w:type="gramStart"/>
              <w:r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>created</w:t>
              </w:r>
              <w:proofErr w:type="gramEnd"/>
              <w:r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>_at</w:t>
              </w:r>
              <w:proofErr w:type="spellEnd"/>
              <w:r>
                <w:rPr>
                  <w:rFonts w:ascii="Source Code Pro" w:hAnsi="Source Code Pro"/>
                  <w:color w:val="12824D"/>
                  <w:sz w:val="18"/>
                  <w:szCs w:val="18"/>
                  <w:shd w:val="clear" w:color="auto" w:fill="FFFFFF"/>
                  <w:lang w:val="en-US"/>
                </w:rPr>
                <w:t xml:space="preserve">: </w:t>
              </w:r>
              <w:r w:rsidRPr="00DC3617">
                <w:rPr>
                  <w:rFonts w:ascii="Source Code Pro" w:hAnsi="Source Code Pro"/>
                  <w:color w:val="016EE9"/>
                  <w:sz w:val="18"/>
                  <w:szCs w:val="18"/>
                  <w:shd w:val="clear" w:color="auto" w:fill="FFFFFF"/>
                  <w:lang w:val="en-US"/>
                </w:rPr>
                <w:t>2023-09-11T15:31:05.855+00:00,</w:t>
              </w:r>
            </w:ins>
          </w:p>
          <w:p w14:paraId="091882EF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4" w:author="GROSJEAN Kevin" w:date="2023-09-14T16:00:00Z"/>
                <w:rFonts w:ascii="Source Code Pro" w:hAnsi="Source Code Pro"/>
                <w:color w:val="016EE9"/>
                <w:sz w:val="18"/>
                <w:szCs w:val="18"/>
                <w:shd w:val="clear" w:color="auto" w:fill="FFFFFF"/>
                <w:lang w:val="en-US"/>
              </w:rPr>
            </w:pPr>
            <w:ins w:id="695" w:author="GROSJEAN Kevin" w:date="2023-09-14T16:00:00Z">
              <w:r w:rsidRPr="00DC3617">
                <w:rPr>
                  <w:color w:val="016EE9"/>
                  <w:lang w:val="en-US"/>
                </w:rPr>
                <w:t xml:space="preserve">    « </w:t>
              </w:r>
              <w:proofErr w:type="spellStart"/>
              <w:r w:rsidRPr="00DC3617">
                <w:rPr>
                  <w:color w:val="016EE9"/>
                  <w:lang w:val="en-US"/>
                </w:rPr>
                <w:t>finished_at</w:t>
              </w:r>
              <w:proofErr w:type="spellEnd"/>
              <w:r w:rsidRPr="00DC3617">
                <w:rPr>
                  <w:color w:val="016EE9"/>
                  <w:lang w:val="en-US"/>
                </w:rPr>
                <w:t> </w:t>
              </w:r>
              <w:proofErr w:type="gramStart"/>
              <w:r w:rsidRPr="00DC3617">
                <w:rPr>
                  <w:color w:val="016EE9"/>
                  <w:lang w:val="en-US"/>
                </w:rPr>
                <w:t>» :</w:t>
              </w:r>
              <w:proofErr w:type="gramEnd"/>
              <w:r w:rsidRPr="00DC3617">
                <w:rPr>
                  <w:color w:val="016EE9"/>
                  <w:lang w:val="en-US"/>
                </w:rPr>
                <w:t xml:space="preserve"> </w:t>
              </w:r>
              <w:r w:rsidRPr="00DC3617">
                <w:rPr>
                  <w:rFonts w:ascii="Source Code Pro" w:hAnsi="Source Code Pro"/>
                  <w:color w:val="016EE9"/>
                  <w:sz w:val="18"/>
                  <w:szCs w:val="18"/>
                  <w:shd w:val="clear" w:color="auto" w:fill="FFFFFF"/>
                  <w:lang w:val="en-US"/>
                </w:rPr>
                <w:t>2023-09-11T15:31:05.855+00:00,</w:t>
              </w:r>
            </w:ins>
          </w:p>
          <w:p w14:paraId="0C63C2B9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6" w:author="GROSJEAN Kevin" w:date="2023-09-14T16:00:00Z"/>
                <w:lang w:val="en-US"/>
              </w:rPr>
            </w:pPr>
            <w:ins w:id="697" w:author="GROSJEAN Kevin" w:date="2023-09-14T16:00:00Z">
              <w:r w:rsidRPr="00DC3617">
                <w:rPr>
                  <w:color w:val="016EE9"/>
                  <w:lang w:val="en-US"/>
                </w:rPr>
                <w:t xml:space="preserve">    </w:t>
              </w:r>
              <w:r>
                <w:rPr>
                  <w:color w:val="016EE9"/>
                </w:rPr>
                <w:t>« </w:t>
              </w:r>
              <w:proofErr w:type="spellStart"/>
              <w:proofErr w:type="gramStart"/>
              <w:r>
                <w:rPr>
                  <w:color w:val="016EE9"/>
                </w:rPr>
                <w:t>status</w:t>
              </w:r>
              <w:proofErr w:type="spellEnd"/>
              <w:proofErr w:type="gramEnd"/>
              <w:r>
                <w:rPr>
                  <w:color w:val="016EE9"/>
                </w:rPr>
                <w:t> » : « </w:t>
              </w:r>
              <w:proofErr w:type="spellStart"/>
              <w:r>
                <w:rPr>
                  <w:color w:val="016EE9"/>
                </w:rPr>
                <w:t>success</w:t>
              </w:r>
              <w:proofErr w:type="spellEnd"/>
              <w:r>
                <w:rPr>
                  <w:color w:val="016EE9"/>
                </w:rPr>
                <w:t> »</w:t>
              </w:r>
            </w:ins>
          </w:p>
          <w:p w14:paraId="6A31FA03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8" w:author="GROSJEAN Kevin" w:date="2023-09-14T16:00:00Z"/>
              </w:rPr>
            </w:pPr>
            <w:ins w:id="699" w:author="GROSJEAN Kevin" w:date="2023-09-14T16:00:00Z">
              <w:r>
                <w:t>}</w:t>
              </w:r>
            </w:ins>
          </w:p>
        </w:tc>
      </w:tr>
      <w:tr w:rsidR="00894677" w:rsidRPr="00631DDB" w14:paraId="03F876E2" w14:textId="77777777" w:rsidTr="00DC3617">
        <w:trPr>
          <w:ins w:id="70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38D99711" w14:textId="77777777" w:rsidR="00894677" w:rsidRPr="00DC3617" w:rsidRDefault="00894677" w:rsidP="00DC3617">
            <w:pPr>
              <w:rPr>
                <w:ins w:id="701" w:author="GROSJEAN Kevin" w:date="2023-09-14T16:00:00Z"/>
                <w:b w:val="0"/>
                <w:bCs w:val="0"/>
              </w:rPr>
            </w:pPr>
            <w:proofErr w:type="spellStart"/>
            <w:proofErr w:type="gramStart"/>
            <w:ins w:id="702" w:author="GROSJEAN Kevin" w:date="2023-09-14T16:00:00Z">
              <w:r>
                <w:t>accessibility</w:t>
              </w:r>
              <w:proofErr w:type="spellEnd"/>
              <w:proofErr w:type="gramEnd"/>
            </w:ins>
          </w:p>
        </w:tc>
        <w:tc>
          <w:tcPr>
            <w:tcW w:w="2808" w:type="dxa"/>
            <w:vMerge/>
            <w:shd w:val="clear" w:color="auto" w:fill="auto"/>
          </w:tcPr>
          <w:p w14:paraId="0E854956" w14:textId="77777777" w:rsidR="00894677" w:rsidRPr="00D43295" w:rsidDel="00054081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03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2A5B19C5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04" w:author="GROSJEAN Kevin" w:date="2023-09-14T16:00:00Z"/>
              </w:rPr>
            </w:pPr>
          </w:p>
        </w:tc>
      </w:tr>
      <w:tr w:rsidR="00894677" w:rsidRPr="00631DDB" w14:paraId="30C2B299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05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6DF5672F" w14:textId="77777777" w:rsidR="00894677" w:rsidRDefault="00894677" w:rsidP="00DC3617">
            <w:pPr>
              <w:rPr>
                <w:ins w:id="706" w:author="GROSJEAN Kevin" w:date="2023-09-14T16:00:00Z"/>
              </w:rPr>
            </w:pPr>
            <w:proofErr w:type="spellStart"/>
            <w:proofErr w:type="gramStart"/>
            <w:ins w:id="707" w:author="GROSJEAN Kevin" w:date="2023-09-14T16:00:00Z">
              <w:r>
                <w:t>technologies</w:t>
              </w:r>
              <w:proofErr w:type="gramEnd"/>
              <w:r>
                <w:t>_and_trackers</w:t>
              </w:r>
              <w:proofErr w:type="spellEnd"/>
            </w:ins>
          </w:p>
        </w:tc>
        <w:tc>
          <w:tcPr>
            <w:tcW w:w="2808" w:type="dxa"/>
            <w:vMerge/>
            <w:shd w:val="clear" w:color="auto" w:fill="auto"/>
          </w:tcPr>
          <w:p w14:paraId="7A8460EB" w14:textId="77777777" w:rsidR="00894677" w:rsidRPr="00D43295" w:rsidDel="00054081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08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43871879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09" w:author="GROSJEAN Kevin" w:date="2023-09-14T16:00:00Z"/>
              </w:rPr>
            </w:pPr>
          </w:p>
        </w:tc>
      </w:tr>
      <w:tr w:rsidR="00894677" w:rsidRPr="00631DDB" w14:paraId="5B12B657" w14:textId="77777777" w:rsidTr="00DC3617">
        <w:trPr>
          <w:ins w:id="71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384A6CDA" w14:textId="77777777" w:rsidR="00894677" w:rsidRDefault="00894677" w:rsidP="00DC3617">
            <w:pPr>
              <w:rPr>
                <w:ins w:id="711" w:author="GROSJEAN Kevin" w:date="2023-09-14T16:00:00Z"/>
              </w:rPr>
            </w:pPr>
            <w:proofErr w:type="spellStart"/>
            <w:proofErr w:type="gramStart"/>
            <w:ins w:id="712" w:author="GROSJEAN Kevin" w:date="2023-09-14T16:00:00Z">
              <w:r>
                <w:t>responsiveness</w:t>
              </w:r>
              <w:proofErr w:type="spellEnd"/>
              <w:proofErr w:type="gramEnd"/>
            </w:ins>
          </w:p>
        </w:tc>
        <w:tc>
          <w:tcPr>
            <w:tcW w:w="2808" w:type="dxa"/>
            <w:vMerge/>
            <w:shd w:val="clear" w:color="auto" w:fill="auto"/>
          </w:tcPr>
          <w:p w14:paraId="1A3EB5CC" w14:textId="77777777" w:rsidR="00894677" w:rsidRPr="00D43295" w:rsidDel="00054081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13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72D11B56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14" w:author="GROSJEAN Kevin" w:date="2023-09-14T16:00:00Z"/>
              </w:rPr>
            </w:pPr>
          </w:p>
        </w:tc>
      </w:tr>
      <w:tr w:rsidR="00894677" w:rsidRPr="00631DDB" w14:paraId="13A1AAE7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15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77EA0A6F" w14:textId="77777777" w:rsidR="00894677" w:rsidRDefault="00894677" w:rsidP="00DC3617">
            <w:pPr>
              <w:rPr>
                <w:ins w:id="716" w:author="GROSJEAN Kevin" w:date="2023-09-14T16:00:00Z"/>
              </w:rPr>
            </w:pPr>
            <w:proofErr w:type="spellStart"/>
            <w:proofErr w:type="gramStart"/>
            <w:ins w:id="717" w:author="GROSJEAN Kevin" w:date="2023-09-14T16:00:00Z">
              <w:r>
                <w:t>good</w:t>
              </w:r>
              <w:proofErr w:type="gramEnd"/>
              <w:r>
                <w:t>_practices</w:t>
              </w:r>
              <w:proofErr w:type="spellEnd"/>
            </w:ins>
          </w:p>
        </w:tc>
        <w:tc>
          <w:tcPr>
            <w:tcW w:w="2808" w:type="dxa"/>
            <w:vMerge/>
            <w:shd w:val="clear" w:color="auto" w:fill="auto"/>
          </w:tcPr>
          <w:p w14:paraId="689F3491" w14:textId="77777777" w:rsidR="00894677" w:rsidRPr="00D43295" w:rsidDel="00054081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18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3EB07C69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19" w:author="GROSJEAN Kevin" w:date="2023-09-14T16:00:00Z"/>
              </w:rPr>
            </w:pPr>
          </w:p>
        </w:tc>
      </w:tr>
      <w:tr w:rsidR="00894677" w:rsidRPr="00631DDB" w14:paraId="21BA0E58" w14:textId="77777777" w:rsidTr="00DC3617">
        <w:trPr>
          <w:ins w:id="720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3C2622D4" w14:textId="77777777" w:rsidR="00894677" w:rsidRDefault="00894677" w:rsidP="00DC3617">
            <w:pPr>
              <w:rPr>
                <w:ins w:id="721" w:author="GROSJEAN Kevin" w:date="2023-09-14T16:00:00Z"/>
              </w:rPr>
            </w:pPr>
            <w:proofErr w:type="spellStart"/>
            <w:proofErr w:type="gramStart"/>
            <w:ins w:id="722" w:author="GROSJEAN Kevin" w:date="2023-09-14T16:00:00Z">
              <w:r>
                <w:t>carbon</w:t>
              </w:r>
              <w:proofErr w:type="gramEnd"/>
              <w:r>
                <w:t>_footprint</w:t>
              </w:r>
              <w:proofErr w:type="spellEnd"/>
            </w:ins>
          </w:p>
        </w:tc>
        <w:tc>
          <w:tcPr>
            <w:tcW w:w="2808" w:type="dxa"/>
            <w:vMerge/>
            <w:shd w:val="clear" w:color="auto" w:fill="auto"/>
          </w:tcPr>
          <w:p w14:paraId="1E1300B9" w14:textId="77777777" w:rsidR="00894677" w:rsidRPr="00D43295" w:rsidDel="00054081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23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5A0F8DA6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24" w:author="GROSJEAN Kevin" w:date="2023-09-14T16:00:00Z"/>
              </w:rPr>
            </w:pPr>
          </w:p>
        </w:tc>
      </w:tr>
      <w:tr w:rsidR="00894677" w:rsidRPr="00631DDB" w14:paraId="4F2915DA" w14:textId="77777777" w:rsidTr="00DC3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25" w:author="GROSJEAN Kevin" w:date="2023-09-14T16:0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79C5152A" w14:textId="77777777" w:rsidR="00894677" w:rsidRDefault="00894677" w:rsidP="00DC3617">
            <w:pPr>
              <w:rPr>
                <w:ins w:id="726" w:author="GROSJEAN Kevin" w:date="2023-09-14T16:00:00Z"/>
              </w:rPr>
            </w:pPr>
            <w:proofErr w:type="spellStart"/>
            <w:proofErr w:type="gramStart"/>
            <w:ins w:id="727" w:author="GROSJEAN Kevin" w:date="2023-09-14T16:00:00Z">
              <w:r>
                <w:t>uploads</w:t>
              </w:r>
              <w:proofErr w:type="spellEnd"/>
              <w:proofErr w:type="gramEnd"/>
            </w:ins>
          </w:p>
        </w:tc>
        <w:tc>
          <w:tcPr>
            <w:tcW w:w="2808" w:type="dxa"/>
            <w:vMerge/>
            <w:shd w:val="clear" w:color="auto" w:fill="auto"/>
          </w:tcPr>
          <w:p w14:paraId="18C9EC3D" w14:textId="77777777" w:rsidR="00894677" w:rsidRPr="00D43295" w:rsidDel="00054081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8" w:author="GROSJEAN Kevin" w:date="2023-09-14T16:00:00Z"/>
              </w:rPr>
            </w:pPr>
          </w:p>
        </w:tc>
        <w:tc>
          <w:tcPr>
            <w:tcW w:w="3737" w:type="dxa"/>
            <w:vMerge/>
            <w:shd w:val="clear" w:color="auto" w:fill="auto"/>
          </w:tcPr>
          <w:p w14:paraId="15789CEE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9" w:author="GROSJEAN Kevin" w:date="2023-09-14T16:00:00Z"/>
              </w:rPr>
            </w:pPr>
          </w:p>
        </w:tc>
      </w:tr>
    </w:tbl>
    <w:p w14:paraId="136E55D2" w14:textId="77777777" w:rsidR="00E519A7" w:rsidRDefault="00E519A7" w:rsidP="00B2581A">
      <w:pPr>
        <w:rPr>
          <w:ins w:id="730" w:author="MAURY Mathieu" w:date="2023-06-19T18:09:00Z"/>
        </w:rPr>
      </w:pPr>
    </w:p>
    <w:p w14:paraId="411771E1" w14:textId="77777777" w:rsidR="0080503C" w:rsidRDefault="0080503C" w:rsidP="00B2581A"/>
    <w:p w14:paraId="4958B875" w14:textId="7BC7D7A7" w:rsidR="009B1A0C" w:rsidRDefault="009B1A0C" w:rsidP="009B1A0C">
      <w:pPr>
        <w:pStyle w:val="Heading3"/>
      </w:pPr>
      <w:bookmarkStart w:id="731" w:name="_Toc145663619"/>
      <w:r>
        <w:t>Base de stockage des données et métadonnées</w:t>
      </w:r>
      <w:bookmarkEnd w:id="731"/>
    </w:p>
    <w:p w14:paraId="3F9F1885" w14:textId="79B61445" w:rsidR="009B1A0C" w:rsidRDefault="009B1A0C" w:rsidP="009B1A0C">
      <w:r>
        <w:t xml:space="preserve">Cette base est un système de fichier S3 accessible via </w:t>
      </w:r>
      <w:proofErr w:type="spellStart"/>
      <w:r>
        <w:t>ObjectStorage</w:t>
      </w:r>
      <w:proofErr w:type="spellEnd"/>
      <w:r>
        <w:t>.</w:t>
      </w:r>
    </w:p>
    <w:p w14:paraId="42C31FF9" w14:textId="199E4611" w:rsidR="009B1A0C" w:rsidRDefault="009B1A0C" w:rsidP="009B1A0C">
      <w:r>
        <w:t>C’est dans ce système de fichier que nous stockons les résultats du crawl (crawl brut et métadonnées extraites).</w:t>
      </w:r>
    </w:p>
    <w:p w14:paraId="6F89EFF9" w14:textId="7BDB230E" w:rsidR="009B1A0C" w:rsidRDefault="009B1A0C" w:rsidP="009B1A0C">
      <w:r>
        <w:t xml:space="preserve">L’organisation de ce système est le suivant : </w:t>
      </w:r>
    </w:p>
    <w:p w14:paraId="2E8596B6" w14:textId="29C4BCE1" w:rsidR="009B1A0C" w:rsidRDefault="009B1A0C" w:rsidP="009B1A0C">
      <w:pPr>
        <w:pStyle w:val="ListParagraph"/>
        <w:numPr>
          <w:ilvl w:val="0"/>
          <w:numId w:val="37"/>
        </w:numPr>
      </w:pPr>
      <w:r>
        <w:t>&lt;URL encodée du site crawlé&gt;</w:t>
      </w:r>
    </w:p>
    <w:p w14:paraId="0608F70B" w14:textId="6CBF4FD8" w:rsidR="009B1A0C" w:rsidRDefault="009B1A0C" w:rsidP="009B1A0C">
      <w:pPr>
        <w:pStyle w:val="ListParagraph"/>
        <w:numPr>
          <w:ilvl w:val="1"/>
          <w:numId w:val="37"/>
        </w:numPr>
      </w:pPr>
      <w:r>
        <w:t>/</w:t>
      </w:r>
      <w:del w:id="732" w:author="GROSJEAN Kevin" w:date="2023-09-14T15:57:00Z">
        <w:r w:rsidDel="00894677">
          <w:delText>data_</w:delText>
        </w:r>
      </w:del>
      <w:r>
        <w:t>html</w:t>
      </w:r>
    </w:p>
    <w:p w14:paraId="5F4B3F3E" w14:textId="1CDBD29C" w:rsidR="00080A22" w:rsidRDefault="00894677" w:rsidP="00080A22">
      <w:pPr>
        <w:pStyle w:val="ListParagraph"/>
        <w:numPr>
          <w:ilvl w:val="1"/>
          <w:numId w:val="37"/>
        </w:numPr>
      </w:pPr>
      <w:ins w:id="733" w:author="GROSJEAN Kevin" w:date="2023-09-14T15:57:00Z">
        <w:r>
          <w:t>/</w:t>
        </w:r>
        <w:proofErr w:type="spellStart"/>
        <w:r>
          <w:t>metadata</w:t>
        </w:r>
        <w:proofErr w:type="spellEnd"/>
        <w:r>
          <w:t>/</w:t>
        </w:r>
      </w:ins>
      <w:r w:rsidR="009B1A0C">
        <w:t>&lt;</w:t>
      </w:r>
      <w:proofErr w:type="spellStart"/>
      <w:r w:rsidR="009B1A0C">
        <w:t>metadata</w:t>
      </w:r>
      <w:proofErr w:type="spellEnd"/>
      <w:proofErr w:type="gramStart"/>
      <w:r w:rsidR="009B1A0C">
        <w:t>&gt;.</w:t>
      </w:r>
      <w:proofErr w:type="spellStart"/>
      <w:r w:rsidR="009B1A0C">
        <w:t>json</w:t>
      </w:r>
      <w:proofErr w:type="spellEnd"/>
      <w:proofErr w:type="gramEnd"/>
      <w:r w:rsidR="009B1A0C">
        <w:t xml:space="preserve"> (pour toutes les métadonnées stockées)</w:t>
      </w:r>
    </w:p>
    <w:p w14:paraId="652913EB" w14:textId="77777777" w:rsidR="00B2581A" w:rsidRPr="00631DDB" w:rsidRDefault="00B2581A" w:rsidP="00B2581A"/>
    <w:p w14:paraId="73EE0432" w14:textId="73187ED2" w:rsidR="00B2581A" w:rsidRPr="00631DDB" w:rsidRDefault="002E2837" w:rsidP="002867EA">
      <w:pPr>
        <w:pStyle w:val="Heading2"/>
      </w:pPr>
      <w:bookmarkStart w:id="734" w:name="_Toc145663620"/>
      <w:r>
        <w:t>API et points d’entrées</w:t>
      </w:r>
      <w:bookmarkEnd w:id="734"/>
    </w:p>
    <w:p w14:paraId="352251EA" w14:textId="77777777" w:rsidR="002E2837" w:rsidRDefault="002E2837" w:rsidP="00B2581A"/>
    <w:p w14:paraId="332B7EE0" w14:textId="097A463D" w:rsidR="002E2837" w:rsidRDefault="002E2837" w:rsidP="002E2837">
      <w:pPr>
        <w:pStyle w:val="Heading3"/>
      </w:pPr>
      <w:bookmarkStart w:id="735" w:name="_Toc145663621"/>
      <w:r>
        <w:t>Administration du crawl</w:t>
      </w:r>
      <w:bookmarkEnd w:id="735"/>
      <w:r>
        <w:t xml:space="preserve"> </w:t>
      </w:r>
    </w:p>
    <w:p w14:paraId="307FE1AB" w14:textId="2CA1EBDF" w:rsidR="002E2837" w:rsidRPr="00631DDB" w:rsidRDefault="002E2837" w:rsidP="002E2837"/>
    <w:tbl>
      <w:tblPr>
        <w:tblStyle w:val="GridTable4-Accent1"/>
        <w:tblW w:w="9804" w:type="dxa"/>
        <w:tblLook w:val="04A0" w:firstRow="1" w:lastRow="0" w:firstColumn="1" w:lastColumn="0" w:noHBand="0" w:noVBand="1"/>
      </w:tblPr>
      <w:tblGrid>
        <w:gridCol w:w="4391"/>
        <w:gridCol w:w="1329"/>
        <w:gridCol w:w="2467"/>
        <w:gridCol w:w="2203"/>
      </w:tblGrid>
      <w:tr w:rsidR="00894677" w:rsidRPr="00631DDB" w14:paraId="34DA3281" w14:textId="77777777" w:rsidTr="00894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736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33DB0DCD" w14:textId="77777777" w:rsidR="00894677" w:rsidRPr="00631DDB" w:rsidRDefault="00894677" w:rsidP="00DC3617">
            <w:pPr>
              <w:tabs>
                <w:tab w:val="left" w:pos="1540"/>
              </w:tabs>
              <w:rPr>
                <w:ins w:id="737" w:author="GROSJEAN Kevin" w:date="2023-09-14T16:01:00Z"/>
                <w:color w:val="FFFFFF" w:themeColor="background1"/>
              </w:rPr>
            </w:pPr>
            <w:ins w:id="738" w:author="GROSJEAN Kevin" w:date="2023-09-14T16:01:00Z">
              <w:r w:rsidRPr="00631DDB">
                <w:rPr>
                  <w:color w:val="FFFFFF" w:themeColor="background1"/>
                </w:rPr>
                <w:t>Endpoint</w:t>
              </w:r>
            </w:ins>
          </w:p>
        </w:tc>
        <w:tc>
          <w:tcPr>
            <w:tcW w:w="1808" w:type="dxa"/>
          </w:tcPr>
          <w:p w14:paraId="75AD3EDF" w14:textId="77777777" w:rsidR="00894677" w:rsidRPr="00631DDB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39" w:author="GROSJEAN Kevin" w:date="2023-09-14T16:01:00Z"/>
                <w:color w:val="FFFFFF" w:themeColor="background1"/>
              </w:rPr>
            </w:pPr>
            <w:ins w:id="740" w:author="GROSJEAN Kevin" w:date="2023-09-14T16:01:00Z">
              <w:r w:rsidRPr="00631DDB">
                <w:rPr>
                  <w:color w:val="FFFFFF" w:themeColor="background1"/>
                </w:rPr>
                <w:t>Méthode</w:t>
              </w:r>
            </w:ins>
          </w:p>
        </w:tc>
        <w:tc>
          <w:tcPr>
            <w:tcW w:w="3425" w:type="dxa"/>
          </w:tcPr>
          <w:p w14:paraId="1251E335" w14:textId="77777777" w:rsidR="00894677" w:rsidRPr="00631DDB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41" w:author="GROSJEAN Kevin" w:date="2023-09-14T16:01:00Z"/>
                <w:color w:val="FFFFFF" w:themeColor="background1"/>
              </w:rPr>
            </w:pPr>
            <w:ins w:id="742" w:author="GROSJEAN Kevin" w:date="2023-09-14T16:01:00Z">
              <w:r w:rsidRPr="00631DDB">
                <w:rPr>
                  <w:color w:val="FFFFFF" w:themeColor="background1"/>
                </w:rPr>
                <w:t>Paramètres</w:t>
              </w:r>
            </w:ins>
          </w:p>
        </w:tc>
        <w:tc>
          <w:tcPr>
            <w:tcW w:w="2203" w:type="dxa"/>
          </w:tcPr>
          <w:p w14:paraId="6A8614D5" w14:textId="77777777" w:rsidR="00894677" w:rsidRPr="00631DDB" w:rsidRDefault="00894677" w:rsidP="00DC36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43" w:author="GROSJEAN Kevin" w:date="2023-09-14T16:01:00Z"/>
                <w:color w:val="FFFFFF" w:themeColor="background1"/>
              </w:rPr>
            </w:pPr>
            <w:ins w:id="744" w:author="GROSJEAN Kevin" w:date="2023-09-14T16:01:00Z">
              <w:r w:rsidRPr="00631DDB">
                <w:rPr>
                  <w:color w:val="FFFFFF" w:themeColor="background1"/>
                </w:rPr>
                <w:t>Description</w:t>
              </w:r>
            </w:ins>
          </w:p>
        </w:tc>
      </w:tr>
      <w:tr w:rsidR="00894677" w:rsidRPr="00631DDB" w14:paraId="17AA4A6E" w14:textId="77777777" w:rsidTr="00894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45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31D053C2" w14:textId="77777777" w:rsidR="00894677" w:rsidRPr="00631DDB" w:rsidRDefault="00894677" w:rsidP="00DC3617">
            <w:pPr>
              <w:rPr>
                <w:ins w:id="746" w:author="GROSJEAN Kevin" w:date="2023-09-14T16:01:00Z"/>
                <w:b w:val="0"/>
                <w:bCs w:val="0"/>
              </w:rPr>
            </w:pPr>
            <w:ins w:id="747" w:author="GROSJEAN Kevin" w:date="2023-09-14T16:01:00Z">
              <w:r w:rsidRPr="00631DDB">
                <w:rPr>
                  <w:b w:val="0"/>
                  <w:bCs w:val="0"/>
                </w:rPr>
                <w:t>/</w:t>
              </w:r>
              <w:r>
                <w:rPr>
                  <w:b w:val="0"/>
                  <w:bCs w:val="0"/>
                </w:rPr>
                <w:t>api/</w:t>
              </w:r>
              <w:proofErr w:type="spellStart"/>
              <w:r>
                <w:rPr>
                  <w:b w:val="0"/>
                  <w:bCs w:val="0"/>
                </w:rPr>
                <w:t>websites</w:t>
              </w:r>
              <w:proofErr w:type="spellEnd"/>
            </w:ins>
          </w:p>
        </w:tc>
        <w:tc>
          <w:tcPr>
            <w:tcW w:w="1808" w:type="dxa"/>
          </w:tcPr>
          <w:p w14:paraId="202A0B9A" w14:textId="77777777" w:rsidR="00894677" w:rsidRPr="00631DDB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48" w:author="GROSJEAN Kevin" w:date="2023-09-14T16:01:00Z"/>
              </w:rPr>
            </w:pPr>
            <w:ins w:id="749" w:author="GROSJEAN Kevin" w:date="2023-09-14T16:01:00Z">
              <w:r w:rsidRPr="00631DDB">
                <w:t>POST</w:t>
              </w:r>
            </w:ins>
          </w:p>
        </w:tc>
        <w:tc>
          <w:tcPr>
            <w:tcW w:w="3425" w:type="dxa"/>
          </w:tcPr>
          <w:p w14:paraId="080BC96C" w14:textId="77777777" w:rsidR="00894677" w:rsidRPr="00631DDB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0" w:author="GROSJEAN Kevin" w:date="2023-09-14T16:01:00Z"/>
              </w:rPr>
            </w:pPr>
            <w:ins w:id="751" w:author="GROSJEAN Kevin" w:date="2023-09-14T16:01:00Z">
              <w:r w:rsidRPr="00631DDB">
                <w:t xml:space="preserve">URL | </w:t>
              </w:r>
              <w:r w:rsidRPr="00631DDB">
                <w:rPr>
                  <w:i/>
                  <w:iCs/>
                </w:rPr>
                <w:t>String | obligatoire</w:t>
              </w:r>
            </w:ins>
          </w:p>
          <w:p w14:paraId="473AE9BC" w14:textId="77777777" w:rsidR="00894677" w:rsidRPr="00631DDB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2" w:author="GROSJEAN Kevin" w:date="2023-09-14T16:01:00Z"/>
              </w:rPr>
            </w:pPr>
            <w:ins w:id="753" w:author="GROSJEAN Kevin" w:date="2023-09-14T16:01:00Z">
              <w:r w:rsidRPr="00631DDB">
                <w:t xml:space="preserve">Nombre de pages interne maximal à crawler | </w:t>
              </w:r>
              <w:proofErr w:type="spellStart"/>
              <w:r w:rsidRPr="00631DDB">
                <w:rPr>
                  <w:i/>
                  <w:iCs/>
                </w:rPr>
                <w:t>Number</w:t>
              </w:r>
              <w:proofErr w:type="spellEnd"/>
              <w:r w:rsidRPr="00631DDB">
                <w:rPr>
                  <w:i/>
                  <w:iCs/>
                </w:rPr>
                <w:t xml:space="preserve"> | valeur par </w:t>
              </w:r>
              <w:proofErr w:type="gramStart"/>
              <w:r w:rsidRPr="00631DDB">
                <w:rPr>
                  <w:i/>
                  <w:iCs/>
                </w:rPr>
                <w:t>défaut</w:t>
              </w:r>
              <w:r>
                <w:rPr>
                  <w:i/>
                  <w:iCs/>
                </w:rPr>
                <w:t>:</w:t>
              </w:r>
              <w:proofErr w:type="gramEnd"/>
              <w:r>
                <w:rPr>
                  <w:i/>
                  <w:iCs/>
                </w:rPr>
                <w:t xml:space="preserve"> 400</w:t>
              </w:r>
            </w:ins>
          </w:p>
          <w:p w14:paraId="3A259F4C" w14:textId="77777777" w:rsidR="00894677" w:rsidRPr="00631DDB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4" w:author="GROSJEAN Kevin" w:date="2023-09-14T16:01:00Z"/>
              </w:rPr>
            </w:pPr>
            <w:ins w:id="755" w:author="GROSJEAN Kevin" w:date="2023-09-14T16:01:00Z">
              <w:r w:rsidRPr="00631DDB">
                <w:t xml:space="preserve">Profondeur maximale à crawler | </w:t>
              </w:r>
              <w:proofErr w:type="spellStart"/>
              <w:r w:rsidRPr="00631DDB">
                <w:rPr>
                  <w:i/>
                  <w:iCs/>
                </w:rPr>
                <w:t>Number</w:t>
              </w:r>
              <w:proofErr w:type="spellEnd"/>
              <w:r w:rsidRPr="00631DDB">
                <w:rPr>
                  <w:i/>
                  <w:iCs/>
                </w:rPr>
                <w:t xml:space="preserve"> | valeur par </w:t>
              </w:r>
              <w:proofErr w:type="gramStart"/>
              <w:r w:rsidRPr="00631DDB">
                <w:rPr>
                  <w:i/>
                  <w:iCs/>
                </w:rPr>
                <w:t>défaut</w:t>
              </w:r>
              <w:r>
                <w:rPr>
                  <w:i/>
                  <w:iCs/>
                </w:rPr>
                <w:t>:</w:t>
              </w:r>
              <w:proofErr w:type="gramEnd"/>
              <w:r>
                <w:rPr>
                  <w:i/>
                  <w:iCs/>
                </w:rPr>
                <w:t xml:space="preserve"> 2</w:t>
              </w:r>
            </w:ins>
          </w:p>
          <w:p w14:paraId="505D03D2" w14:textId="77777777" w:rsidR="00894677" w:rsidRPr="00EF3ECE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6" w:author="GROSJEAN Kevin" w:date="2023-09-14T16:01:00Z"/>
              </w:rPr>
            </w:pPr>
            <w:ins w:id="757" w:author="GROSJEAN Kevin" w:date="2023-09-14T16:01:00Z">
              <w:r>
                <w:t xml:space="preserve">Un </w:t>
              </w:r>
              <w:proofErr w:type="spellStart"/>
              <w:r>
                <w:t>parametre</w:t>
              </w:r>
              <w:proofErr w:type="spellEnd"/>
              <w:r>
                <w:t xml:space="preserve"> par métadonnée</w:t>
              </w:r>
              <w:r w:rsidRPr="00631DDB">
                <w:t xml:space="preserve">* | </w:t>
              </w:r>
              <w:r>
                <w:fldChar w:fldCharType="begin"/>
              </w:r>
              <w:r>
                <w:instrText>HYPERLINK \l "_Proposition_de_la"</w:instrText>
              </w:r>
              <w:r>
                <w:fldChar w:fldCharType="separate"/>
              </w:r>
              <w:proofErr w:type="spellStart"/>
              <w:r w:rsidRPr="004D5516">
                <w:rPr>
                  <w:rStyle w:val="Hyperlink"/>
                  <w:i/>
                  <w:iCs/>
                </w:rPr>
                <w:t>featureObject</w:t>
              </w:r>
              <w:proofErr w:type="spellEnd"/>
              <w:r>
                <w:rPr>
                  <w:rStyle w:val="Hyperlink"/>
                  <w:i/>
                  <w:iCs/>
                </w:rPr>
                <w:fldChar w:fldCharType="end"/>
              </w:r>
              <w:r w:rsidRPr="00631DDB">
                <w:rPr>
                  <w:i/>
                  <w:iCs/>
                </w:rPr>
                <w:t xml:space="preserve"> | </w:t>
              </w:r>
              <w:r w:rsidRPr="00631DDB">
                <w:rPr>
                  <w:i/>
                  <w:iCs/>
                </w:rPr>
                <w:lastRenderedPageBreak/>
                <w:t>valeur par défau</w:t>
              </w:r>
              <w:r>
                <w:rPr>
                  <w:i/>
                  <w:iCs/>
                </w:rPr>
                <w:t>t {"</w:t>
              </w:r>
              <w:proofErr w:type="spellStart"/>
              <w:r>
                <w:rPr>
                  <w:i/>
                  <w:iCs/>
                </w:rPr>
                <w:t>enabled</w:t>
              </w:r>
              <w:proofErr w:type="spellEnd"/>
              <w:r>
                <w:rPr>
                  <w:i/>
                  <w:iCs/>
                </w:rPr>
                <w:t> » : false} pour tous sauf pour l’accessibilité, activée par défaut</w:t>
              </w:r>
            </w:ins>
          </w:p>
          <w:p w14:paraId="1B6867A2" w14:textId="77777777" w:rsidR="0089467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8" w:author="GROSJEAN Kevin" w:date="2023-09-14T16:01:00Z"/>
              </w:rPr>
            </w:pPr>
            <w:ins w:id="759" w:author="GROSJEAN Kevin" w:date="2023-09-14T16:01:00Z">
              <w:r>
                <w:t xml:space="preserve">Liste de tags | </w:t>
              </w:r>
              <w:proofErr w:type="spellStart"/>
              <w:r>
                <w:t>Array</w:t>
              </w:r>
              <w:proofErr w:type="spellEnd"/>
            </w:ins>
          </w:p>
          <w:p w14:paraId="0F5C6B40" w14:textId="77777777" w:rsidR="0089467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0" w:author="GROSJEAN Kevin" w:date="2023-09-14T16:01:00Z"/>
              </w:rPr>
            </w:pPr>
            <w:ins w:id="761" w:author="GROSJEAN Kevin" w:date="2023-09-14T16:01:00Z">
              <w:r>
                <w:t xml:space="preserve">Headers à passer à toutes les </w:t>
              </w:r>
              <w:proofErr w:type="spellStart"/>
              <w:r>
                <w:t>requetes</w:t>
              </w:r>
              <w:proofErr w:type="spellEnd"/>
              <w:r>
                <w:t xml:space="preserve"> du crawl | Dict</w:t>
              </w:r>
            </w:ins>
          </w:p>
          <w:p w14:paraId="678B2EF8" w14:textId="77777777" w:rsidR="00894677" w:rsidRPr="00631DDB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2" w:author="GROSJEAN Kevin" w:date="2023-09-14T16:01:00Z"/>
              </w:rPr>
            </w:pPr>
            <w:ins w:id="763" w:author="GROSJEAN Kevin" w:date="2023-09-14T16:01:00Z">
              <w:r>
                <w:t xml:space="preserve">Durée entre les </w:t>
              </w:r>
              <w:proofErr w:type="spellStart"/>
              <w:r>
                <w:t>recrawls</w:t>
              </w:r>
              <w:proofErr w:type="spellEnd"/>
              <w:r>
                <w:t> (en jours) | Integer | valeur par défaut : 30</w:t>
              </w:r>
            </w:ins>
          </w:p>
        </w:tc>
        <w:tc>
          <w:tcPr>
            <w:tcW w:w="2203" w:type="dxa"/>
          </w:tcPr>
          <w:p w14:paraId="6195CD30" w14:textId="77777777" w:rsidR="00894677" w:rsidRDefault="00894677" w:rsidP="00DC36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4" w:author="GROSJEAN Kevin" w:date="2023-09-14T16:01:00Z"/>
              </w:rPr>
            </w:pPr>
            <w:ins w:id="765" w:author="GROSJEAN Kevin" w:date="2023-09-14T16:01:00Z">
              <w:r>
                <w:lastRenderedPageBreak/>
                <w:t xml:space="preserve">Création d’une entrée </w:t>
              </w:r>
              <w:proofErr w:type="spellStart"/>
              <w:r>
                <w:t>website</w:t>
              </w:r>
              <w:proofErr w:type="spellEnd"/>
              <w:r>
                <w:t xml:space="preserve"> et lancement d’un crawl</w:t>
              </w:r>
            </w:ins>
          </w:p>
          <w:p w14:paraId="4AED9642" w14:textId="77777777" w:rsidR="00894677" w:rsidRPr="00631DDB" w:rsidRDefault="00894677" w:rsidP="00DC36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6" w:author="GROSJEAN Kevin" w:date="2023-09-14T16:01:00Z"/>
              </w:rPr>
            </w:pPr>
          </w:p>
        </w:tc>
      </w:tr>
      <w:tr w:rsidR="00894677" w:rsidRPr="00631DDB" w14:paraId="7612DA1F" w14:textId="77777777" w:rsidTr="00894677">
        <w:trPr>
          <w:ins w:id="767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7AF61960" w14:textId="77777777" w:rsidR="00894677" w:rsidRPr="00DC3617" w:rsidRDefault="00894677" w:rsidP="00DC3617">
            <w:pPr>
              <w:rPr>
                <w:ins w:id="768" w:author="GROSJEAN Kevin" w:date="2023-09-14T16:01:00Z"/>
                <w:b w:val="0"/>
                <w:bCs w:val="0"/>
              </w:rPr>
            </w:pPr>
            <w:ins w:id="769" w:author="GROSJEAN Kevin" w:date="2023-09-14T16:01:00Z">
              <w:r w:rsidRPr="009B4A16">
                <w:t>/api/</w:t>
              </w:r>
              <w:proofErr w:type="spellStart"/>
              <w:r w:rsidRPr="009B4A16">
                <w:t>websites</w:t>
              </w:r>
              <w:proofErr w:type="spellEnd"/>
            </w:ins>
          </w:p>
        </w:tc>
        <w:tc>
          <w:tcPr>
            <w:tcW w:w="1808" w:type="dxa"/>
          </w:tcPr>
          <w:p w14:paraId="4E3879A6" w14:textId="77777777" w:rsidR="00894677" w:rsidRPr="00631DDB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70" w:author="GROSJEAN Kevin" w:date="2023-09-14T16:01:00Z"/>
              </w:rPr>
            </w:pPr>
            <w:ins w:id="771" w:author="GROSJEAN Kevin" w:date="2023-09-14T16:01:00Z">
              <w:r>
                <w:t>GET</w:t>
              </w:r>
            </w:ins>
          </w:p>
        </w:tc>
        <w:tc>
          <w:tcPr>
            <w:tcW w:w="3425" w:type="dxa"/>
          </w:tcPr>
          <w:p w14:paraId="679FC638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72" w:author="GROSJEAN Kevin" w:date="2023-09-14T16:01:00Z"/>
              </w:rPr>
            </w:pPr>
            <w:ins w:id="773" w:author="GROSJEAN Kevin" w:date="2023-09-14T16:01:00Z">
              <w:r>
                <w:t>Recherche dans l’url | String</w:t>
              </w:r>
            </w:ins>
          </w:p>
          <w:p w14:paraId="77844847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74" w:author="GROSJEAN Kevin" w:date="2023-09-14T16:01:00Z"/>
              </w:rPr>
            </w:pPr>
            <w:ins w:id="775" w:author="GROSJEAN Kevin" w:date="2023-09-14T16:01:00Z">
              <w:r>
                <w:t>Filtre sur les tags | String</w:t>
              </w:r>
            </w:ins>
          </w:p>
          <w:p w14:paraId="28D5C840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76" w:author="GROSJEAN Kevin" w:date="2023-09-14T16:01:00Z"/>
              </w:rPr>
            </w:pPr>
            <w:ins w:id="777" w:author="GROSJEAN Kevin" w:date="2023-09-14T16:01:00Z">
              <w:r>
                <w:t xml:space="preserve">Filtre sur les </w:t>
              </w:r>
              <w:proofErr w:type="spellStart"/>
              <w:r>
                <w:t>status</w:t>
              </w:r>
              <w:proofErr w:type="spellEnd"/>
              <w:r>
                <w:t xml:space="preserve"> | String</w:t>
              </w:r>
            </w:ins>
          </w:p>
          <w:p w14:paraId="2C700DDA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78" w:author="GROSJEAN Kevin" w:date="2023-09-14T16:01:00Z"/>
              </w:rPr>
            </w:pPr>
            <w:ins w:id="779" w:author="GROSJEAN Kevin" w:date="2023-09-14T16:01:00Z">
              <w:r>
                <w:t xml:space="preserve">Limite de résultats | Integer | valeur par </w:t>
              </w:r>
              <w:proofErr w:type="gramStart"/>
              <w:r>
                <w:t>défaut:</w:t>
              </w:r>
              <w:proofErr w:type="gramEnd"/>
              <w:r>
                <w:t xml:space="preserve"> 10</w:t>
              </w:r>
            </w:ins>
          </w:p>
          <w:p w14:paraId="61D02C6D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0" w:author="GROSJEAN Kevin" w:date="2023-09-14T16:01:00Z"/>
              </w:rPr>
            </w:pPr>
            <w:ins w:id="781" w:author="GROSJEAN Kevin" w:date="2023-09-14T16:01:00Z">
              <w:r>
                <w:t>Pagination | Integer | valeur par défaut : 0</w:t>
              </w:r>
            </w:ins>
          </w:p>
          <w:p w14:paraId="0A452F56" w14:textId="77777777" w:rsidR="00894677" w:rsidRPr="00631DDB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2" w:author="GROSJEAN Kevin" w:date="2023-09-14T16:01:00Z"/>
              </w:rPr>
            </w:pPr>
            <w:ins w:id="783" w:author="GROSJEAN Kevin" w:date="2023-09-14T16:01:00Z">
              <w:r>
                <w:t xml:space="preserve">Tri des résultats | String | valeur par défaut : date de </w:t>
              </w:r>
              <w:proofErr w:type="spellStart"/>
              <w:r>
                <w:t>creation</w:t>
              </w:r>
              <w:proofErr w:type="spellEnd"/>
              <w:r>
                <w:t xml:space="preserve"> </w:t>
              </w:r>
            </w:ins>
          </w:p>
        </w:tc>
        <w:tc>
          <w:tcPr>
            <w:tcW w:w="2203" w:type="dxa"/>
          </w:tcPr>
          <w:p w14:paraId="1B35B2A3" w14:textId="77777777" w:rsidR="00894677" w:rsidRPr="00631DDB" w:rsidDel="008C7DFC" w:rsidRDefault="00894677" w:rsidP="00DC36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4" w:author="GROSJEAN Kevin" w:date="2023-09-14T16:01:00Z"/>
              </w:rPr>
            </w:pPr>
            <w:ins w:id="785" w:author="GROSJEAN Kevin" w:date="2023-09-14T16:01:00Z">
              <w:r>
                <w:t xml:space="preserve">Récupération de tous les </w:t>
              </w:r>
              <w:proofErr w:type="spellStart"/>
              <w:r>
                <w:t>websites</w:t>
              </w:r>
              <w:proofErr w:type="spellEnd"/>
              <w:r>
                <w:t xml:space="preserve"> configurés et stockés dans la collection « </w:t>
              </w:r>
              <w:proofErr w:type="spellStart"/>
              <w:r>
                <w:t>websites</w:t>
              </w:r>
              <w:proofErr w:type="spellEnd"/>
              <w:r>
                <w:t> »</w:t>
              </w:r>
            </w:ins>
          </w:p>
        </w:tc>
      </w:tr>
      <w:tr w:rsidR="00894677" w:rsidRPr="00631DDB" w14:paraId="71336D98" w14:textId="77777777" w:rsidTr="00894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86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4C46DF55" w14:textId="77777777" w:rsidR="00894677" w:rsidRPr="00DC3617" w:rsidRDefault="00894677" w:rsidP="00DC3617">
            <w:pPr>
              <w:rPr>
                <w:ins w:id="787" w:author="GROSJEAN Kevin" w:date="2023-09-14T16:01:00Z"/>
                <w:b w:val="0"/>
                <w:bCs w:val="0"/>
              </w:rPr>
            </w:pPr>
            <w:ins w:id="788" w:author="GROSJEAN Kevin" w:date="2023-09-14T16:01:00Z">
              <w:r w:rsidRPr="009B4A16">
                <w:t>/api/</w:t>
              </w:r>
              <w:proofErr w:type="spellStart"/>
              <w:r w:rsidRPr="009B4A16">
                <w:t>websites</w:t>
              </w:r>
              <w:proofErr w:type="spellEnd"/>
              <w:r w:rsidRPr="009B4A16">
                <w:t>/{</w:t>
              </w:r>
              <w:proofErr w:type="spellStart"/>
              <w:r w:rsidRPr="009B4A16">
                <w:t>website_id</w:t>
              </w:r>
              <w:proofErr w:type="spellEnd"/>
              <w:r w:rsidRPr="009B4A16">
                <w:t>}</w:t>
              </w:r>
            </w:ins>
          </w:p>
        </w:tc>
        <w:tc>
          <w:tcPr>
            <w:tcW w:w="1808" w:type="dxa"/>
          </w:tcPr>
          <w:p w14:paraId="55F29452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89" w:author="GROSJEAN Kevin" w:date="2023-09-14T16:01:00Z"/>
              </w:rPr>
            </w:pPr>
            <w:ins w:id="790" w:author="GROSJEAN Kevin" w:date="2023-09-14T16:01:00Z">
              <w:r>
                <w:t>GET</w:t>
              </w:r>
            </w:ins>
          </w:p>
        </w:tc>
        <w:tc>
          <w:tcPr>
            <w:tcW w:w="3425" w:type="dxa"/>
          </w:tcPr>
          <w:p w14:paraId="563102D3" w14:textId="77777777" w:rsidR="0089467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91" w:author="GROSJEAN Kevin" w:date="2023-09-14T16:01:00Z"/>
              </w:rPr>
            </w:pPr>
            <w:ins w:id="792" w:author="GROSJEAN Kevin" w:date="2023-09-14T16:01:00Z">
              <w:r>
                <w:t xml:space="preserve">Id du </w:t>
              </w:r>
              <w:proofErr w:type="spellStart"/>
              <w:r>
                <w:t>website</w:t>
              </w:r>
              <w:proofErr w:type="spellEnd"/>
              <w:r>
                <w:t xml:space="preserve"> | String</w:t>
              </w:r>
            </w:ins>
          </w:p>
        </w:tc>
        <w:tc>
          <w:tcPr>
            <w:tcW w:w="2203" w:type="dxa"/>
          </w:tcPr>
          <w:p w14:paraId="31464E37" w14:textId="77777777" w:rsidR="00894677" w:rsidRDefault="00894677" w:rsidP="00DC36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93" w:author="GROSJEAN Kevin" w:date="2023-09-14T16:01:00Z"/>
              </w:rPr>
            </w:pPr>
            <w:ins w:id="794" w:author="GROSJEAN Kevin" w:date="2023-09-14T16:01:00Z">
              <w:r>
                <w:t xml:space="preserve">Récupération de la configuration d’un </w:t>
              </w:r>
              <w:proofErr w:type="spellStart"/>
              <w:r>
                <w:t>website</w:t>
              </w:r>
              <w:proofErr w:type="spellEnd"/>
              <w:r>
                <w:t xml:space="preserve"> via son id</w:t>
              </w:r>
            </w:ins>
          </w:p>
        </w:tc>
      </w:tr>
      <w:tr w:rsidR="00894677" w:rsidRPr="00631DDB" w14:paraId="5B1CCC70" w14:textId="77777777" w:rsidTr="00894677">
        <w:trPr>
          <w:ins w:id="795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5D004359" w14:textId="77777777" w:rsidR="00894677" w:rsidRPr="00DC3617" w:rsidRDefault="00894677" w:rsidP="00DC3617">
            <w:pPr>
              <w:rPr>
                <w:ins w:id="796" w:author="GROSJEAN Kevin" w:date="2023-09-14T16:01:00Z"/>
                <w:b w:val="0"/>
                <w:bCs w:val="0"/>
              </w:rPr>
            </w:pPr>
            <w:ins w:id="797" w:author="GROSJEAN Kevin" w:date="2023-09-14T16:01:00Z">
              <w:r w:rsidRPr="009B4A16">
                <w:t>/api/</w:t>
              </w:r>
              <w:proofErr w:type="spellStart"/>
              <w:r w:rsidRPr="009B4A16">
                <w:t>websites</w:t>
              </w:r>
              <w:proofErr w:type="spellEnd"/>
              <w:r w:rsidRPr="009B4A16">
                <w:t>/{</w:t>
              </w:r>
              <w:proofErr w:type="spellStart"/>
              <w:r w:rsidRPr="009B4A16">
                <w:t>website_id</w:t>
              </w:r>
              <w:proofErr w:type="spellEnd"/>
              <w:r w:rsidRPr="009B4A16">
                <w:t>}</w:t>
              </w:r>
            </w:ins>
          </w:p>
        </w:tc>
        <w:tc>
          <w:tcPr>
            <w:tcW w:w="1808" w:type="dxa"/>
          </w:tcPr>
          <w:p w14:paraId="6E249328" w14:textId="77777777" w:rsidR="0089467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98" w:author="GROSJEAN Kevin" w:date="2023-09-14T16:01:00Z"/>
              </w:rPr>
            </w:pPr>
            <w:ins w:id="799" w:author="GROSJEAN Kevin" w:date="2023-09-14T16:01:00Z">
              <w:r>
                <w:t>PATCH</w:t>
              </w:r>
            </w:ins>
          </w:p>
        </w:tc>
        <w:tc>
          <w:tcPr>
            <w:tcW w:w="3425" w:type="dxa"/>
          </w:tcPr>
          <w:p w14:paraId="0C2E5FF8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00" w:author="GROSJEAN Kevin" w:date="2023-09-14T16:01:00Z"/>
              </w:rPr>
            </w:pPr>
            <w:ins w:id="801" w:author="GROSJEAN Kevin" w:date="2023-09-14T16:01:00Z">
              <w:r>
                <w:t xml:space="preserve">ID du </w:t>
              </w:r>
              <w:proofErr w:type="spellStart"/>
              <w:r>
                <w:t>website</w:t>
              </w:r>
              <w:proofErr w:type="spellEnd"/>
              <w:r>
                <w:t xml:space="preserve"> | String</w:t>
              </w:r>
            </w:ins>
          </w:p>
          <w:p w14:paraId="6A245913" w14:textId="77777777" w:rsidR="0089467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02" w:author="GROSJEAN Kevin" w:date="2023-09-14T16:01:00Z"/>
              </w:rPr>
            </w:pPr>
            <w:ins w:id="803" w:author="GROSJEAN Kevin" w:date="2023-09-14T16:01:00Z">
              <w:r>
                <w:t xml:space="preserve">Plus les mêmes paramètres que pour </w:t>
              </w:r>
              <w:proofErr w:type="spellStart"/>
              <w:r>
                <w:t>l’endpoint</w:t>
              </w:r>
              <w:proofErr w:type="spellEnd"/>
              <w:r>
                <w:t xml:space="preserve"> de création à la différence que les valeurs par défaut sont toujours nulles.</w:t>
              </w:r>
            </w:ins>
          </w:p>
        </w:tc>
        <w:tc>
          <w:tcPr>
            <w:tcW w:w="2203" w:type="dxa"/>
          </w:tcPr>
          <w:p w14:paraId="0F7A1FA6" w14:textId="77777777" w:rsidR="00894677" w:rsidRDefault="00894677" w:rsidP="00DC36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04" w:author="GROSJEAN Kevin" w:date="2023-09-14T16:01:00Z"/>
              </w:rPr>
            </w:pPr>
            <w:ins w:id="805" w:author="GROSJEAN Kevin" w:date="2023-09-14T16:01:00Z">
              <w:r>
                <w:t xml:space="preserve">Mise à jour de la configuration d’un </w:t>
              </w:r>
              <w:proofErr w:type="spellStart"/>
              <w:r>
                <w:t>website</w:t>
              </w:r>
              <w:proofErr w:type="spellEnd"/>
              <w:r>
                <w:t xml:space="preserve"> à partir de son id. Mise à jour uniquement des paramètres définis dans le body du </w:t>
              </w:r>
              <w:proofErr w:type="spellStart"/>
              <w:r>
                <w:t>call</w:t>
              </w:r>
              <w:proofErr w:type="spellEnd"/>
              <w:r>
                <w:t>.</w:t>
              </w:r>
            </w:ins>
          </w:p>
        </w:tc>
      </w:tr>
      <w:tr w:rsidR="00894677" w:rsidRPr="00631DDB" w14:paraId="0FE004F7" w14:textId="77777777" w:rsidTr="00894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06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7ADBDA2C" w14:textId="77777777" w:rsidR="00894677" w:rsidRPr="001D1EDF" w:rsidRDefault="00894677" w:rsidP="00DC3617">
            <w:pPr>
              <w:rPr>
                <w:ins w:id="807" w:author="GROSJEAN Kevin" w:date="2023-09-14T16:01:00Z"/>
                <w:b w:val="0"/>
              </w:rPr>
            </w:pPr>
            <w:ins w:id="808" w:author="GROSJEAN Kevin" w:date="2023-09-14T16:01:00Z">
              <w:r w:rsidRPr="00131A68">
                <w:rPr>
                  <w:b w:val="0"/>
                  <w:bCs w:val="0"/>
                </w:rPr>
                <w:t>/api/</w:t>
              </w:r>
              <w:proofErr w:type="spellStart"/>
              <w:r w:rsidRPr="00131A68">
                <w:rPr>
                  <w:b w:val="0"/>
                  <w:bCs w:val="0"/>
                </w:rPr>
                <w:t>websites</w:t>
              </w:r>
              <w:proofErr w:type="spellEnd"/>
              <w:r w:rsidRPr="00131A68">
                <w:rPr>
                  <w:b w:val="0"/>
                  <w:bCs w:val="0"/>
                </w:rPr>
                <w:t>/{</w:t>
              </w:r>
              <w:proofErr w:type="spellStart"/>
              <w:r w:rsidRPr="00131A68">
                <w:rPr>
                  <w:b w:val="0"/>
                  <w:bCs w:val="0"/>
                </w:rPr>
                <w:t>website_id</w:t>
              </w:r>
              <w:proofErr w:type="spellEnd"/>
              <w:r w:rsidRPr="00131A68">
                <w:rPr>
                  <w:b w:val="0"/>
                  <w:bCs w:val="0"/>
                </w:rPr>
                <w:t>}</w:t>
              </w:r>
            </w:ins>
          </w:p>
        </w:tc>
        <w:tc>
          <w:tcPr>
            <w:tcW w:w="1808" w:type="dxa"/>
          </w:tcPr>
          <w:p w14:paraId="5F4DC2FE" w14:textId="77777777" w:rsidR="0089467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09" w:author="GROSJEAN Kevin" w:date="2023-09-14T16:01:00Z"/>
              </w:rPr>
            </w:pPr>
            <w:ins w:id="810" w:author="GROSJEAN Kevin" w:date="2023-09-14T16:01:00Z">
              <w:r>
                <w:t>DELETE</w:t>
              </w:r>
            </w:ins>
          </w:p>
        </w:tc>
        <w:tc>
          <w:tcPr>
            <w:tcW w:w="3425" w:type="dxa"/>
          </w:tcPr>
          <w:p w14:paraId="453E7199" w14:textId="77777777" w:rsidR="0089467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1" w:author="GROSJEAN Kevin" w:date="2023-09-14T16:01:00Z"/>
              </w:rPr>
            </w:pPr>
            <w:ins w:id="812" w:author="GROSJEAN Kevin" w:date="2023-09-14T16:01:00Z">
              <w:r>
                <w:t xml:space="preserve">ID du </w:t>
              </w:r>
              <w:proofErr w:type="spellStart"/>
              <w:r>
                <w:t>website</w:t>
              </w:r>
              <w:proofErr w:type="spellEnd"/>
              <w:r>
                <w:t xml:space="preserve"> | String</w:t>
              </w:r>
            </w:ins>
          </w:p>
        </w:tc>
        <w:tc>
          <w:tcPr>
            <w:tcW w:w="2203" w:type="dxa"/>
          </w:tcPr>
          <w:p w14:paraId="0798E6EF" w14:textId="77777777" w:rsidR="00894677" w:rsidRDefault="00894677" w:rsidP="00DC36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3" w:author="GROSJEAN Kevin" w:date="2023-09-14T16:01:00Z"/>
              </w:rPr>
            </w:pPr>
            <w:ins w:id="814" w:author="GROSJEAN Kevin" w:date="2023-09-14T16:01:00Z">
              <w:r>
                <w:t xml:space="preserve">Suppression de la configuration d’un </w:t>
              </w:r>
              <w:proofErr w:type="spellStart"/>
              <w:r>
                <w:t>website</w:t>
              </w:r>
              <w:proofErr w:type="spellEnd"/>
              <w:r>
                <w:t>.</w:t>
              </w:r>
            </w:ins>
          </w:p>
        </w:tc>
      </w:tr>
      <w:tr w:rsidR="00894677" w:rsidRPr="00465B2F" w14:paraId="4378ECF2" w14:textId="77777777" w:rsidTr="00894677">
        <w:trPr>
          <w:ins w:id="815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202B3CAB" w14:textId="77777777" w:rsidR="00894677" w:rsidRPr="00DC3617" w:rsidRDefault="00894677" w:rsidP="00DC3617">
            <w:pPr>
              <w:rPr>
                <w:ins w:id="816" w:author="GROSJEAN Kevin" w:date="2023-09-14T16:01:00Z"/>
                <w:b w:val="0"/>
                <w:bCs w:val="0"/>
                <w:lang w:val="en-US"/>
              </w:rPr>
            </w:pPr>
            <w:ins w:id="817" w:author="GROSJEAN Kevin" w:date="2023-09-14T16:01:00Z">
              <w:r w:rsidRPr="00DC3617">
                <w:rPr>
                  <w:lang w:val="en-US"/>
                </w:rPr>
                <w:t>/</w:t>
              </w:r>
              <w:proofErr w:type="spellStart"/>
              <w:r w:rsidRPr="00DC3617">
                <w:rPr>
                  <w:lang w:val="en-US"/>
                </w:rPr>
                <w:t>api</w:t>
              </w:r>
              <w:proofErr w:type="spellEnd"/>
              <w:r w:rsidRPr="00DC3617">
                <w:rPr>
                  <w:lang w:val="en-US"/>
                </w:rPr>
                <w:t>/websites/{</w:t>
              </w:r>
              <w:proofErr w:type="spellStart"/>
              <w:r w:rsidRPr="00DC3617">
                <w:rPr>
                  <w:lang w:val="en-US"/>
                </w:rPr>
                <w:t>website_id</w:t>
              </w:r>
              <w:proofErr w:type="spellEnd"/>
              <w:r w:rsidRPr="00DC3617">
                <w:rPr>
                  <w:lang w:val="en-US"/>
                </w:rPr>
                <w:t>}/c</w:t>
              </w:r>
              <w:r>
                <w:rPr>
                  <w:b w:val="0"/>
                  <w:bCs w:val="0"/>
                  <w:lang w:val="en-US"/>
                </w:rPr>
                <w:t>rawls</w:t>
              </w:r>
            </w:ins>
          </w:p>
        </w:tc>
        <w:tc>
          <w:tcPr>
            <w:tcW w:w="1808" w:type="dxa"/>
          </w:tcPr>
          <w:p w14:paraId="35C323CB" w14:textId="77777777" w:rsidR="00894677" w:rsidRPr="00DC3617" w:rsidRDefault="00894677" w:rsidP="00DC36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18" w:author="GROSJEAN Kevin" w:date="2023-09-14T16:01:00Z"/>
                <w:lang w:val="en-US"/>
              </w:rPr>
            </w:pPr>
            <w:ins w:id="819" w:author="GROSJEAN Kevin" w:date="2023-09-14T16:01:00Z">
              <w:r>
                <w:rPr>
                  <w:lang w:val="en-US"/>
                </w:rPr>
                <w:t>POST</w:t>
              </w:r>
            </w:ins>
          </w:p>
        </w:tc>
        <w:tc>
          <w:tcPr>
            <w:tcW w:w="3425" w:type="dxa"/>
          </w:tcPr>
          <w:p w14:paraId="1A40FB04" w14:textId="77777777" w:rsidR="00894677" w:rsidRPr="00DC3617" w:rsidRDefault="00894677" w:rsidP="00894677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20" w:author="GROSJEAN Kevin" w:date="2023-09-14T16:01:00Z"/>
                <w:lang w:val="en-US"/>
              </w:rPr>
            </w:pPr>
            <w:ins w:id="821" w:author="GROSJEAN Kevin" w:date="2023-09-14T16:01:00Z">
              <w:r>
                <w:rPr>
                  <w:lang w:val="en-US"/>
                </w:rPr>
                <w:t>ID du website | String</w:t>
              </w:r>
            </w:ins>
          </w:p>
        </w:tc>
        <w:tc>
          <w:tcPr>
            <w:tcW w:w="2203" w:type="dxa"/>
          </w:tcPr>
          <w:p w14:paraId="49EA7AE1" w14:textId="77777777" w:rsidR="00894677" w:rsidRPr="00465B2F" w:rsidRDefault="00894677" w:rsidP="00DC36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22" w:author="GROSJEAN Kevin" w:date="2023-09-14T16:01:00Z"/>
              </w:rPr>
            </w:pPr>
            <w:proofErr w:type="spellStart"/>
            <w:ins w:id="823" w:author="GROSJEAN Kevin" w:date="2023-09-14T16:01:00Z">
              <w:r w:rsidRPr="00DC3617">
                <w:t>Recrawl</w:t>
              </w:r>
              <w:proofErr w:type="spellEnd"/>
              <w:r w:rsidRPr="00DC3617">
                <w:t xml:space="preserve"> d’un </w:t>
              </w:r>
              <w:proofErr w:type="spellStart"/>
              <w:r w:rsidRPr="00DC3617">
                <w:t>website</w:t>
              </w:r>
              <w:proofErr w:type="spellEnd"/>
              <w:r w:rsidRPr="00DC3617">
                <w:t xml:space="preserve"> en u</w:t>
              </w:r>
              <w:r>
                <w:t xml:space="preserve">tilisant la </w:t>
              </w:r>
              <w:r>
                <w:lastRenderedPageBreak/>
                <w:t>configuration enregistrée</w:t>
              </w:r>
            </w:ins>
          </w:p>
        </w:tc>
      </w:tr>
      <w:tr w:rsidR="00894677" w:rsidRPr="005660E8" w14:paraId="408F5502" w14:textId="77777777" w:rsidTr="00894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24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</w:tcPr>
          <w:p w14:paraId="1126C646" w14:textId="77777777" w:rsidR="00894677" w:rsidRPr="00DC3617" w:rsidRDefault="00894677" w:rsidP="00DC3617">
            <w:pPr>
              <w:rPr>
                <w:ins w:id="825" w:author="GROSJEAN Kevin" w:date="2023-09-14T16:01:00Z"/>
                <w:b w:val="0"/>
                <w:bCs w:val="0"/>
              </w:rPr>
            </w:pPr>
            <w:ins w:id="826" w:author="GROSJEAN Kevin" w:date="2023-09-14T16:01:00Z">
              <w:r w:rsidRPr="00DC3617">
                <w:lastRenderedPageBreak/>
                <w:t>/api/</w:t>
              </w:r>
              <w:proofErr w:type="spellStart"/>
              <w:r w:rsidRPr="00DC3617">
                <w:t>websites</w:t>
              </w:r>
              <w:proofErr w:type="spellEnd"/>
              <w:r w:rsidRPr="00DC3617">
                <w:t>/{</w:t>
              </w:r>
              <w:proofErr w:type="spellStart"/>
              <w:r w:rsidRPr="00DC3617">
                <w:t>website_</w:t>
              </w:r>
              <w:proofErr w:type="gramStart"/>
              <w:r w:rsidRPr="00DC3617">
                <w:t>id</w:t>
              </w:r>
              <w:proofErr w:type="spellEnd"/>
              <w:r w:rsidRPr="00DC3617">
                <w:t>}/</w:t>
              </w:r>
              <w:proofErr w:type="gramEnd"/>
              <w:r w:rsidRPr="00DC3617">
                <w:t>crawls/{</w:t>
              </w:r>
              <w:proofErr w:type="spellStart"/>
              <w:r w:rsidRPr="00DC3617">
                <w:t>crawl_id</w:t>
              </w:r>
              <w:proofErr w:type="spellEnd"/>
              <w:r w:rsidRPr="00DC3617">
                <w:t>}</w:t>
              </w:r>
            </w:ins>
          </w:p>
        </w:tc>
        <w:tc>
          <w:tcPr>
            <w:tcW w:w="1808" w:type="dxa"/>
          </w:tcPr>
          <w:p w14:paraId="1791346A" w14:textId="77777777" w:rsidR="00894677" w:rsidRPr="00DC3617" w:rsidRDefault="00894677" w:rsidP="00DC36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27" w:author="GROSJEAN Kevin" w:date="2023-09-14T16:01:00Z"/>
              </w:rPr>
            </w:pPr>
            <w:ins w:id="828" w:author="GROSJEAN Kevin" w:date="2023-09-14T16:01:00Z">
              <w:r>
                <w:t>GET</w:t>
              </w:r>
            </w:ins>
          </w:p>
        </w:tc>
        <w:tc>
          <w:tcPr>
            <w:tcW w:w="3425" w:type="dxa"/>
          </w:tcPr>
          <w:p w14:paraId="389476D6" w14:textId="77777777" w:rsidR="0089467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29" w:author="GROSJEAN Kevin" w:date="2023-09-14T16:01:00Z"/>
              </w:rPr>
            </w:pPr>
            <w:ins w:id="830" w:author="GROSJEAN Kevin" w:date="2023-09-14T16:01:00Z">
              <w:r>
                <w:t xml:space="preserve">ID du </w:t>
              </w:r>
              <w:proofErr w:type="spellStart"/>
              <w:r>
                <w:t>website</w:t>
              </w:r>
              <w:proofErr w:type="spellEnd"/>
              <w:r>
                <w:t xml:space="preserve"> | String</w:t>
              </w:r>
            </w:ins>
          </w:p>
          <w:p w14:paraId="329FCFA7" w14:textId="77777777" w:rsidR="00894677" w:rsidRPr="00DC3617" w:rsidRDefault="00894677" w:rsidP="00894677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31" w:author="GROSJEAN Kevin" w:date="2023-09-14T16:01:00Z"/>
              </w:rPr>
            </w:pPr>
            <w:ins w:id="832" w:author="GROSJEAN Kevin" w:date="2023-09-14T16:01:00Z">
              <w:r>
                <w:t>ID du crawl | String</w:t>
              </w:r>
            </w:ins>
          </w:p>
        </w:tc>
        <w:tc>
          <w:tcPr>
            <w:tcW w:w="2203" w:type="dxa"/>
          </w:tcPr>
          <w:p w14:paraId="37EE0053" w14:textId="77777777" w:rsidR="00894677" w:rsidRPr="005660E8" w:rsidRDefault="00894677" w:rsidP="00DC36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33" w:author="GROSJEAN Kevin" w:date="2023-09-14T16:01:00Z"/>
              </w:rPr>
            </w:pPr>
            <w:ins w:id="834" w:author="GROSJEAN Kevin" w:date="2023-09-14T16:01:00Z">
              <w:r>
                <w:t>Récupération de l’ensemble des fichiers du crawl (html et résultats des métadonnées)</w:t>
              </w:r>
            </w:ins>
          </w:p>
        </w:tc>
      </w:tr>
      <w:tr w:rsidR="009B1A0C" w:rsidRPr="00631DDB" w:rsidDel="00894677" w14:paraId="4DECC951" w14:textId="04BD5EA2" w:rsidTr="00894677">
        <w:tblPrEx>
          <w:tblW w:w="9804" w:type="dxa"/>
          <w:tblPrExChange w:id="835" w:author="MAURY Mathieu" w:date="2023-06-19T18:43:00Z">
            <w:tblPrEx>
              <w:tblW w:w="0" w:type="auto"/>
            </w:tblPrEx>
          </w:tblPrExChange>
        </w:tblPrEx>
        <w:trPr>
          <w:del w:id="836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837" w:author="MAURY Mathieu" w:date="2023-06-19T18:43:00Z">
              <w:tcPr>
                <w:tcW w:w="2112" w:type="dxa"/>
              </w:tcPr>
            </w:tcPrChange>
          </w:tcPr>
          <w:p w14:paraId="35012880" w14:textId="733FF72D" w:rsidR="002E2837" w:rsidRPr="00631DDB" w:rsidDel="00894677" w:rsidRDefault="002E2837" w:rsidP="006C0CFC">
            <w:pPr>
              <w:tabs>
                <w:tab w:val="left" w:pos="1540"/>
              </w:tabs>
              <w:rPr>
                <w:del w:id="838" w:author="GROSJEAN Kevin" w:date="2023-09-14T16:01:00Z"/>
                <w:color w:val="FFFFFF" w:themeColor="background1"/>
              </w:rPr>
            </w:pPr>
            <w:del w:id="839" w:author="GROSJEAN Kevin" w:date="2023-09-14T16:01:00Z">
              <w:r w:rsidRPr="00631DDB" w:rsidDel="00894677">
                <w:rPr>
                  <w:color w:val="FFFFFF" w:themeColor="background1"/>
                </w:rPr>
                <w:delText>Endpoint</w:delText>
              </w:r>
              <w:bookmarkStart w:id="840" w:name="_Toc145663622"/>
              <w:bookmarkEnd w:id="840"/>
            </w:del>
          </w:p>
        </w:tc>
        <w:tc>
          <w:tcPr>
            <w:tcW w:w="1808" w:type="dxa"/>
            <w:tcPrChange w:id="841" w:author="MAURY Mathieu" w:date="2023-06-19T18:43:00Z">
              <w:tcPr>
                <w:tcW w:w="1144" w:type="dxa"/>
              </w:tcPr>
            </w:tcPrChange>
          </w:tcPr>
          <w:p w14:paraId="087B8601" w14:textId="5B671263" w:rsidR="002E2837" w:rsidRPr="00631DDB" w:rsidDel="00894677" w:rsidRDefault="002E2837" w:rsidP="006C0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842" w:author="GROSJEAN Kevin" w:date="2023-09-14T16:01:00Z"/>
                <w:color w:val="FFFFFF" w:themeColor="background1"/>
              </w:rPr>
            </w:pPr>
            <w:del w:id="843" w:author="GROSJEAN Kevin" w:date="2023-09-14T16:01:00Z">
              <w:r w:rsidRPr="00631DDB" w:rsidDel="00894677">
                <w:rPr>
                  <w:color w:val="FFFFFF" w:themeColor="background1"/>
                </w:rPr>
                <w:delText>Méthode</w:delText>
              </w:r>
              <w:bookmarkStart w:id="844" w:name="_Toc145663623"/>
              <w:bookmarkEnd w:id="844"/>
            </w:del>
          </w:p>
        </w:tc>
        <w:tc>
          <w:tcPr>
            <w:tcW w:w="3425" w:type="dxa"/>
            <w:tcPrChange w:id="845" w:author="MAURY Mathieu" w:date="2023-06-19T18:43:00Z">
              <w:tcPr>
                <w:tcW w:w="4101" w:type="dxa"/>
              </w:tcPr>
            </w:tcPrChange>
          </w:tcPr>
          <w:p w14:paraId="05D07D21" w14:textId="5CC14A9B" w:rsidR="002E2837" w:rsidRPr="00631DDB" w:rsidDel="00894677" w:rsidRDefault="002E2837" w:rsidP="006C0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846" w:author="GROSJEAN Kevin" w:date="2023-09-14T16:01:00Z"/>
                <w:color w:val="FFFFFF" w:themeColor="background1"/>
              </w:rPr>
            </w:pPr>
            <w:del w:id="847" w:author="GROSJEAN Kevin" w:date="2023-09-14T16:01:00Z">
              <w:r w:rsidRPr="00631DDB" w:rsidDel="00894677">
                <w:rPr>
                  <w:color w:val="FFFFFF" w:themeColor="background1"/>
                </w:rPr>
                <w:delText>Paramètres</w:delText>
              </w:r>
              <w:bookmarkStart w:id="848" w:name="_Toc145663624"/>
              <w:bookmarkEnd w:id="848"/>
            </w:del>
          </w:p>
        </w:tc>
        <w:tc>
          <w:tcPr>
            <w:tcW w:w="2203" w:type="dxa"/>
            <w:tcPrChange w:id="849" w:author="MAURY Mathieu" w:date="2023-06-19T18:43:00Z">
              <w:tcPr>
                <w:tcW w:w="2414" w:type="dxa"/>
              </w:tcPr>
            </w:tcPrChange>
          </w:tcPr>
          <w:p w14:paraId="2A5D0746" w14:textId="133F76CD" w:rsidR="002E2837" w:rsidRPr="00631DDB" w:rsidDel="00894677" w:rsidRDefault="002E2837" w:rsidP="006C0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850" w:author="GROSJEAN Kevin" w:date="2023-09-14T16:01:00Z"/>
                <w:color w:val="FFFFFF" w:themeColor="background1"/>
              </w:rPr>
            </w:pPr>
            <w:del w:id="851" w:author="GROSJEAN Kevin" w:date="2023-09-14T16:01:00Z">
              <w:r w:rsidRPr="00631DDB" w:rsidDel="00894677">
                <w:rPr>
                  <w:color w:val="FFFFFF" w:themeColor="background1"/>
                </w:rPr>
                <w:delText>Description</w:delText>
              </w:r>
              <w:bookmarkStart w:id="852" w:name="_Toc145663625"/>
              <w:bookmarkEnd w:id="852"/>
            </w:del>
          </w:p>
        </w:tc>
        <w:bookmarkStart w:id="853" w:name="_Toc145663626"/>
        <w:bookmarkEnd w:id="853"/>
      </w:tr>
      <w:tr w:rsidR="002E2837" w:rsidRPr="00631DDB" w:rsidDel="00894677" w14:paraId="23155F25" w14:textId="16B42E8A" w:rsidTr="00894677">
        <w:tblPrEx>
          <w:tblW w:w="9804" w:type="dxa"/>
          <w:tblPrExChange w:id="854" w:author="MAURY Mathieu" w:date="2023-06-19T18:43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855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856" w:author="MAURY Mathieu" w:date="2023-06-19T18:43:00Z">
              <w:tcPr>
                <w:tcW w:w="2112" w:type="dxa"/>
              </w:tcPr>
            </w:tcPrChange>
          </w:tcPr>
          <w:p w14:paraId="0FF40DCF" w14:textId="1D432D7E" w:rsidR="002E2837" w:rsidRPr="00631DDB" w:rsidDel="00894677" w:rsidRDefault="002E2837" w:rsidP="006C0C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del w:id="857" w:author="GROSJEAN Kevin" w:date="2023-09-14T16:01:00Z"/>
                <w:b w:val="0"/>
                <w:bCs w:val="0"/>
              </w:rPr>
            </w:pPr>
            <w:del w:id="858" w:author="GROSJEAN Kevin" w:date="2023-09-14T16:01:00Z">
              <w:r w:rsidRPr="00631DDB" w:rsidDel="00894677">
                <w:rPr>
                  <w:b w:val="0"/>
                  <w:bCs w:val="0"/>
                </w:rPr>
                <w:delText>/crawl</w:delText>
              </w:r>
              <w:bookmarkStart w:id="859" w:name="_Toc145663627"/>
              <w:bookmarkEnd w:id="859"/>
            </w:del>
          </w:p>
        </w:tc>
        <w:tc>
          <w:tcPr>
            <w:tcW w:w="1808" w:type="dxa"/>
            <w:tcPrChange w:id="860" w:author="MAURY Mathieu" w:date="2023-06-19T18:43:00Z">
              <w:tcPr>
                <w:tcW w:w="1144" w:type="dxa"/>
              </w:tcPr>
            </w:tcPrChange>
          </w:tcPr>
          <w:p w14:paraId="20C26876" w14:textId="4CE984CC" w:rsidR="002E2837" w:rsidRPr="00631DDB" w:rsidDel="00894677" w:rsidRDefault="002E2837" w:rsidP="006C0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61" w:author="GROSJEAN Kevin" w:date="2023-09-14T16:01:00Z"/>
              </w:rPr>
            </w:pPr>
            <w:del w:id="862" w:author="GROSJEAN Kevin" w:date="2023-09-14T16:01:00Z">
              <w:r w:rsidRPr="00631DDB" w:rsidDel="00894677">
                <w:delText>POST</w:delText>
              </w:r>
              <w:bookmarkStart w:id="863" w:name="_Toc145663628"/>
              <w:bookmarkEnd w:id="863"/>
            </w:del>
          </w:p>
        </w:tc>
        <w:tc>
          <w:tcPr>
            <w:tcW w:w="3425" w:type="dxa"/>
            <w:tcPrChange w:id="864" w:author="MAURY Mathieu" w:date="2023-06-19T18:43:00Z">
              <w:tcPr>
                <w:tcW w:w="4101" w:type="dxa"/>
              </w:tcPr>
            </w:tcPrChange>
          </w:tcPr>
          <w:p w14:paraId="5D2E3B6D" w14:textId="7F50817B" w:rsidR="002E2837" w:rsidRPr="00631DDB" w:rsidDel="00894677" w:rsidRDefault="002E2837" w:rsidP="007D434F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65" w:author="GROSJEAN Kevin" w:date="2023-09-14T16:01:00Z"/>
              </w:rPr>
            </w:pPr>
            <w:del w:id="866" w:author="GROSJEAN Kevin" w:date="2023-09-14T16:01:00Z">
              <w:r w:rsidRPr="00631DDB" w:rsidDel="00894677">
                <w:delText xml:space="preserve">URL | </w:delText>
              </w:r>
              <w:r w:rsidRPr="00631DDB" w:rsidDel="00894677">
                <w:rPr>
                  <w:i/>
                  <w:iCs/>
                </w:rPr>
                <w:delText>String | obligatoire</w:delText>
              </w:r>
              <w:bookmarkStart w:id="867" w:name="_Toc145663629"/>
              <w:bookmarkEnd w:id="867"/>
            </w:del>
          </w:p>
          <w:p w14:paraId="51AAA627" w14:textId="272BEB20" w:rsidR="002E2837" w:rsidRPr="00631DDB" w:rsidDel="00894677" w:rsidRDefault="002E2837" w:rsidP="007D434F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68" w:author="GROSJEAN Kevin" w:date="2023-09-14T16:01:00Z"/>
              </w:rPr>
            </w:pPr>
            <w:del w:id="869" w:author="GROSJEAN Kevin" w:date="2023-09-14T16:01:00Z">
              <w:r w:rsidRPr="00631DDB" w:rsidDel="00894677">
                <w:delText xml:space="preserve">Nombre de pages interne maximal à crawler | </w:delText>
              </w:r>
              <w:r w:rsidRPr="00631DDB" w:rsidDel="00894677">
                <w:rPr>
                  <w:i/>
                  <w:iCs/>
                </w:rPr>
                <w:delText>Number | valeur par défaut</w:delText>
              </w:r>
              <w:bookmarkStart w:id="870" w:name="_Toc145663630"/>
              <w:bookmarkEnd w:id="870"/>
            </w:del>
          </w:p>
          <w:p w14:paraId="1AB5130B" w14:textId="1203FE55" w:rsidR="002E2837" w:rsidRPr="00631DDB" w:rsidDel="00894677" w:rsidRDefault="002E2837" w:rsidP="007D434F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71" w:author="GROSJEAN Kevin" w:date="2023-09-14T16:01:00Z"/>
              </w:rPr>
            </w:pPr>
            <w:del w:id="872" w:author="GROSJEAN Kevin" w:date="2023-09-14T16:01:00Z">
              <w:r w:rsidRPr="00631DDB" w:rsidDel="00894677">
                <w:delText xml:space="preserve">Profondeur maximale à crawler | </w:delText>
              </w:r>
              <w:r w:rsidRPr="00631DDB" w:rsidDel="00894677">
                <w:rPr>
                  <w:i/>
                  <w:iCs/>
                </w:rPr>
                <w:delText>Number | valeur par défaut</w:delText>
              </w:r>
              <w:bookmarkStart w:id="873" w:name="_Toc145663631"/>
              <w:bookmarkEnd w:id="873"/>
            </w:del>
          </w:p>
          <w:p w14:paraId="1DCEC08D" w14:textId="1681E453" w:rsidR="00A50A4D" w:rsidRPr="00A50A4D" w:rsidDel="00894677" w:rsidRDefault="002E2837" w:rsidP="007D434F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4" w:author="MAURY Mathieu" w:date="2023-06-19T18:42:00Z"/>
                <w:del w:id="875" w:author="GROSJEAN Kevin" w:date="2023-09-14T16:01:00Z"/>
                <w:rPrChange w:id="876" w:author="MAURY Mathieu" w:date="2023-06-19T18:42:00Z">
                  <w:rPr>
                    <w:ins w:id="877" w:author="MAURY Mathieu" w:date="2023-06-19T18:42:00Z"/>
                    <w:del w:id="878" w:author="GROSJEAN Kevin" w:date="2023-09-14T16:01:00Z"/>
                    <w:i/>
                    <w:iCs/>
                  </w:rPr>
                </w:rPrChange>
              </w:rPr>
            </w:pPr>
            <w:del w:id="879" w:author="GROSJEAN Kevin" w:date="2023-09-14T16:01:00Z">
              <w:r w:rsidRPr="00631DDB" w:rsidDel="00894677">
                <w:delText xml:space="preserve">Liste des </w:delText>
              </w:r>
              <w:r w:rsidR="00C138D8" w:rsidDel="00894677">
                <w:delText>données attendues</w:delText>
              </w:r>
              <w:r w:rsidRPr="00631DDB" w:rsidDel="00894677">
                <w:delText xml:space="preserve">* | </w:delText>
              </w:r>
              <w:r w:rsidRPr="00631DDB" w:rsidDel="00894677">
                <w:rPr>
                  <w:i/>
                  <w:iCs/>
                </w:rPr>
                <w:delText>Array[feature :bool] | valeur par défau</w:delText>
              </w:r>
            </w:del>
            <w:ins w:id="880" w:author="MAURY Mathieu" w:date="2023-06-19T18:42:00Z">
              <w:del w:id="881" w:author="GROSJEAN Kevin" w:date="2023-09-14T16:01:00Z">
                <w:r w:rsidR="00A50A4D" w:rsidDel="00894677">
                  <w:rPr>
                    <w:i/>
                    <w:iCs/>
                  </w:rPr>
                  <w:delText>t</w:delText>
                </w:r>
                <w:bookmarkStart w:id="882" w:name="_Toc145663632"/>
                <w:bookmarkEnd w:id="882"/>
              </w:del>
            </w:ins>
          </w:p>
          <w:p w14:paraId="2FA83D8D" w14:textId="4B645DC8" w:rsidR="002E2837" w:rsidRPr="00631DDB" w:rsidDel="00894677" w:rsidRDefault="00A50A4D" w:rsidP="007D434F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83" w:author="GROSJEAN Kevin" w:date="2023-09-14T16:01:00Z"/>
              </w:rPr>
            </w:pPr>
            <w:ins w:id="884" w:author="MAURY Mathieu" w:date="2023-06-19T18:42:00Z">
              <w:del w:id="885" w:author="GROSJEAN Kevin" w:date="2023-09-14T16:01:00Z">
                <w:r w:rsidDel="00894677">
                  <w:delText>Liste de tags | Array | optionnel</w:delText>
                </w:r>
              </w:del>
            </w:ins>
            <w:del w:id="886" w:author="GROSJEAN Kevin" w:date="2023-09-14T16:01:00Z">
              <w:r w:rsidR="002E2837" w:rsidRPr="00631DDB" w:rsidDel="00894677">
                <w:rPr>
                  <w:i/>
                  <w:iCs/>
                </w:rPr>
                <w:delText>t</w:delText>
              </w:r>
              <w:bookmarkStart w:id="887" w:name="_Toc145663633"/>
              <w:bookmarkEnd w:id="887"/>
            </w:del>
          </w:p>
        </w:tc>
        <w:tc>
          <w:tcPr>
            <w:tcW w:w="2203" w:type="dxa"/>
            <w:tcPrChange w:id="888" w:author="MAURY Mathieu" w:date="2023-06-19T18:43:00Z">
              <w:tcPr>
                <w:tcW w:w="2414" w:type="dxa"/>
              </w:tcPr>
            </w:tcPrChange>
          </w:tcPr>
          <w:p w14:paraId="18D30C74" w14:textId="02980594" w:rsidR="002E2837" w:rsidDel="00894677" w:rsidRDefault="002E2837" w:rsidP="007D43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89" w:author="GROSJEAN Kevin" w:date="2023-09-14T16:01:00Z"/>
              </w:rPr>
            </w:pPr>
            <w:del w:id="890" w:author="GROSJEAN Kevin" w:date="2023-09-14T16:01:00Z">
              <w:r w:rsidRPr="00631DDB" w:rsidDel="00894677">
                <w:delText>Crawl du site pour une URL donnée</w:delText>
              </w:r>
              <w:bookmarkStart w:id="891" w:name="_Toc145663634"/>
              <w:bookmarkEnd w:id="891"/>
            </w:del>
          </w:p>
          <w:p w14:paraId="644E18AC" w14:textId="5C46799C" w:rsidR="00C138D8" w:rsidRPr="00631DDB" w:rsidDel="00894677" w:rsidRDefault="00C138D8" w:rsidP="007D43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892" w:author="GROSJEAN Kevin" w:date="2023-09-14T16:01:00Z"/>
              </w:rPr>
            </w:pPr>
            <w:del w:id="893" w:author="GROSJEAN Kevin" w:date="2023-09-14T16:01:00Z">
              <w:r w:rsidDel="00894677">
                <w:delText>Ce endpoint est également utilisé pour la mise à jour</w:delText>
              </w:r>
              <w:r w:rsidR="00DF3CE4" w:rsidDel="00894677">
                <w:delText xml:space="preserve"> des données</w:delText>
              </w:r>
              <w:bookmarkStart w:id="894" w:name="_Toc145663635"/>
              <w:bookmarkEnd w:id="894"/>
            </w:del>
          </w:p>
        </w:tc>
        <w:bookmarkStart w:id="895" w:name="_Toc145663636"/>
        <w:bookmarkEnd w:id="895"/>
      </w:tr>
      <w:tr w:rsidR="002E2837" w:rsidRPr="00631DDB" w:rsidDel="00894677" w14:paraId="4D37599D" w14:textId="113CD011" w:rsidTr="00894677">
        <w:tblPrEx>
          <w:tblW w:w="9804" w:type="dxa"/>
          <w:tblPrExChange w:id="896" w:author="MAURY Mathieu" w:date="2023-06-19T18:43:00Z">
            <w:tblPrEx>
              <w:tblW w:w="0" w:type="auto"/>
            </w:tblPrEx>
          </w:tblPrExChange>
        </w:tblPrEx>
        <w:trPr>
          <w:del w:id="897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898" w:author="MAURY Mathieu" w:date="2023-06-19T18:43:00Z">
              <w:tcPr>
                <w:tcW w:w="2112" w:type="dxa"/>
              </w:tcPr>
            </w:tcPrChange>
          </w:tcPr>
          <w:p w14:paraId="7C7C2C89" w14:textId="2EE96E86" w:rsidR="002E2837" w:rsidRPr="00C138D8" w:rsidDel="00894677" w:rsidRDefault="002E2837" w:rsidP="006C0CFC">
            <w:pPr>
              <w:rPr>
                <w:del w:id="899" w:author="GROSJEAN Kevin" w:date="2023-09-14T16:01:00Z"/>
                <w:b w:val="0"/>
                <w:bCs w:val="0"/>
              </w:rPr>
            </w:pPr>
            <w:del w:id="900" w:author="GROSJEAN Kevin" w:date="2023-09-14T16:01:00Z">
              <w:r w:rsidRPr="00C138D8" w:rsidDel="00894677">
                <w:rPr>
                  <w:b w:val="0"/>
                  <w:bCs w:val="0"/>
                </w:rPr>
                <w:delText>/</w:delText>
              </w:r>
              <w:r w:rsidR="00C138D8" w:rsidDel="00894677">
                <w:rPr>
                  <w:b w:val="0"/>
                  <w:bCs w:val="0"/>
                </w:rPr>
                <w:delText>crawl</w:delText>
              </w:r>
              <w:bookmarkStart w:id="901" w:name="_Toc145663637"/>
              <w:bookmarkEnd w:id="901"/>
            </w:del>
          </w:p>
        </w:tc>
        <w:tc>
          <w:tcPr>
            <w:tcW w:w="1808" w:type="dxa"/>
            <w:tcPrChange w:id="902" w:author="MAURY Mathieu" w:date="2023-06-19T18:43:00Z">
              <w:tcPr>
                <w:tcW w:w="1144" w:type="dxa"/>
              </w:tcPr>
            </w:tcPrChange>
          </w:tcPr>
          <w:p w14:paraId="42C57549" w14:textId="1D075A08" w:rsidR="002E2837" w:rsidRPr="00631DDB" w:rsidDel="00894677" w:rsidRDefault="00C138D8" w:rsidP="006C0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903" w:author="GROSJEAN Kevin" w:date="2023-09-14T16:01:00Z"/>
              </w:rPr>
            </w:pPr>
            <w:commentRangeStart w:id="904"/>
            <w:del w:id="905" w:author="GROSJEAN Kevin" w:date="2023-09-14T16:01:00Z">
              <w:r w:rsidDel="00894677">
                <w:delText>DELETE</w:delText>
              </w:r>
              <w:commentRangeEnd w:id="904"/>
              <w:r w:rsidR="00AA085D" w:rsidDel="00894677">
                <w:rPr>
                  <w:rStyle w:val="CommentReference"/>
                </w:rPr>
                <w:commentReference w:id="904"/>
              </w:r>
              <w:bookmarkStart w:id="906" w:name="_Toc145663638"/>
              <w:bookmarkEnd w:id="906"/>
            </w:del>
          </w:p>
        </w:tc>
        <w:tc>
          <w:tcPr>
            <w:tcW w:w="3425" w:type="dxa"/>
            <w:tcPrChange w:id="907" w:author="MAURY Mathieu" w:date="2023-06-19T18:43:00Z">
              <w:tcPr>
                <w:tcW w:w="4101" w:type="dxa"/>
              </w:tcPr>
            </w:tcPrChange>
          </w:tcPr>
          <w:p w14:paraId="2C31528E" w14:textId="4606ED76" w:rsidR="002E2837" w:rsidRPr="00631DDB" w:rsidDel="00894677" w:rsidRDefault="00C138D8" w:rsidP="00C138D8">
            <w:pPr>
              <w:pStyle w:val="ListPuc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908" w:author="GROSJEAN Kevin" w:date="2023-09-14T16:01:00Z"/>
              </w:rPr>
            </w:pPr>
            <w:del w:id="909" w:author="GROSJEAN Kevin" w:date="2023-09-14T16:01:00Z">
              <w:r w:rsidRPr="00631DDB" w:rsidDel="00894677">
                <w:delText xml:space="preserve">URL | </w:delText>
              </w:r>
              <w:r w:rsidRPr="00631DDB" w:rsidDel="00894677">
                <w:rPr>
                  <w:i/>
                  <w:iCs/>
                </w:rPr>
                <w:delText>String | obligatoire</w:delText>
              </w:r>
              <w:bookmarkStart w:id="910" w:name="_Toc145663639"/>
              <w:bookmarkEnd w:id="910"/>
            </w:del>
          </w:p>
        </w:tc>
        <w:tc>
          <w:tcPr>
            <w:tcW w:w="2203" w:type="dxa"/>
            <w:tcPrChange w:id="911" w:author="MAURY Mathieu" w:date="2023-06-19T18:43:00Z">
              <w:tcPr>
                <w:tcW w:w="2414" w:type="dxa"/>
              </w:tcPr>
            </w:tcPrChange>
          </w:tcPr>
          <w:p w14:paraId="7B38CDAD" w14:textId="67E9D928" w:rsidR="002E2837" w:rsidRPr="00631DDB" w:rsidDel="00894677" w:rsidRDefault="00C138D8" w:rsidP="00C138D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912" w:author="GROSJEAN Kevin" w:date="2023-09-14T16:01:00Z"/>
              </w:rPr>
            </w:pPr>
            <w:del w:id="913" w:author="GROSJEAN Kevin" w:date="2023-09-14T16:01:00Z">
              <w:r w:rsidDel="00894677">
                <w:delText>Suppression des informations et données associées pour une URL donnée</w:delText>
              </w:r>
              <w:bookmarkStart w:id="914" w:name="_Toc145663640"/>
              <w:bookmarkEnd w:id="914"/>
            </w:del>
          </w:p>
        </w:tc>
        <w:bookmarkStart w:id="915" w:name="_Toc145663641"/>
        <w:bookmarkEnd w:id="915"/>
      </w:tr>
      <w:tr w:rsidR="00146E0A" w:rsidRPr="00631DDB" w:rsidDel="00894677" w14:paraId="1724DFE7" w14:textId="1AB18E07" w:rsidTr="00894677">
        <w:tblPrEx>
          <w:tblW w:w="9804" w:type="dxa"/>
          <w:tblPrExChange w:id="916" w:author="MAURY Mathieu" w:date="2023-06-19T18:43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917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918" w:author="MAURY Mathieu" w:date="2023-06-19T18:43:00Z">
              <w:tcPr>
                <w:tcW w:w="2112" w:type="dxa"/>
              </w:tcPr>
            </w:tcPrChange>
          </w:tcPr>
          <w:p w14:paraId="52F4B006" w14:textId="4E869191" w:rsidR="00146E0A" w:rsidRPr="00C138D8" w:rsidDel="00894677" w:rsidRDefault="00146E0A" w:rsidP="006C0C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del w:id="919" w:author="GROSJEAN Kevin" w:date="2023-09-14T16:01:00Z"/>
                <w:b w:val="0"/>
                <w:bCs w:val="0"/>
              </w:rPr>
            </w:pPr>
            <w:commentRangeStart w:id="920"/>
            <w:del w:id="921" w:author="GROSJEAN Kevin" w:date="2023-09-14T16:01:00Z">
              <w:r w:rsidDel="00894677">
                <w:rPr>
                  <w:b w:val="0"/>
                  <w:bCs w:val="0"/>
                </w:rPr>
                <w:delText>/crawl/status</w:delText>
              </w:r>
            </w:del>
            <w:ins w:id="922" w:author="MAURY Mathieu" w:date="2023-06-19T18:43:00Z">
              <w:del w:id="923" w:author="GROSJEAN Kevin" w:date="2023-09-14T16:01:00Z">
                <w:r w:rsidR="00D963B6" w:rsidDel="00894677">
                  <w:rPr>
                    <w:b w:val="0"/>
                    <w:bCs w:val="0"/>
                  </w:rPr>
                  <w:delText> </w:delText>
                </w:r>
              </w:del>
            </w:ins>
            <w:commentRangeEnd w:id="920"/>
            <w:ins w:id="924" w:author="MAURY Mathieu" w:date="2023-06-26T16:46:00Z">
              <w:del w:id="925" w:author="GROSJEAN Kevin" w:date="2023-09-14T16:01:00Z">
                <w:r w:rsidR="002D3039" w:rsidDel="00894677">
                  <w:rPr>
                    <w:rStyle w:val="CommentReference"/>
                    <w:b w:val="0"/>
                    <w:bCs w:val="0"/>
                  </w:rPr>
                  <w:commentReference w:id="920"/>
                </w:r>
              </w:del>
            </w:ins>
            <w:ins w:id="926" w:author="MAURY Mathieu" w:date="2023-06-19T18:43:00Z">
              <w:del w:id="927" w:author="GROSJEAN Kevin" w:date="2023-09-14T16:01:00Z">
                <w:r w:rsidR="00D963B6" w:rsidDel="00894677">
                  <w:rPr>
                    <w:b w:val="0"/>
                    <w:bCs w:val="0"/>
                  </w:rPr>
                  <w:delText xml:space="preserve">? </w:delText>
                </w:r>
              </w:del>
            </w:ins>
            <w:del w:id="928" w:author="GROSJEAN Kevin" w:date="2023-09-14T16:01:00Z">
              <w:r w:rsidDel="00894677">
                <w:rPr>
                  <w:b w:val="0"/>
                  <w:bCs w:val="0"/>
                </w:rPr>
                <w:delText>/&lt;url&gt;</w:delText>
              </w:r>
            </w:del>
            <w:ins w:id="929" w:author="MAURY Mathieu" w:date="2023-06-19T18:43:00Z">
              <w:del w:id="930" w:author="GROSJEAN Kevin" w:date="2023-09-14T16:01:00Z">
                <w:r w:rsidR="00D963B6" w:rsidDel="00894677">
                  <w:rPr>
                    <w:b w:val="0"/>
                    <w:bCs w:val="0"/>
                  </w:rPr>
                  <w:delText>&amp;&lt;tag&gt;</w:delText>
                </w:r>
              </w:del>
            </w:ins>
            <w:bookmarkStart w:id="931" w:name="_Toc145663642"/>
            <w:bookmarkEnd w:id="931"/>
          </w:p>
        </w:tc>
        <w:tc>
          <w:tcPr>
            <w:tcW w:w="1808" w:type="dxa"/>
            <w:tcPrChange w:id="932" w:author="MAURY Mathieu" w:date="2023-06-19T18:43:00Z">
              <w:tcPr>
                <w:tcW w:w="1144" w:type="dxa"/>
              </w:tcPr>
            </w:tcPrChange>
          </w:tcPr>
          <w:p w14:paraId="1011C05B" w14:textId="465D8DA5" w:rsidR="00146E0A" w:rsidDel="00894677" w:rsidRDefault="00146E0A" w:rsidP="006C0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33" w:author="GROSJEAN Kevin" w:date="2023-09-14T16:01:00Z"/>
              </w:rPr>
            </w:pPr>
            <w:del w:id="934" w:author="GROSJEAN Kevin" w:date="2023-09-14T16:01:00Z">
              <w:r w:rsidDel="00894677">
                <w:delText>GET</w:delText>
              </w:r>
              <w:bookmarkStart w:id="935" w:name="_Toc145663643"/>
              <w:bookmarkEnd w:id="935"/>
            </w:del>
          </w:p>
        </w:tc>
        <w:tc>
          <w:tcPr>
            <w:tcW w:w="3425" w:type="dxa"/>
            <w:tcPrChange w:id="936" w:author="MAURY Mathieu" w:date="2023-06-19T18:43:00Z">
              <w:tcPr>
                <w:tcW w:w="4101" w:type="dxa"/>
              </w:tcPr>
            </w:tcPrChange>
          </w:tcPr>
          <w:p w14:paraId="21754774" w14:textId="26CE12A5" w:rsidR="00146E0A" w:rsidRPr="00D963B6" w:rsidDel="00894677" w:rsidRDefault="00146E0A" w:rsidP="00146E0A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37" w:author="MAURY Mathieu" w:date="2023-06-19T18:43:00Z"/>
                <w:del w:id="938" w:author="GROSJEAN Kevin" w:date="2023-09-14T16:01:00Z"/>
                <w:rPrChange w:id="939" w:author="MAURY Mathieu" w:date="2023-06-19T18:43:00Z">
                  <w:rPr>
                    <w:ins w:id="940" w:author="MAURY Mathieu" w:date="2023-06-19T18:43:00Z"/>
                    <w:del w:id="941" w:author="GROSJEAN Kevin" w:date="2023-09-14T16:01:00Z"/>
                    <w:i/>
                    <w:iCs/>
                  </w:rPr>
                </w:rPrChange>
              </w:rPr>
            </w:pPr>
            <w:del w:id="942" w:author="GROSJEAN Kevin" w:date="2023-09-14T16:01:00Z">
              <w:r w:rsidRPr="00631DDB" w:rsidDel="00894677">
                <w:delText xml:space="preserve">URL | </w:delText>
              </w:r>
              <w:r w:rsidRPr="00631DDB" w:rsidDel="00894677">
                <w:rPr>
                  <w:i/>
                  <w:iCs/>
                </w:rPr>
                <w:delText>String | obligatoire</w:delText>
              </w:r>
            </w:del>
            <w:ins w:id="943" w:author="MAURY Mathieu" w:date="2023-06-19T18:43:00Z">
              <w:del w:id="944" w:author="GROSJEAN Kevin" w:date="2023-09-14T16:01:00Z">
                <w:r w:rsidR="00D963B6" w:rsidDel="00894677">
                  <w:rPr>
                    <w:i/>
                    <w:iCs/>
                  </w:rPr>
                  <w:delText>optionnel</w:delText>
                </w:r>
                <w:bookmarkStart w:id="945" w:name="_Toc145663644"/>
                <w:bookmarkEnd w:id="945"/>
              </w:del>
            </w:ins>
          </w:p>
          <w:p w14:paraId="140D254C" w14:textId="38DB8582" w:rsidR="00D963B6" w:rsidRPr="00631DDB" w:rsidDel="00894677" w:rsidRDefault="00D963B6" w:rsidP="00146E0A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46" w:author="GROSJEAN Kevin" w:date="2023-09-14T16:01:00Z"/>
              </w:rPr>
            </w:pPr>
            <w:ins w:id="947" w:author="MAURY Mathieu" w:date="2023-06-19T18:43:00Z">
              <w:del w:id="948" w:author="GROSJEAN Kevin" w:date="2023-09-14T16:01:00Z">
                <w:r w:rsidDel="00894677">
                  <w:delText>Tag</w:delText>
                </w:r>
              </w:del>
            </w:ins>
            <w:ins w:id="949" w:author="MAURY Mathieu" w:date="2023-06-19T18:44:00Z">
              <w:del w:id="950" w:author="GROSJEAN Kevin" w:date="2023-09-14T16:01:00Z">
                <w:r w:rsidDel="00894677">
                  <w:delText xml:space="preserve"> | string | optionnel</w:delText>
                </w:r>
              </w:del>
            </w:ins>
            <w:bookmarkStart w:id="951" w:name="_Toc145663645"/>
            <w:bookmarkEnd w:id="951"/>
          </w:p>
        </w:tc>
        <w:tc>
          <w:tcPr>
            <w:tcW w:w="2203" w:type="dxa"/>
            <w:tcPrChange w:id="952" w:author="MAURY Mathieu" w:date="2023-06-19T18:43:00Z">
              <w:tcPr>
                <w:tcW w:w="2414" w:type="dxa"/>
              </w:tcPr>
            </w:tcPrChange>
          </w:tcPr>
          <w:p w14:paraId="575C9DF7" w14:textId="427B9936" w:rsidR="00146E0A" w:rsidDel="00894677" w:rsidRDefault="00146E0A" w:rsidP="00C138D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953" w:author="GROSJEAN Kevin" w:date="2023-09-14T16:01:00Z"/>
              </w:rPr>
            </w:pPr>
            <w:del w:id="954" w:author="GROSJEAN Kevin" w:date="2023-09-14T16:01:00Z">
              <w:r w:rsidDel="00894677">
                <w:delText>Retourne le statut pour le dernier processus du crawl de l’URL donnée</w:delText>
              </w:r>
            </w:del>
            <w:ins w:id="955" w:author="MAURY Mathieu" w:date="2023-06-19T18:44:00Z">
              <w:del w:id="956" w:author="GROSJEAN Kevin" w:date="2023-09-14T16:01:00Z">
                <w:r w:rsidR="00D963B6" w:rsidDel="00894677">
                  <w:delText xml:space="preserve"> ou pour la liste d’URL matchant avec le tag</w:delText>
                </w:r>
              </w:del>
            </w:ins>
            <w:bookmarkStart w:id="957" w:name="_Toc145663646"/>
            <w:bookmarkEnd w:id="957"/>
          </w:p>
        </w:tc>
        <w:bookmarkStart w:id="958" w:name="_Toc145663647"/>
        <w:bookmarkEnd w:id="958"/>
      </w:tr>
      <w:tr w:rsidR="006F3050" w:rsidRPr="00631DDB" w:rsidDel="00894677" w14:paraId="595B19D1" w14:textId="7E607E04" w:rsidTr="00894677">
        <w:tblPrEx>
          <w:tblW w:w="9804" w:type="dxa"/>
          <w:tblPrExChange w:id="959" w:author="MAURY Mathieu" w:date="2023-06-19T18:43:00Z">
            <w:tblPrEx>
              <w:tblW w:w="0" w:type="auto"/>
            </w:tblPrEx>
          </w:tblPrExChange>
        </w:tblPrEx>
        <w:trPr>
          <w:ins w:id="960" w:author="MAURY Mathieu" w:date="2023-06-19T18:13:00Z"/>
          <w:del w:id="961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962" w:author="MAURY Mathieu" w:date="2023-06-19T18:43:00Z">
              <w:tcPr>
                <w:tcW w:w="2112" w:type="dxa"/>
              </w:tcPr>
            </w:tcPrChange>
          </w:tcPr>
          <w:p w14:paraId="5DB5D28D" w14:textId="76F11F8F" w:rsidR="006F3050" w:rsidRPr="0033097B" w:rsidDel="00894677" w:rsidRDefault="006F3050" w:rsidP="006C0CFC">
            <w:pPr>
              <w:rPr>
                <w:ins w:id="963" w:author="MAURY Mathieu" w:date="2023-06-19T18:13:00Z"/>
                <w:del w:id="964" w:author="GROSJEAN Kevin" w:date="2023-09-14T16:01:00Z"/>
                <w:b w:val="0"/>
                <w:bCs w:val="0"/>
                <w:rPrChange w:id="965" w:author="MAURY Mathieu" w:date="2023-06-19T18:33:00Z">
                  <w:rPr>
                    <w:ins w:id="966" w:author="MAURY Mathieu" w:date="2023-06-19T18:13:00Z"/>
                    <w:del w:id="967" w:author="GROSJEAN Kevin" w:date="2023-09-14T16:01:00Z"/>
                  </w:rPr>
                </w:rPrChange>
              </w:rPr>
            </w:pPr>
            <w:ins w:id="968" w:author="MAURY Mathieu" w:date="2023-06-19T18:13:00Z">
              <w:del w:id="969" w:author="GROSJEAN Kevin" w:date="2023-09-14T16:01:00Z">
                <w:r w:rsidRPr="0033097B" w:rsidDel="00894677">
                  <w:delText>/crawl/</w:delText>
                </w:r>
              </w:del>
            </w:ins>
            <w:ins w:id="970" w:author="MAURY Mathieu" w:date="2023-06-19T18:38:00Z">
              <w:del w:id="971" w:author="GROSJEAN Kevin" w:date="2023-09-14T16:01:00Z">
                <w:r w:rsidR="00D95EE9" w:rsidDel="00894677">
                  <w:rPr>
                    <w:b w:val="0"/>
                    <w:bCs w:val="0"/>
                  </w:rPr>
                  <w:delText>configur</w:delText>
                </w:r>
              </w:del>
            </w:ins>
            <w:ins w:id="972" w:author="MAURY Mathieu" w:date="2023-06-19T18:39:00Z">
              <w:del w:id="973" w:author="GROSJEAN Kevin" w:date="2023-09-14T16:01:00Z">
                <w:r w:rsidR="00D95EE9" w:rsidDel="00894677">
                  <w:rPr>
                    <w:b w:val="0"/>
                    <w:bCs w:val="0"/>
                  </w:rPr>
                  <w:delText>ed</w:delText>
                </w:r>
              </w:del>
            </w:ins>
            <w:bookmarkStart w:id="974" w:name="_Toc145663648"/>
            <w:bookmarkEnd w:id="974"/>
          </w:p>
        </w:tc>
        <w:tc>
          <w:tcPr>
            <w:tcW w:w="1808" w:type="dxa"/>
            <w:tcPrChange w:id="975" w:author="MAURY Mathieu" w:date="2023-06-19T18:43:00Z">
              <w:tcPr>
                <w:tcW w:w="1144" w:type="dxa"/>
              </w:tcPr>
            </w:tcPrChange>
          </w:tcPr>
          <w:p w14:paraId="235B52B3" w14:textId="18A7732A" w:rsidR="006F3050" w:rsidDel="00894677" w:rsidRDefault="0033097B" w:rsidP="006C0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76" w:author="MAURY Mathieu" w:date="2023-06-19T18:13:00Z"/>
                <w:del w:id="977" w:author="GROSJEAN Kevin" w:date="2023-09-14T16:01:00Z"/>
              </w:rPr>
            </w:pPr>
            <w:ins w:id="978" w:author="MAURY Mathieu" w:date="2023-06-19T18:33:00Z">
              <w:del w:id="979" w:author="GROSJEAN Kevin" w:date="2023-09-14T16:01:00Z">
                <w:r w:rsidDel="00894677">
                  <w:delText>POST</w:delText>
                </w:r>
              </w:del>
            </w:ins>
            <w:bookmarkStart w:id="980" w:name="_Toc145663649"/>
            <w:bookmarkEnd w:id="980"/>
          </w:p>
        </w:tc>
        <w:tc>
          <w:tcPr>
            <w:tcW w:w="3425" w:type="dxa"/>
            <w:tcPrChange w:id="981" w:author="MAURY Mathieu" w:date="2023-06-19T18:43:00Z">
              <w:tcPr>
                <w:tcW w:w="4101" w:type="dxa"/>
              </w:tcPr>
            </w:tcPrChange>
          </w:tcPr>
          <w:p w14:paraId="01F86BF9" w14:textId="3CE63D79" w:rsidR="006F3050" w:rsidRPr="006C0764" w:rsidDel="00894677" w:rsidRDefault="0033097B" w:rsidP="0033097B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82" w:author="MAURY Mathieu" w:date="2023-06-19T18:44:00Z"/>
                <w:del w:id="983" w:author="GROSJEAN Kevin" w:date="2023-09-14T16:01:00Z"/>
                <w:rPrChange w:id="984" w:author="MAURY Mathieu" w:date="2023-06-19T18:44:00Z">
                  <w:rPr>
                    <w:ins w:id="985" w:author="MAURY Mathieu" w:date="2023-06-19T18:44:00Z"/>
                    <w:del w:id="986" w:author="GROSJEAN Kevin" w:date="2023-09-14T16:01:00Z"/>
                    <w:i/>
                    <w:iCs/>
                  </w:rPr>
                </w:rPrChange>
              </w:rPr>
            </w:pPr>
            <w:ins w:id="987" w:author="MAURY Mathieu" w:date="2023-06-19T18:34:00Z">
              <w:del w:id="988" w:author="GROSJEAN Kevin" w:date="2023-09-14T16:01:00Z">
                <w:r w:rsidRPr="00631DDB" w:rsidDel="00894677">
                  <w:delText xml:space="preserve">URL | </w:delText>
                </w:r>
                <w:r w:rsidRPr="00631DDB" w:rsidDel="00894677">
                  <w:rPr>
                    <w:i/>
                    <w:iCs/>
                  </w:rPr>
                  <w:delText xml:space="preserve">String | </w:delText>
                </w:r>
              </w:del>
            </w:ins>
            <w:ins w:id="989" w:author="MAURY Mathieu" w:date="2023-06-19T18:44:00Z">
              <w:del w:id="990" w:author="GROSJEAN Kevin" w:date="2023-09-14T16:01:00Z">
                <w:r w:rsidR="006C0764" w:rsidDel="00894677">
                  <w:rPr>
                    <w:i/>
                    <w:iCs/>
                  </w:rPr>
                  <w:delText>optionnel</w:delText>
                </w:r>
                <w:bookmarkStart w:id="991" w:name="_Toc145663650"/>
                <w:bookmarkEnd w:id="991"/>
              </w:del>
            </w:ins>
          </w:p>
          <w:p w14:paraId="63FC0B59" w14:textId="127E5799" w:rsidR="006C0764" w:rsidRPr="008903E0" w:rsidDel="00894677" w:rsidRDefault="006C0764" w:rsidP="0033097B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92" w:author="MAURY Mathieu" w:date="2023-06-19T18:51:00Z"/>
                <w:del w:id="993" w:author="GROSJEAN Kevin" w:date="2023-09-14T16:01:00Z"/>
                <w:rPrChange w:id="994" w:author="MAURY Mathieu" w:date="2023-06-19T18:51:00Z">
                  <w:rPr>
                    <w:ins w:id="995" w:author="MAURY Mathieu" w:date="2023-06-19T18:51:00Z"/>
                    <w:del w:id="996" w:author="GROSJEAN Kevin" w:date="2023-09-14T16:01:00Z"/>
                    <w:i/>
                    <w:iCs/>
                  </w:rPr>
                </w:rPrChange>
              </w:rPr>
            </w:pPr>
            <w:ins w:id="997" w:author="MAURY Mathieu" w:date="2023-06-19T18:44:00Z">
              <w:del w:id="998" w:author="GROSJEAN Kevin" w:date="2023-09-14T16:01:00Z">
                <w:r w:rsidDel="00894677">
                  <w:delText xml:space="preserve">Tag | </w:delText>
                </w:r>
                <w:r w:rsidRPr="006C0764" w:rsidDel="00894677">
                  <w:rPr>
                    <w:i/>
                    <w:iCs/>
                    <w:rPrChange w:id="999" w:author="MAURY Mathieu" w:date="2023-06-19T18:45:00Z">
                      <w:rPr/>
                    </w:rPrChange>
                  </w:rPr>
                  <w:delText>String | optionnel</w:delText>
                </w:r>
              </w:del>
            </w:ins>
            <w:bookmarkStart w:id="1000" w:name="_Toc145663651"/>
            <w:bookmarkEnd w:id="1000"/>
          </w:p>
          <w:p w14:paraId="018070F3" w14:textId="78D794A4" w:rsidR="008903E0" w:rsidRPr="00631DDB" w:rsidDel="00894677" w:rsidRDefault="008903E0" w:rsidP="0033097B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01" w:author="MAURY Mathieu" w:date="2023-06-19T18:13:00Z"/>
                <w:del w:id="1002" w:author="GROSJEAN Kevin" w:date="2023-09-14T16:01:00Z"/>
              </w:rPr>
            </w:pPr>
            <w:ins w:id="1003" w:author="MAURY Mathieu" w:date="2023-06-19T18:51:00Z">
              <w:del w:id="1004" w:author="GROSJEAN Kevin" w:date="2023-09-14T16:01:00Z">
                <w:r w:rsidDel="00894677">
                  <w:delText>Date | Date | optionnel</w:delText>
                </w:r>
              </w:del>
            </w:ins>
            <w:bookmarkStart w:id="1005" w:name="_Toc145663652"/>
            <w:bookmarkEnd w:id="1005"/>
          </w:p>
        </w:tc>
        <w:tc>
          <w:tcPr>
            <w:tcW w:w="2203" w:type="dxa"/>
            <w:tcPrChange w:id="1006" w:author="MAURY Mathieu" w:date="2023-06-19T18:43:00Z">
              <w:tcPr>
                <w:tcW w:w="2414" w:type="dxa"/>
              </w:tcPr>
            </w:tcPrChange>
          </w:tcPr>
          <w:p w14:paraId="3C6A4710" w14:textId="75A85396" w:rsidR="0033097B" w:rsidDel="00894677" w:rsidRDefault="0033097B" w:rsidP="0033097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07" w:author="MAURY Mathieu" w:date="2023-06-19T18:36:00Z"/>
                <w:del w:id="1008" w:author="GROSJEAN Kevin" w:date="2023-09-14T16:01:00Z"/>
              </w:rPr>
            </w:pPr>
            <w:ins w:id="1009" w:author="MAURY Mathieu" w:date="2023-06-19T18:34:00Z">
              <w:del w:id="1010" w:author="GROSJEAN Kevin" w:date="2023-09-14T16:01:00Z">
                <w:r w:rsidRPr="00631DDB" w:rsidDel="00894677">
                  <w:delText>Crawl du site pour une URL donnée</w:delText>
                </w:r>
              </w:del>
            </w:ins>
            <w:ins w:id="1011" w:author="MAURY Mathieu" w:date="2023-06-19T18:45:00Z">
              <w:del w:id="1012" w:author="GROSJEAN Kevin" w:date="2023-09-14T16:01:00Z">
                <w:r w:rsidR="006C0764" w:rsidDel="00894677">
                  <w:delText>, ou pour la liste d’URL matchant le tag donné</w:delText>
                </w:r>
              </w:del>
            </w:ins>
            <w:ins w:id="1013" w:author="MAURY Mathieu" w:date="2023-06-19T18:36:00Z">
              <w:del w:id="1014" w:author="GROSJEAN Kevin" w:date="2023-09-14T16:01:00Z">
                <w:r w:rsidDel="00894677">
                  <w:delText xml:space="preserve">, </w:delText>
                </w:r>
              </w:del>
            </w:ins>
            <w:ins w:id="1015" w:author="MAURY Mathieu" w:date="2023-06-19T18:35:00Z">
              <w:del w:id="1016" w:author="GROSJEAN Kevin" w:date="2023-09-14T16:01:00Z">
                <w:r w:rsidDel="00894677">
                  <w:delText xml:space="preserve">avec les params stockés </w:delText>
                </w:r>
              </w:del>
            </w:ins>
            <w:ins w:id="1017" w:author="MAURY Mathieu" w:date="2023-06-19T18:36:00Z">
              <w:del w:id="1018" w:author="GROSJEAN Kevin" w:date="2023-09-14T16:01:00Z">
                <w:r w:rsidDel="00894677">
                  <w:delText xml:space="preserve">dans </w:delText>
                </w:r>
                <w:r w:rsidRPr="00487234" w:rsidDel="00894677">
                  <w:delText>website_crawl_</w:delText>
                </w:r>
                <w:r w:rsidDel="00894677">
                  <w:delText>params.</w:delText>
                </w:r>
                <w:bookmarkStart w:id="1019" w:name="_Toc145663653"/>
                <w:bookmarkEnd w:id="1019"/>
              </w:del>
            </w:ins>
          </w:p>
          <w:p w14:paraId="3CF5A5C3" w14:textId="765A7B20" w:rsidR="0033097B" w:rsidDel="00894677" w:rsidRDefault="008F5657" w:rsidP="0033097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20" w:author="MAURY Mathieu" w:date="2023-06-19T18:51:00Z"/>
                <w:del w:id="1021" w:author="GROSJEAN Kevin" w:date="2023-09-14T16:01:00Z"/>
              </w:rPr>
            </w:pPr>
            <w:ins w:id="1022" w:author="MAURY Mathieu" w:date="2023-06-19T18:50:00Z">
              <w:del w:id="1023" w:author="GROSJEAN Kevin" w:date="2023-09-14T16:01:00Z">
                <w:r w:rsidDel="00894677">
                  <w:delText>Utilise les paramètres par défaut si inexistant</w:delText>
                </w:r>
              </w:del>
            </w:ins>
            <w:ins w:id="1024" w:author="MAURY Mathieu" w:date="2023-06-19T18:51:00Z">
              <w:del w:id="1025" w:author="GROSJEAN Kevin" w:date="2023-09-14T16:01:00Z">
                <w:r w:rsidR="008903E0" w:rsidDel="00894677">
                  <w:delText>.</w:delText>
                </w:r>
                <w:bookmarkStart w:id="1026" w:name="_Toc145663654"/>
                <w:bookmarkEnd w:id="1026"/>
              </w:del>
            </w:ins>
          </w:p>
          <w:p w14:paraId="3779DE8A" w14:textId="6229F31D" w:rsidR="008903E0" w:rsidDel="00894677" w:rsidRDefault="008903E0" w:rsidP="0033097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27" w:author="MAURY Mathieu" w:date="2023-06-19T18:13:00Z"/>
                <w:del w:id="1028" w:author="GROSJEAN Kevin" w:date="2023-09-14T16:01:00Z"/>
              </w:rPr>
            </w:pPr>
            <w:ins w:id="1029" w:author="MAURY Mathieu" w:date="2023-06-19T18:51:00Z">
              <w:del w:id="1030" w:author="GROSJEAN Kevin" w:date="2023-09-14T16:01:00Z">
                <w:r w:rsidDel="00894677">
                  <w:delText>Si une date est fournie</w:delText>
                </w:r>
              </w:del>
            </w:ins>
            <w:ins w:id="1031" w:author="MAURY Mathieu" w:date="2023-06-19T18:52:00Z">
              <w:del w:id="1032" w:author="GROSJEAN Kevin" w:date="2023-09-14T16:01:00Z">
                <w:r w:rsidDel="00894677">
                  <w:delText xml:space="preserve">, les sites n’ayant pas été crawl </w:delText>
                </w:r>
                <w:r w:rsidDel="00894677">
                  <w:lastRenderedPageBreak/>
                  <w:delText>depuis cette date sont retraités, filtrés sur le tag si existant.</w:delText>
                </w:r>
              </w:del>
            </w:ins>
            <w:bookmarkStart w:id="1033" w:name="_Toc145663655"/>
            <w:bookmarkEnd w:id="1033"/>
          </w:p>
        </w:tc>
        <w:bookmarkStart w:id="1034" w:name="_Toc145663656"/>
        <w:bookmarkEnd w:id="1034"/>
      </w:tr>
      <w:tr w:rsidR="00D95EE9" w:rsidRPr="00631DDB" w:rsidDel="00894677" w14:paraId="6511EAD2" w14:textId="66C49AD1" w:rsidTr="00894677">
        <w:tblPrEx>
          <w:tblW w:w="9804" w:type="dxa"/>
          <w:tblPrExChange w:id="1035" w:author="MAURY Mathieu" w:date="2023-06-19T18:43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36" w:author="MAURY Mathieu" w:date="2023-06-19T18:39:00Z"/>
          <w:del w:id="1037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1038" w:author="MAURY Mathieu" w:date="2023-06-19T18:43:00Z">
              <w:tcPr>
                <w:tcW w:w="2112" w:type="dxa"/>
              </w:tcPr>
            </w:tcPrChange>
          </w:tcPr>
          <w:p w14:paraId="4243845D" w14:textId="037E070D" w:rsidR="00D95EE9" w:rsidRPr="00D95EE9" w:rsidDel="00894677" w:rsidRDefault="00D95EE9" w:rsidP="006C0C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039" w:author="MAURY Mathieu" w:date="2023-06-19T18:39:00Z"/>
                <w:del w:id="1040" w:author="GROSJEAN Kevin" w:date="2023-09-14T16:01:00Z"/>
                <w:b w:val="0"/>
              </w:rPr>
            </w:pPr>
            <w:ins w:id="1041" w:author="MAURY Mathieu" w:date="2023-06-19T18:39:00Z">
              <w:del w:id="1042" w:author="GROSJEAN Kevin" w:date="2023-09-14T16:01:00Z">
                <w:r w:rsidRPr="00BA7DCA" w:rsidDel="00894677">
                  <w:rPr>
                    <w:b w:val="0"/>
                    <w:bCs w:val="0"/>
                  </w:rPr>
                  <w:lastRenderedPageBreak/>
                  <w:delText>/crawl/</w:delText>
                </w:r>
                <w:r w:rsidDel="00894677">
                  <w:rPr>
                    <w:b w:val="0"/>
                    <w:bCs w:val="0"/>
                  </w:rPr>
                  <w:delText>configured</w:delText>
                </w:r>
                <w:bookmarkStart w:id="1043" w:name="_Toc145663657"/>
                <w:bookmarkEnd w:id="1043"/>
              </w:del>
            </w:ins>
          </w:p>
        </w:tc>
        <w:tc>
          <w:tcPr>
            <w:tcW w:w="1808" w:type="dxa"/>
            <w:tcPrChange w:id="1044" w:author="MAURY Mathieu" w:date="2023-06-19T18:43:00Z">
              <w:tcPr>
                <w:tcW w:w="1144" w:type="dxa"/>
              </w:tcPr>
            </w:tcPrChange>
          </w:tcPr>
          <w:p w14:paraId="3339AFFD" w14:textId="1DD8C6D3" w:rsidR="00D95EE9" w:rsidDel="00894677" w:rsidRDefault="00D95EE9" w:rsidP="006C0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45" w:author="MAURY Mathieu" w:date="2023-06-19T18:39:00Z"/>
                <w:del w:id="1046" w:author="GROSJEAN Kevin" w:date="2023-09-14T16:01:00Z"/>
              </w:rPr>
            </w:pPr>
            <w:ins w:id="1047" w:author="MAURY Mathieu" w:date="2023-06-19T18:39:00Z">
              <w:del w:id="1048" w:author="GROSJEAN Kevin" w:date="2023-09-14T16:01:00Z">
                <w:r w:rsidDel="00894677">
                  <w:delText>PATCH</w:delText>
                </w:r>
                <w:bookmarkStart w:id="1049" w:name="_Toc145663658"/>
                <w:bookmarkEnd w:id="1049"/>
              </w:del>
            </w:ins>
          </w:p>
        </w:tc>
        <w:tc>
          <w:tcPr>
            <w:tcW w:w="3425" w:type="dxa"/>
            <w:tcPrChange w:id="1050" w:author="MAURY Mathieu" w:date="2023-06-19T18:43:00Z">
              <w:tcPr>
                <w:tcW w:w="4101" w:type="dxa"/>
              </w:tcPr>
            </w:tcPrChange>
          </w:tcPr>
          <w:p w14:paraId="542C4A90" w14:textId="15417001" w:rsidR="00D95EE9" w:rsidRPr="00631DDB" w:rsidDel="00894677" w:rsidRDefault="00D95EE9" w:rsidP="00D95EE9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1" w:author="MAURY Mathieu" w:date="2023-06-19T18:39:00Z"/>
                <w:del w:id="1052" w:author="GROSJEAN Kevin" w:date="2023-09-14T16:01:00Z"/>
              </w:rPr>
            </w:pPr>
            <w:ins w:id="1053" w:author="MAURY Mathieu" w:date="2023-06-19T18:39:00Z">
              <w:del w:id="1054" w:author="GROSJEAN Kevin" w:date="2023-09-14T16:01:00Z">
                <w:r w:rsidRPr="00631DDB" w:rsidDel="00894677">
                  <w:delText xml:space="preserve">URL | </w:delText>
                </w:r>
                <w:r w:rsidRPr="00631DDB" w:rsidDel="00894677">
                  <w:rPr>
                    <w:i/>
                    <w:iCs/>
                  </w:rPr>
                  <w:delText>String | obligatoire</w:delText>
                </w:r>
                <w:bookmarkStart w:id="1055" w:name="_Toc145663659"/>
                <w:bookmarkEnd w:id="1055"/>
              </w:del>
            </w:ins>
          </w:p>
          <w:p w14:paraId="42355BD7" w14:textId="1D6109BF" w:rsidR="00D95EE9" w:rsidRPr="00631DDB" w:rsidDel="00894677" w:rsidRDefault="00D95EE9" w:rsidP="00D95EE9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6" w:author="MAURY Mathieu" w:date="2023-06-19T18:39:00Z"/>
                <w:del w:id="1057" w:author="GROSJEAN Kevin" w:date="2023-09-14T16:01:00Z"/>
              </w:rPr>
            </w:pPr>
            <w:ins w:id="1058" w:author="MAURY Mathieu" w:date="2023-06-19T18:39:00Z">
              <w:del w:id="1059" w:author="GROSJEAN Kevin" w:date="2023-09-14T16:01:00Z">
                <w:r w:rsidRPr="00631DDB" w:rsidDel="00894677">
                  <w:delText xml:space="preserve">Nombre de pages interne maximal à crawler | </w:delText>
                </w:r>
                <w:r w:rsidRPr="00631DDB" w:rsidDel="00894677">
                  <w:rPr>
                    <w:i/>
                    <w:iCs/>
                  </w:rPr>
                  <w:delText>Number | valeur par défaut</w:delText>
                </w:r>
                <w:bookmarkStart w:id="1060" w:name="_Toc145663660"/>
                <w:bookmarkEnd w:id="1060"/>
              </w:del>
            </w:ins>
          </w:p>
          <w:p w14:paraId="141125AB" w14:textId="105E2596" w:rsidR="00D95EE9" w:rsidRPr="00631DDB" w:rsidDel="00894677" w:rsidRDefault="00D95EE9" w:rsidP="00D95EE9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61" w:author="MAURY Mathieu" w:date="2023-06-19T18:39:00Z"/>
                <w:del w:id="1062" w:author="GROSJEAN Kevin" w:date="2023-09-14T16:01:00Z"/>
              </w:rPr>
            </w:pPr>
            <w:ins w:id="1063" w:author="MAURY Mathieu" w:date="2023-06-19T18:39:00Z">
              <w:del w:id="1064" w:author="GROSJEAN Kevin" w:date="2023-09-14T16:01:00Z">
                <w:r w:rsidRPr="00631DDB" w:rsidDel="00894677">
                  <w:delText xml:space="preserve">Profondeur maximale à crawler | </w:delText>
                </w:r>
                <w:r w:rsidRPr="00631DDB" w:rsidDel="00894677">
                  <w:rPr>
                    <w:i/>
                    <w:iCs/>
                  </w:rPr>
                  <w:delText>Number | valeur par défaut</w:delText>
                </w:r>
                <w:bookmarkStart w:id="1065" w:name="_Toc145663661"/>
                <w:bookmarkEnd w:id="1065"/>
              </w:del>
            </w:ins>
          </w:p>
          <w:p w14:paraId="18EA1EC6" w14:textId="09B68E28" w:rsidR="00D95EE9" w:rsidRPr="00E3058D" w:rsidDel="00894677" w:rsidRDefault="00D95EE9" w:rsidP="00D95EE9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66" w:author="MAURY Mathieu" w:date="2023-06-19T18:41:00Z"/>
                <w:del w:id="1067" w:author="GROSJEAN Kevin" w:date="2023-09-14T16:01:00Z"/>
                <w:rPrChange w:id="1068" w:author="MAURY Mathieu" w:date="2023-06-19T18:41:00Z">
                  <w:rPr>
                    <w:ins w:id="1069" w:author="MAURY Mathieu" w:date="2023-06-19T18:41:00Z"/>
                    <w:del w:id="1070" w:author="GROSJEAN Kevin" w:date="2023-09-14T16:01:00Z"/>
                    <w:i/>
                    <w:iCs/>
                  </w:rPr>
                </w:rPrChange>
              </w:rPr>
            </w:pPr>
            <w:ins w:id="1071" w:author="MAURY Mathieu" w:date="2023-06-19T18:39:00Z">
              <w:del w:id="1072" w:author="GROSJEAN Kevin" w:date="2023-09-14T16:01:00Z">
                <w:r w:rsidRPr="00631DDB" w:rsidDel="00894677">
                  <w:delText xml:space="preserve">Liste des </w:delText>
                </w:r>
                <w:r w:rsidDel="00894677">
                  <w:delText>données attendues</w:delText>
                </w:r>
                <w:r w:rsidRPr="00631DDB" w:rsidDel="00894677">
                  <w:delText xml:space="preserve">* | </w:delText>
                </w:r>
                <w:r w:rsidRPr="00631DDB" w:rsidDel="00894677">
                  <w:rPr>
                    <w:i/>
                    <w:iCs/>
                  </w:rPr>
                  <w:delText>Array[feature :bool] | valeur par défaut</w:delText>
                </w:r>
              </w:del>
            </w:ins>
            <w:bookmarkStart w:id="1073" w:name="_Toc145663662"/>
            <w:bookmarkEnd w:id="1073"/>
          </w:p>
          <w:p w14:paraId="47214C56" w14:textId="0EDCD882" w:rsidR="00E3058D" w:rsidRPr="00631DDB" w:rsidDel="00894677" w:rsidRDefault="00E3058D" w:rsidP="00D95EE9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74" w:author="MAURY Mathieu" w:date="2023-06-19T18:39:00Z"/>
                <w:del w:id="1075" w:author="GROSJEAN Kevin" w:date="2023-09-14T16:01:00Z"/>
              </w:rPr>
            </w:pPr>
            <w:ins w:id="1076" w:author="MAURY Mathieu" w:date="2023-06-19T18:42:00Z">
              <w:del w:id="1077" w:author="GROSJEAN Kevin" w:date="2023-09-14T16:01:00Z">
                <w:r w:rsidDel="00894677">
                  <w:delText>Liste de tags | Array | optionnel</w:delText>
                </w:r>
              </w:del>
            </w:ins>
            <w:bookmarkStart w:id="1078" w:name="_Toc145663663"/>
            <w:bookmarkEnd w:id="1078"/>
          </w:p>
        </w:tc>
        <w:tc>
          <w:tcPr>
            <w:tcW w:w="2203" w:type="dxa"/>
            <w:tcPrChange w:id="1079" w:author="MAURY Mathieu" w:date="2023-06-19T18:43:00Z">
              <w:tcPr>
                <w:tcW w:w="2414" w:type="dxa"/>
              </w:tcPr>
            </w:tcPrChange>
          </w:tcPr>
          <w:p w14:paraId="637A4765" w14:textId="1C077FF5" w:rsidR="00D95EE9" w:rsidRPr="00631DDB" w:rsidDel="00894677" w:rsidRDefault="00D95EE9" w:rsidP="0033097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80" w:author="MAURY Mathieu" w:date="2023-06-19T18:39:00Z"/>
                <w:del w:id="1081" w:author="GROSJEAN Kevin" w:date="2023-09-14T16:01:00Z"/>
              </w:rPr>
            </w:pPr>
            <w:ins w:id="1082" w:author="MAURY Mathieu" w:date="2023-06-19T18:39:00Z">
              <w:del w:id="1083" w:author="GROSJEAN Kevin" w:date="2023-09-14T16:01:00Z">
                <w:r w:rsidDel="00894677">
                  <w:delText xml:space="preserve">Stocke les paramètres de crawl pour l’URL donnée dans la collection </w:delText>
                </w:r>
                <w:r w:rsidRPr="00487234" w:rsidDel="00894677">
                  <w:delText>website_crawl_</w:delText>
                </w:r>
                <w:r w:rsidDel="00894677">
                  <w:delText>params</w:delText>
                </w:r>
                <w:bookmarkStart w:id="1084" w:name="_Toc145663664"/>
                <w:bookmarkEnd w:id="1084"/>
              </w:del>
            </w:ins>
          </w:p>
        </w:tc>
        <w:bookmarkStart w:id="1085" w:name="_Toc145663665"/>
        <w:bookmarkEnd w:id="1085"/>
      </w:tr>
      <w:tr w:rsidR="00DA2448" w:rsidRPr="00631DDB" w:rsidDel="00894677" w14:paraId="1D00CA3B" w14:textId="02081A0F" w:rsidTr="00894677">
        <w:tblPrEx>
          <w:tblW w:w="9804" w:type="dxa"/>
          <w:tblPrExChange w:id="1086" w:author="MAURY Mathieu" w:date="2023-06-19T18:43:00Z">
            <w:tblPrEx>
              <w:tblW w:w="0" w:type="auto"/>
            </w:tblPrEx>
          </w:tblPrExChange>
        </w:tblPrEx>
        <w:trPr>
          <w:ins w:id="1087" w:author="MAURY Mathieu" w:date="2023-06-19T18:40:00Z"/>
          <w:del w:id="1088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1089" w:author="MAURY Mathieu" w:date="2023-06-19T18:43:00Z">
              <w:tcPr>
                <w:tcW w:w="2112" w:type="dxa"/>
              </w:tcPr>
            </w:tcPrChange>
          </w:tcPr>
          <w:p w14:paraId="365C9664" w14:textId="11FCDB19" w:rsidR="00DA2448" w:rsidRPr="00BA7DCA" w:rsidDel="00894677" w:rsidRDefault="00DA2448" w:rsidP="00DA2448">
            <w:pPr>
              <w:rPr>
                <w:ins w:id="1090" w:author="MAURY Mathieu" w:date="2023-06-19T18:40:00Z"/>
                <w:del w:id="1091" w:author="GROSJEAN Kevin" w:date="2023-09-14T16:01:00Z"/>
                <w:b w:val="0"/>
              </w:rPr>
            </w:pPr>
            <w:ins w:id="1092" w:author="MAURY Mathieu" w:date="2023-06-19T18:40:00Z">
              <w:del w:id="1093" w:author="GROSJEAN Kevin" w:date="2023-09-14T16:01:00Z">
                <w:r w:rsidRPr="00BA7DCA" w:rsidDel="00894677">
                  <w:rPr>
                    <w:b w:val="0"/>
                    <w:bCs w:val="0"/>
                  </w:rPr>
                  <w:delText>/crawl/</w:delText>
                </w:r>
                <w:r w:rsidDel="00894677">
                  <w:rPr>
                    <w:b w:val="0"/>
                    <w:bCs w:val="0"/>
                  </w:rPr>
                  <w:delText>configured</w:delText>
                </w:r>
                <w:bookmarkStart w:id="1094" w:name="_Toc145663666"/>
                <w:bookmarkEnd w:id="1094"/>
              </w:del>
            </w:ins>
          </w:p>
        </w:tc>
        <w:tc>
          <w:tcPr>
            <w:tcW w:w="1808" w:type="dxa"/>
            <w:tcPrChange w:id="1095" w:author="MAURY Mathieu" w:date="2023-06-19T18:43:00Z">
              <w:tcPr>
                <w:tcW w:w="1144" w:type="dxa"/>
              </w:tcPr>
            </w:tcPrChange>
          </w:tcPr>
          <w:p w14:paraId="19024901" w14:textId="14EDC93A" w:rsidR="00DA2448" w:rsidDel="00894677" w:rsidRDefault="00DA2448" w:rsidP="00DA2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96" w:author="MAURY Mathieu" w:date="2023-06-19T18:40:00Z"/>
                <w:del w:id="1097" w:author="GROSJEAN Kevin" w:date="2023-09-14T16:01:00Z"/>
              </w:rPr>
            </w:pPr>
            <w:ins w:id="1098" w:author="MAURY Mathieu" w:date="2023-06-19T18:40:00Z">
              <w:del w:id="1099" w:author="GROSJEAN Kevin" w:date="2023-09-14T16:01:00Z">
                <w:r w:rsidDel="00894677">
                  <w:delText>DELETE</w:delText>
                </w:r>
                <w:bookmarkStart w:id="1100" w:name="_Toc145663667"/>
                <w:bookmarkEnd w:id="1100"/>
              </w:del>
            </w:ins>
          </w:p>
        </w:tc>
        <w:tc>
          <w:tcPr>
            <w:tcW w:w="3425" w:type="dxa"/>
            <w:tcPrChange w:id="1101" w:author="MAURY Mathieu" w:date="2023-06-19T18:43:00Z">
              <w:tcPr>
                <w:tcW w:w="4101" w:type="dxa"/>
              </w:tcPr>
            </w:tcPrChange>
          </w:tcPr>
          <w:p w14:paraId="07B77A91" w14:textId="6C624ECB" w:rsidR="00DA2448" w:rsidRPr="00631DDB" w:rsidDel="00894677" w:rsidRDefault="00DA2448" w:rsidP="00DA2448">
            <w:pPr>
              <w:pStyle w:val="ListPuces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02" w:author="MAURY Mathieu" w:date="2023-06-19T18:40:00Z"/>
                <w:del w:id="1103" w:author="GROSJEAN Kevin" w:date="2023-09-14T16:01:00Z"/>
              </w:rPr>
            </w:pPr>
            <w:ins w:id="1104" w:author="MAURY Mathieu" w:date="2023-06-19T18:40:00Z">
              <w:del w:id="1105" w:author="GROSJEAN Kevin" w:date="2023-09-14T16:01:00Z">
                <w:r w:rsidRPr="00631DDB" w:rsidDel="00894677">
                  <w:delText xml:space="preserve">URL | </w:delText>
                </w:r>
                <w:r w:rsidRPr="00631DDB" w:rsidDel="00894677">
                  <w:rPr>
                    <w:i/>
                    <w:iCs/>
                  </w:rPr>
                  <w:delText>String | obligatoire</w:delText>
                </w:r>
                <w:bookmarkStart w:id="1106" w:name="_Toc145663668"/>
                <w:bookmarkEnd w:id="1106"/>
              </w:del>
            </w:ins>
          </w:p>
        </w:tc>
        <w:tc>
          <w:tcPr>
            <w:tcW w:w="2203" w:type="dxa"/>
            <w:tcPrChange w:id="1107" w:author="MAURY Mathieu" w:date="2023-06-19T18:43:00Z">
              <w:tcPr>
                <w:tcW w:w="2414" w:type="dxa"/>
              </w:tcPr>
            </w:tcPrChange>
          </w:tcPr>
          <w:p w14:paraId="24E5BFEE" w14:textId="4415591A" w:rsidR="00DA2448" w:rsidDel="00894677" w:rsidRDefault="00DA2448" w:rsidP="00DA24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08" w:author="MAURY Mathieu" w:date="2023-06-19T18:40:00Z"/>
                <w:del w:id="1109" w:author="GROSJEAN Kevin" w:date="2023-09-14T16:01:00Z"/>
              </w:rPr>
            </w:pPr>
            <w:ins w:id="1110" w:author="MAURY Mathieu" w:date="2023-06-19T18:40:00Z">
              <w:del w:id="1111" w:author="GROSJEAN Kevin" w:date="2023-09-14T16:01:00Z">
                <w:r w:rsidDel="00894677">
                  <w:delText xml:space="preserve">Supprime les paramètres de crawl pour l’URL donnée dans la collection </w:delText>
                </w:r>
                <w:r w:rsidRPr="00487234" w:rsidDel="00894677">
                  <w:delText>website_crawl_</w:delText>
                </w:r>
                <w:r w:rsidDel="00894677">
                  <w:delText>params</w:delText>
                </w:r>
                <w:bookmarkStart w:id="1112" w:name="_Toc145663669"/>
                <w:bookmarkEnd w:id="1112"/>
              </w:del>
            </w:ins>
          </w:p>
        </w:tc>
        <w:bookmarkStart w:id="1113" w:name="_Toc145663670"/>
        <w:bookmarkEnd w:id="1113"/>
      </w:tr>
      <w:tr w:rsidR="003032D3" w:rsidRPr="00631DDB" w:rsidDel="00894677" w14:paraId="47E9E5C4" w14:textId="1A8C4C7C" w:rsidTr="00894677">
        <w:tblPrEx>
          <w:tblW w:w="9804" w:type="dxa"/>
          <w:tblPrExChange w:id="1114" w:author="MAURY Mathieu" w:date="2023-06-19T18:43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15" w:author="MAURY Mathieu" w:date="2023-06-19T18:40:00Z"/>
          <w:del w:id="1116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8" w:type="dxa"/>
            <w:tcPrChange w:id="1117" w:author="MAURY Mathieu" w:date="2023-06-19T18:43:00Z">
              <w:tcPr>
                <w:tcW w:w="2112" w:type="dxa"/>
              </w:tcPr>
            </w:tcPrChange>
          </w:tcPr>
          <w:p w14:paraId="0A18AF10" w14:textId="524DDFA2" w:rsidR="003032D3" w:rsidRPr="00BA7DCA" w:rsidDel="00894677" w:rsidRDefault="003032D3" w:rsidP="003032D3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118" w:author="MAURY Mathieu" w:date="2023-06-19T18:40:00Z"/>
                <w:del w:id="1119" w:author="GROSJEAN Kevin" w:date="2023-09-14T16:01:00Z"/>
                <w:b w:val="0"/>
              </w:rPr>
            </w:pPr>
            <w:ins w:id="1120" w:author="MAURY Mathieu" w:date="2023-06-19T18:40:00Z">
              <w:del w:id="1121" w:author="GROSJEAN Kevin" w:date="2023-09-14T16:01:00Z">
                <w:r w:rsidRPr="00BA7DCA" w:rsidDel="00894677">
                  <w:rPr>
                    <w:b w:val="0"/>
                    <w:bCs w:val="0"/>
                  </w:rPr>
                  <w:delText>/crawl/</w:delText>
                </w:r>
                <w:r w:rsidDel="00894677">
                  <w:rPr>
                    <w:b w:val="0"/>
                    <w:bCs w:val="0"/>
                  </w:rPr>
                  <w:delText>configured/&lt;url&gt;</w:delText>
                </w:r>
                <w:bookmarkStart w:id="1122" w:name="_Toc145663671"/>
                <w:bookmarkEnd w:id="1122"/>
              </w:del>
            </w:ins>
          </w:p>
        </w:tc>
        <w:tc>
          <w:tcPr>
            <w:tcW w:w="1808" w:type="dxa"/>
            <w:tcPrChange w:id="1123" w:author="MAURY Mathieu" w:date="2023-06-19T18:43:00Z">
              <w:tcPr>
                <w:tcW w:w="1144" w:type="dxa"/>
              </w:tcPr>
            </w:tcPrChange>
          </w:tcPr>
          <w:p w14:paraId="70009F40" w14:textId="77C50386" w:rsidR="003032D3" w:rsidDel="00894677" w:rsidRDefault="003032D3" w:rsidP="00303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24" w:author="MAURY Mathieu" w:date="2023-06-19T18:40:00Z"/>
                <w:del w:id="1125" w:author="GROSJEAN Kevin" w:date="2023-09-14T16:01:00Z"/>
              </w:rPr>
            </w:pPr>
            <w:ins w:id="1126" w:author="MAURY Mathieu" w:date="2023-06-19T18:40:00Z">
              <w:del w:id="1127" w:author="GROSJEAN Kevin" w:date="2023-09-14T16:01:00Z">
                <w:r w:rsidDel="00894677">
                  <w:delText>GET</w:delText>
                </w:r>
                <w:bookmarkStart w:id="1128" w:name="_Toc145663672"/>
                <w:bookmarkEnd w:id="1128"/>
              </w:del>
            </w:ins>
          </w:p>
        </w:tc>
        <w:tc>
          <w:tcPr>
            <w:tcW w:w="3425" w:type="dxa"/>
            <w:tcPrChange w:id="1129" w:author="MAURY Mathieu" w:date="2023-06-19T18:43:00Z">
              <w:tcPr>
                <w:tcW w:w="4101" w:type="dxa"/>
              </w:tcPr>
            </w:tcPrChange>
          </w:tcPr>
          <w:p w14:paraId="62EA3B0E" w14:textId="07558360" w:rsidR="003032D3" w:rsidRPr="00631DDB" w:rsidDel="00894677" w:rsidRDefault="003032D3" w:rsidP="003032D3">
            <w:pPr>
              <w:pStyle w:val="ListPuc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30" w:author="MAURY Mathieu" w:date="2023-06-19T18:40:00Z"/>
                <w:del w:id="1131" w:author="GROSJEAN Kevin" w:date="2023-09-14T16:01:00Z"/>
              </w:rPr>
            </w:pPr>
            <w:ins w:id="1132" w:author="MAURY Mathieu" w:date="2023-06-19T18:41:00Z">
              <w:del w:id="1133" w:author="GROSJEAN Kevin" w:date="2023-09-14T16:01:00Z">
                <w:r w:rsidRPr="00631DDB" w:rsidDel="00894677">
                  <w:delText xml:space="preserve">URL | </w:delText>
                </w:r>
                <w:r w:rsidRPr="00631DDB" w:rsidDel="00894677">
                  <w:rPr>
                    <w:i/>
                    <w:iCs/>
                  </w:rPr>
                  <w:delText>String | obligatoire</w:delText>
                </w:r>
              </w:del>
            </w:ins>
            <w:bookmarkStart w:id="1134" w:name="_Toc145663673"/>
            <w:bookmarkEnd w:id="1134"/>
          </w:p>
        </w:tc>
        <w:tc>
          <w:tcPr>
            <w:tcW w:w="2203" w:type="dxa"/>
            <w:tcPrChange w:id="1135" w:author="MAURY Mathieu" w:date="2023-06-19T18:43:00Z">
              <w:tcPr>
                <w:tcW w:w="2414" w:type="dxa"/>
              </w:tcPr>
            </w:tcPrChange>
          </w:tcPr>
          <w:p w14:paraId="4EE87C00" w14:textId="63ED1D5C" w:rsidR="003032D3" w:rsidDel="00894677" w:rsidRDefault="003032D3" w:rsidP="003032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36" w:author="MAURY Mathieu" w:date="2023-06-19T18:40:00Z"/>
                <w:del w:id="1137" w:author="GROSJEAN Kevin" w:date="2023-09-14T16:01:00Z"/>
              </w:rPr>
            </w:pPr>
            <w:ins w:id="1138" w:author="MAURY Mathieu" w:date="2023-06-19T18:41:00Z">
              <w:del w:id="1139" w:author="GROSJEAN Kevin" w:date="2023-09-14T16:01:00Z">
                <w:r w:rsidDel="00894677">
                  <w:delText xml:space="preserve">Retourne les paramètres de crawl pour l’URL donnée dans la collection </w:delText>
                </w:r>
                <w:r w:rsidRPr="00487234" w:rsidDel="00894677">
                  <w:delText>website_crawl_</w:delText>
                </w:r>
                <w:r w:rsidDel="00894677">
                  <w:delText>params</w:delText>
                </w:r>
              </w:del>
            </w:ins>
            <w:bookmarkStart w:id="1140" w:name="_Toc145663674"/>
            <w:bookmarkEnd w:id="1140"/>
          </w:p>
        </w:tc>
        <w:bookmarkStart w:id="1141" w:name="_Toc145663675"/>
        <w:bookmarkEnd w:id="1141"/>
      </w:tr>
    </w:tbl>
    <w:p w14:paraId="308E78EA" w14:textId="135EE068" w:rsidR="002E2837" w:rsidRPr="002E2837" w:rsidDel="00894677" w:rsidRDefault="002E2837" w:rsidP="002E2837">
      <w:pPr>
        <w:rPr>
          <w:del w:id="1142" w:author="GROSJEAN Kevin" w:date="2023-09-14T16:01:00Z"/>
        </w:rPr>
      </w:pPr>
      <w:bookmarkStart w:id="1143" w:name="_Toc145663676"/>
      <w:bookmarkEnd w:id="1143"/>
    </w:p>
    <w:p w14:paraId="6F2B6958" w14:textId="469D2711" w:rsidR="002E2837" w:rsidDel="00894677" w:rsidRDefault="002E2837" w:rsidP="002E2837">
      <w:pPr>
        <w:pStyle w:val="Heading3"/>
        <w:rPr>
          <w:del w:id="1144" w:author="GROSJEAN Kevin" w:date="2023-09-14T16:01:00Z"/>
        </w:rPr>
      </w:pPr>
      <w:del w:id="1145" w:author="GROSJEAN Kevin" w:date="2023-09-14T16:01:00Z">
        <w:r w:rsidDel="00894677">
          <w:delText>Accès aux informations du crawl</w:delText>
        </w:r>
        <w:bookmarkStart w:id="1146" w:name="_Toc145663677"/>
        <w:bookmarkEnd w:id="1146"/>
      </w:del>
    </w:p>
    <w:p w14:paraId="0D23EC9A" w14:textId="47238D34" w:rsidR="00B2581A" w:rsidRPr="00631DDB" w:rsidDel="00894677" w:rsidRDefault="00B2581A" w:rsidP="00B2581A">
      <w:pPr>
        <w:rPr>
          <w:del w:id="1147" w:author="GROSJEAN Kevin" w:date="2023-09-14T16:01:00Z"/>
        </w:rPr>
      </w:pPr>
      <w:del w:id="1148" w:author="GROSJEAN Kevin" w:date="2023-09-14T16:01:00Z">
        <w:r w:rsidRPr="00631DDB" w:rsidDel="00894677">
          <w:delText>Voici la liste des endpoints prévus dans le cadre de l’évolution :</w:delText>
        </w:r>
        <w:bookmarkStart w:id="1149" w:name="_Toc145663678"/>
        <w:bookmarkEnd w:id="1149"/>
      </w:del>
    </w:p>
    <w:tbl>
      <w:tblPr>
        <w:tblStyle w:val="GridTable4-Accent1"/>
        <w:tblW w:w="0" w:type="auto"/>
        <w:tblLook w:val="04A0" w:firstRow="1" w:lastRow="0" w:firstColumn="1" w:lastColumn="0" w:noHBand="0" w:noVBand="1"/>
        <w:tblPrChange w:id="1150" w:author="MAURY Mathieu" w:date="2023-06-19T18:49:00Z">
          <w:tblPr>
            <w:tblStyle w:val="GridTable4-Accent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02"/>
        <w:gridCol w:w="1236"/>
        <w:gridCol w:w="1083"/>
        <w:gridCol w:w="2936"/>
        <w:gridCol w:w="2114"/>
        <w:tblGridChange w:id="1151">
          <w:tblGrid>
            <w:gridCol w:w="3561"/>
            <w:gridCol w:w="77"/>
            <w:gridCol w:w="10"/>
            <w:gridCol w:w="1062"/>
            <w:gridCol w:w="11"/>
            <w:gridCol w:w="13"/>
            <w:gridCol w:w="2923"/>
            <w:gridCol w:w="274"/>
            <w:gridCol w:w="9"/>
            <w:gridCol w:w="1831"/>
          </w:tblGrid>
        </w:tblGridChange>
      </w:tblGrid>
      <w:tr w:rsidR="0028243E" w:rsidRPr="00631DDB" w:rsidDel="00894677" w14:paraId="4E03ECF8" w14:textId="24EA4F5E" w:rsidTr="00A01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el w:id="1152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tcPrChange w:id="1153" w:author="MAURY Mathieu" w:date="2023-06-19T18:49:00Z">
              <w:tcPr>
                <w:tcW w:w="2112" w:type="dxa"/>
              </w:tcPr>
            </w:tcPrChange>
          </w:tcPr>
          <w:p w14:paraId="36387BEE" w14:textId="51E01FA0" w:rsidR="00B2581A" w:rsidRPr="00631DDB" w:rsidDel="00894677" w:rsidRDefault="00B2581A" w:rsidP="00BA0FC4">
            <w:pPr>
              <w:tabs>
                <w:tab w:val="left" w:pos="1540"/>
              </w:tabs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del w:id="1154" w:author="GROSJEAN Kevin" w:date="2023-09-14T16:01:00Z"/>
                <w:color w:val="FFFFFF" w:themeColor="background1"/>
              </w:rPr>
            </w:pPr>
            <w:del w:id="1155" w:author="GROSJEAN Kevin" w:date="2023-09-14T16:01:00Z">
              <w:r w:rsidRPr="00631DDB" w:rsidDel="00894677">
                <w:rPr>
                  <w:color w:val="FFFFFF" w:themeColor="background1"/>
                </w:rPr>
                <w:delText>Endpoint</w:delText>
              </w:r>
              <w:bookmarkStart w:id="1156" w:name="_Toc145663679"/>
              <w:bookmarkEnd w:id="1156"/>
            </w:del>
          </w:p>
        </w:tc>
        <w:tc>
          <w:tcPr>
            <w:tcW w:w="2305" w:type="dxa"/>
            <w:gridSpan w:val="2"/>
            <w:tcPrChange w:id="1157" w:author="MAURY Mathieu" w:date="2023-06-19T18:49:00Z">
              <w:tcPr>
                <w:tcW w:w="1144" w:type="dxa"/>
                <w:gridSpan w:val="3"/>
              </w:tcPr>
            </w:tcPrChange>
          </w:tcPr>
          <w:p w14:paraId="2FF724D7" w14:textId="532C8BF5" w:rsidR="00B2581A" w:rsidRPr="00631DDB" w:rsidDel="00894677" w:rsidRDefault="00B2581A" w:rsidP="00BA0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158" w:author="GROSJEAN Kevin" w:date="2023-09-14T16:01:00Z"/>
                <w:color w:val="FFFFFF" w:themeColor="background1"/>
              </w:rPr>
            </w:pPr>
            <w:del w:id="1159" w:author="GROSJEAN Kevin" w:date="2023-09-14T16:01:00Z">
              <w:r w:rsidRPr="00631DDB" w:rsidDel="00894677">
                <w:rPr>
                  <w:color w:val="FFFFFF" w:themeColor="background1"/>
                </w:rPr>
                <w:delText>Méthode</w:delText>
              </w:r>
              <w:bookmarkStart w:id="1160" w:name="_Toc145663680"/>
              <w:bookmarkEnd w:id="1160"/>
            </w:del>
          </w:p>
        </w:tc>
        <w:tc>
          <w:tcPr>
            <w:tcW w:w="2940" w:type="dxa"/>
            <w:tcPrChange w:id="1161" w:author="MAURY Mathieu" w:date="2023-06-19T18:49:00Z">
              <w:tcPr>
                <w:tcW w:w="4101" w:type="dxa"/>
                <w:gridSpan w:val="4"/>
              </w:tcPr>
            </w:tcPrChange>
          </w:tcPr>
          <w:p w14:paraId="374D1B9B" w14:textId="3E713445" w:rsidR="00B2581A" w:rsidRPr="00631DDB" w:rsidDel="00894677" w:rsidRDefault="00B2581A" w:rsidP="00BA0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162" w:author="GROSJEAN Kevin" w:date="2023-09-14T16:01:00Z"/>
                <w:color w:val="FFFFFF" w:themeColor="background1"/>
              </w:rPr>
            </w:pPr>
            <w:del w:id="1163" w:author="GROSJEAN Kevin" w:date="2023-09-14T16:01:00Z">
              <w:r w:rsidRPr="00631DDB" w:rsidDel="00894677">
                <w:rPr>
                  <w:color w:val="FFFFFF" w:themeColor="background1"/>
                </w:rPr>
                <w:delText>Paramètres</w:delText>
              </w:r>
              <w:bookmarkStart w:id="1164" w:name="_Toc145663681"/>
              <w:bookmarkEnd w:id="1164"/>
            </w:del>
          </w:p>
        </w:tc>
        <w:tc>
          <w:tcPr>
            <w:tcW w:w="2121" w:type="dxa"/>
            <w:tcPrChange w:id="1165" w:author="MAURY Mathieu" w:date="2023-06-19T18:49:00Z">
              <w:tcPr>
                <w:tcW w:w="2414" w:type="dxa"/>
                <w:gridSpan w:val="2"/>
              </w:tcPr>
            </w:tcPrChange>
          </w:tcPr>
          <w:p w14:paraId="2428D86F" w14:textId="47EB3202" w:rsidR="00B2581A" w:rsidRPr="00631DDB" w:rsidDel="00894677" w:rsidRDefault="00B2581A" w:rsidP="00BA0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166" w:author="GROSJEAN Kevin" w:date="2023-09-14T16:01:00Z"/>
                <w:color w:val="FFFFFF" w:themeColor="background1"/>
              </w:rPr>
            </w:pPr>
            <w:del w:id="1167" w:author="GROSJEAN Kevin" w:date="2023-09-14T16:01:00Z">
              <w:r w:rsidRPr="00631DDB" w:rsidDel="00894677">
                <w:rPr>
                  <w:color w:val="FFFFFF" w:themeColor="background1"/>
                </w:rPr>
                <w:delText>Description</w:delText>
              </w:r>
              <w:bookmarkStart w:id="1168" w:name="_Toc145663682"/>
              <w:bookmarkEnd w:id="1168"/>
            </w:del>
          </w:p>
        </w:tc>
        <w:bookmarkStart w:id="1169" w:name="_Toc145663683"/>
        <w:bookmarkEnd w:id="1169"/>
      </w:tr>
      <w:tr w:rsidR="00A01CA7" w:rsidRPr="00631DDB" w:rsidDel="00894677" w14:paraId="2CC66F48" w14:textId="7D0F8808" w:rsidTr="00A01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1170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8" w:type="dxa"/>
            <w:gridSpan w:val="2"/>
          </w:tcPr>
          <w:p w14:paraId="360FE986" w14:textId="429BFBDF" w:rsidR="00AE3557" w:rsidRPr="004B6B01" w:rsidDel="00894677" w:rsidRDefault="00AE3557" w:rsidP="00BA0FC4">
            <w:pPr>
              <w:rPr>
                <w:del w:id="1171" w:author="GROSJEAN Kevin" w:date="2023-09-14T16:01:00Z"/>
                <w:highlight w:val="yellow"/>
              </w:rPr>
            </w:pPr>
            <w:del w:id="1172" w:author="GROSJEAN Kevin" w:date="2023-09-14T16:01:00Z">
              <w:r w:rsidRPr="004B6B01" w:rsidDel="00894677">
                <w:delText>/crawl</w:delText>
              </w:r>
            </w:del>
            <w:ins w:id="1173" w:author="MAURY Mathieu" w:date="2023-06-19T18:45:00Z">
              <w:del w:id="1174" w:author="GROSJEAN Kevin" w:date="2023-09-14T16:01:00Z">
                <w:r w:rsidR="0063637D" w:rsidDel="00894677">
                  <w:delText> </w:delText>
                </w:r>
                <w:r w:rsidR="0063637D" w:rsidRPr="0063637D" w:rsidDel="00894677">
                  <w:delText>?</w:delText>
                </w:r>
              </w:del>
            </w:ins>
            <w:del w:id="1175" w:author="GROSJEAN Kevin" w:date="2023-09-14T16:01:00Z">
              <w:r w:rsidRPr="004B6B01" w:rsidDel="00894677">
                <w:delText>/&lt;</w:delText>
              </w:r>
              <w:r w:rsidRPr="00631DDB" w:rsidDel="00894677">
                <w:rPr>
                  <w:b w:val="0"/>
                  <w:bCs w:val="0"/>
                </w:rPr>
                <w:delText>url</w:delText>
              </w:r>
              <w:r w:rsidR="004B6B01" w:rsidRPr="0063637D" w:rsidDel="00894677">
                <w:delText>&gt;</w:delText>
              </w:r>
            </w:del>
            <w:ins w:id="1176" w:author="MAURY Mathieu" w:date="2023-06-19T18:45:00Z">
              <w:del w:id="1177" w:author="GROSJEAN Kevin" w:date="2023-09-14T16:01:00Z">
                <w:r w:rsidR="0063637D" w:rsidRPr="0063637D" w:rsidDel="00894677">
                  <w:delText>&amp;&lt;tag&gt;</w:delText>
                </w:r>
              </w:del>
            </w:ins>
            <w:bookmarkStart w:id="1178" w:name="_Toc145663684"/>
            <w:bookmarkEnd w:id="1178"/>
          </w:p>
        </w:tc>
        <w:tc>
          <w:tcPr>
            <w:tcW w:w="1086" w:type="dxa"/>
          </w:tcPr>
          <w:p w14:paraId="1B7E8582" w14:textId="12FAE273" w:rsidR="00AE3557" w:rsidRPr="00631DDB" w:rsidDel="00894677" w:rsidRDefault="00AE3557" w:rsidP="00BA0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79" w:author="GROSJEAN Kevin" w:date="2023-09-14T16:01:00Z"/>
              </w:rPr>
            </w:pPr>
            <w:del w:id="1180" w:author="GROSJEAN Kevin" w:date="2023-09-14T16:01:00Z">
              <w:r w:rsidRPr="00631DDB" w:rsidDel="00894677">
                <w:delText>GET</w:delText>
              </w:r>
              <w:bookmarkStart w:id="1181" w:name="_Toc145663685"/>
              <w:bookmarkEnd w:id="1181"/>
            </w:del>
          </w:p>
        </w:tc>
        <w:tc>
          <w:tcPr>
            <w:tcW w:w="2916" w:type="dxa"/>
          </w:tcPr>
          <w:p w14:paraId="7D1C30EF" w14:textId="6BCA7DFF" w:rsidR="00AE3557" w:rsidDel="00894677" w:rsidRDefault="00AE3557" w:rsidP="002C1DFA">
            <w:pPr>
              <w:pStyle w:val="ListPuc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82" w:author="MAURY Mathieu" w:date="2023-06-19T18:45:00Z"/>
                <w:del w:id="1183" w:author="GROSJEAN Kevin" w:date="2023-09-14T16:01:00Z"/>
              </w:rPr>
            </w:pPr>
            <w:del w:id="1184" w:author="GROSJEAN Kevin" w:date="2023-09-14T16:01:00Z">
              <w:r w:rsidRPr="00631DDB" w:rsidDel="00894677">
                <w:delText>URL | string | obligatoire</w:delText>
              </w:r>
            </w:del>
            <w:ins w:id="1185" w:author="MAURY Mathieu" w:date="2023-06-19T18:46:00Z">
              <w:del w:id="1186" w:author="GROSJEAN Kevin" w:date="2023-09-14T16:01:00Z">
                <w:r w:rsidR="0063637D" w:rsidDel="00894677">
                  <w:delText>optionnel</w:delText>
                </w:r>
              </w:del>
            </w:ins>
            <w:bookmarkStart w:id="1187" w:name="_Toc145663686"/>
            <w:bookmarkEnd w:id="1187"/>
          </w:p>
          <w:p w14:paraId="5FD49F2C" w14:textId="77F4652A" w:rsidR="0063637D" w:rsidRPr="00631DDB" w:rsidDel="00894677" w:rsidRDefault="0063637D" w:rsidP="002C1DFA">
            <w:pPr>
              <w:pStyle w:val="ListPuc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88" w:author="GROSJEAN Kevin" w:date="2023-09-14T16:01:00Z"/>
              </w:rPr>
            </w:pPr>
            <w:ins w:id="1189" w:author="MAURY Mathieu" w:date="2023-06-19T18:46:00Z">
              <w:del w:id="1190" w:author="GROSJEAN Kevin" w:date="2023-09-14T16:01:00Z">
                <w:r w:rsidDel="00894677">
                  <w:delText>Tag | string | optionnel</w:delText>
                </w:r>
              </w:del>
            </w:ins>
            <w:bookmarkStart w:id="1191" w:name="_Toc145663687"/>
            <w:bookmarkEnd w:id="1191"/>
          </w:p>
        </w:tc>
        <w:tc>
          <w:tcPr>
            <w:tcW w:w="2121" w:type="dxa"/>
            <w:vAlign w:val="center"/>
          </w:tcPr>
          <w:p w14:paraId="7AEB37BE" w14:textId="2C2AB286" w:rsidR="00AE3557" w:rsidRPr="00631DDB" w:rsidDel="00894677" w:rsidRDefault="00AE3557" w:rsidP="002C1D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1192" w:author="GROSJEAN Kevin" w:date="2023-09-14T16:01:00Z"/>
              </w:rPr>
            </w:pPr>
            <w:del w:id="1193" w:author="GROSJEAN Kevin" w:date="2023-09-14T16:01:00Z">
              <w:r w:rsidRPr="00631DDB" w:rsidDel="00894677">
                <w:delText xml:space="preserve">Retourne </w:delText>
              </w:r>
              <w:r w:rsidR="007D434F" w:rsidDel="00894677">
                <w:delText xml:space="preserve">les informations associées à l’URL du site </w:delText>
              </w:r>
            </w:del>
            <w:ins w:id="1194" w:author="MAURY Mathieu" w:date="2023-06-19T18:46:00Z">
              <w:del w:id="1195" w:author="GROSJEAN Kevin" w:date="2023-09-14T16:01:00Z">
                <w:r w:rsidR="0063637D" w:rsidDel="00894677">
                  <w:delText xml:space="preserve">, ou pour la liste d’URL matchant le tag donné </w:delText>
                </w:r>
              </w:del>
            </w:ins>
            <w:del w:id="1196" w:author="GROSJEAN Kevin" w:date="2023-09-14T16:01:00Z">
              <w:r w:rsidR="007D434F" w:rsidDel="00894677">
                <w:delText>(informations stockées dans mongoDB)</w:delText>
              </w:r>
              <w:r w:rsidR="004B6B01" w:rsidDel="00894677">
                <w:delText xml:space="preserve"> si exis</w:delText>
              </w:r>
            </w:del>
            <w:ins w:id="1197" w:author="MAURY Mathieu" w:date="2023-06-19T18:47:00Z">
              <w:del w:id="1198" w:author="GROSJEAN Kevin" w:date="2023-09-14T16:01:00Z">
                <w:r w:rsidR="0063637D" w:rsidDel="00894677">
                  <w:delText>t</w:delText>
                </w:r>
              </w:del>
            </w:ins>
            <w:del w:id="1199" w:author="GROSJEAN Kevin" w:date="2023-09-14T16:01:00Z">
              <w:r w:rsidR="004B6B01" w:rsidDel="00894677">
                <w:delText>antes</w:delText>
              </w:r>
              <w:bookmarkStart w:id="1200" w:name="_Toc145663688"/>
              <w:bookmarkEnd w:id="1200"/>
            </w:del>
          </w:p>
        </w:tc>
        <w:bookmarkStart w:id="1201" w:name="_Toc145663689"/>
        <w:bookmarkEnd w:id="1201"/>
      </w:tr>
      <w:tr w:rsidR="002C1DFA" w:rsidRPr="00631DDB" w:rsidDel="00894677" w14:paraId="6D6B5031" w14:textId="59127338" w:rsidTr="00A01CA7">
        <w:trPr>
          <w:del w:id="1202" w:author="GROSJEAN Kevin" w:date="2023-09-14T16:0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8" w:type="dxa"/>
            <w:gridSpan w:val="2"/>
            <w:tcPrChange w:id="1203" w:author="MAURY Mathieu" w:date="2023-06-19T18:48:00Z">
              <w:tcPr>
                <w:tcW w:w="2151" w:type="dxa"/>
                <w:gridSpan w:val="3"/>
              </w:tcPr>
            </w:tcPrChange>
          </w:tcPr>
          <w:p w14:paraId="13CEBA8E" w14:textId="651AECDA" w:rsidR="00AE3557" w:rsidRPr="004B6B01" w:rsidDel="00894677" w:rsidRDefault="00AE3557" w:rsidP="00BA0FC4">
            <w:pPr>
              <w:rPr>
                <w:del w:id="1204" w:author="GROSJEAN Kevin" w:date="2023-09-14T16:01:00Z"/>
                <w:b w:val="0"/>
                <w:bCs w:val="0"/>
              </w:rPr>
            </w:pPr>
            <w:del w:id="1205" w:author="GROSJEAN Kevin" w:date="2023-09-14T16:01:00Z">
              <w:r w:rsidRPr="00631DDB" w:rsidDel="00894677">
                <w:delText>/crawl/</w:delText>
              </w:r>
              <w:r w:rsidR="004B6B01" w:rsidDel="00894677">
                <w:rPr>
                  <w:b w:val="0"/>
                  <w:bCs w:val="0"/>
                </w:rPr>
                <w:delText>lastUpdatedWebsites</w:delText>
              </w:r>
            </w:del>
            <w:ins w:id="1206" w:author="MAURY Mathieu" w:date="2023-06-19T18:48:00Z">
              <w:del w:id="1207" w:author="GROSJEAN Kevin" w:date="2023-09-14T16:01:00Z">
                <w:r w:rsidR="00A01CA7" w:rsidDel="00894677">
                  <w:rPr>
                    <w:b w:val="0"/>
                    <w:bCs w:val="0"/>
                  </w:rPr>
                  <w:delText xml:space="preserve"> </w:delText>
                </w:r>
              </w:del>
            </w:ins>
            <w:ins w:id="1208" w:author="MAURY Mathieu" w:date="2023-06-19T18:47:00Z">
              <w:del w:id="1209" w:author="GROSJEAN Kevin" w:date="2023-09-14T16:01:00Z">
                <w:r w:rsidR="0028243E" w:rsidDel="00894677">
                  <w:rPr>
                    <w:b w:val="0"/>
                    <w:bCs w:val="0"/>
                  </w:rPr>
                  <w:delText>?</w:delText>
                </w:r>
              </w:del>
            </w:ins>
            <w:del w:id="1210" w:author="GROSJEAN Kevin" w:date="2023-09-14T16:01:00Z">
              <w:r w:rsidR="002C1DFA" w:rsidDel="00894677">
                <w:rPr>
                  <w:b w:val="0"/>
                  <w:bCs w:val="0"/>
                </w:rPr>
                <w:delText>/&lt;date&gt;</w:delText>
              </w:r>
            </w:del>
            <w:ins w:id="1211" w:author="MAURY Mathieu" w:date="2023-06-19T18:47:00Z">
              <w:del w:id="1212" w:author="GROSJEAN Kevin" w:date="2023-09-14T16:01:00Z">
                <w:r w:rsidR="0028243E" w:rsidDel="00894677">
                  <w:rPr>
                    <w:b w:val="0"/>
                    <w:bCs w:val="0"/>
                  </w:rPr>
                  <w:delText xml:space="preserve"> &amp;&lt;tag&gt;</w:delText>
                </w:r>
              </w:del>
            </w:ins>
            <w:bookmarkStart w:id="1213" w:name="_Toc145663690"/>
            <w:bookmarkEnd w:id="1213"/>
          </w:p>
        </w:tc>
        <w:tc>
          <w:tcPr>
            <w:tcW w:w="1086" w:type="dxa"/>
            <w:tcPrChange w:id="1214" w:author="MAURY Mathieu" w:date="2023-06-19T18:48:00Z">
              <w:tcPr>
                <w:tcW w:w="1133" w:type="dxa"/>
                <w:gridSpan w:val="3"/>
              </w:tcPr>
            </w:tcPrChange>
          </w:tcPr>
          <w:p w14:paraId="7CD79440" w14:textId="186066A2" w:rsidR="00AE3557" w:rsidRPr="00631DDB" w:rsidDel="00894677" w:rsidRDefault="00483BB5" w:rsidP="00BA0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15" w:author="GROSJEAN Kevin" w:date="2023-09-14T16:01:00Z"/>
              </w:rPr>
            </w:pPr>
            <w:del w:id="1216" w:author="GROSJEAN Kevin" w:date="2023-09-14T16:01:00Z">
              <w:r w:rsidRPr="00631DDB" w:rsidDel="00894677">
                <w:delText>GET</w:delText>
              </w:r>
              <w:bookmarkStart w:id="1217" w:name="_Toc145663691"/>
              <w:bookmarkEnd w:id="1217"/>
            </w:del>
          </w:p>
        </w:tc>
        <w:tc>
          <w:tcPr>
            <w:tcW w:w="2916" w:type="dxa"/>
            <w:tcPrChange w:id="1218" w:author="MAURY Mathieu" w:date="2023-06-19T18:48:00Z">
              <w:tcPr>
                <w:tcW w:w="4084" w:type="dxa"/>
                <w:gridSpan w:val="3"/>
              </w:tcPr>
            </w:tcPrChange>
          </w:tcPr>
          <w:p w14:paraId="78221992" w14:textId="566BC217" w:rsidR="00AE3557" w:rsidDel="00894677" w:rsidRDefault="004B6B01" w:rsidP="00BA0FC4">
            <w:pPr>
              <w:pStyle w:val="ListPuc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19" w:author="MAURY Mathieu" w:date="2023-06-19T18:47:00Z"/>
                <w:del w:id="1220" w:author="GROSJEAN Kevin" w:date="2023-09-14T16:01:00Z"/>
              </w:rPr>
            </w:pPr>
            <w:del w:id="1221" w:author="GROSJEAN Kevin" w:date="2023-09-14T16:01:00Z">
              <w:r w:rsidRPr="00631DDB" w:rsidDel="00894677">
                <w:delText xml:space="preserve">Date | string | </w:delText>
              </w:r>
              <w:r w:rsidDel="00894677">
                <w:delText>obligatoire</w:delText>
              </w:r>
            </w:del>
            <w:ins w:id="1222" w:author="MAURY Mathieu" w:date="2023-06-19T18:47:00Z">
              <w:del w:id="1223" w:author="GROSJEAN Kevin" w:date="2023-09-14T16:01:00Z">
                <w:r w:rsidR="0028243E" w:rsidDel="00894677">
                  <w:delText>optionnel</w:delText>
                </w:r>
                <w:bookmarkStart w:id="1224" w:name="_Toc145663692"/>
                <w:bookmarkEnd w:id="1224"/>
              </w:del>
            </w:ins>
          </w:p>
          <w:p w14:paraId="755F6411" w14:textId="01374830" w:rsidR="0028243E" w:rsidRPr="00631DDB" w:rsidDel="00894677" w:rsidRDefault="0028243E" w:rsidP="00BA0FC4">
            <w:pPr>
              <w:pStyle w:val="ListPuc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25" w:author="GROSJEAN Kevin" w:date="2023-09-14T16:01:00Z"/>
              </w:rPr>
            </w:pPr>
            <w:ins w:id="1226" w:author="MAURY Mathieu" w:date="2023-06-19T18:47:00Z">
              <w:del w:id="1227" w:author="GROSJEAN Kevin" w:date="2023-09-14T16:01:00Z">
                <w:r w:rsidDel="00894677">
                  <w:delText>Tag | string | optionnel</w:delText>
                </w:r>
              </w:del>
            </w:ins>
            <w:bookmarkStart w:id="1228" w:name="_Toc145663693"/>
            <w:bookmarkEnd w:id="1228"/>
          </w:p>
        </w:tc>
        <w:tc>
          <w:tcPr>
            <w:tcW w:w="2121" w:type="dxa"/>
            <w:vAlign w:val="center"/>
            <w:tcPrChange w:id="1229" w:author="MAURY Mathieu" w:date="2023-06-19T18:48:00Z">
              <w:tcPr>
                <w:tcW w:w="2403" w:type="dxa"/>
                <w:vAlign w:val="center"/>
              </w:tcPr>
            </w:tcPrChange>
          </w:tcPr>
          <w:p w14:paraId="7AC13E44" w14:textId="2613D4CC" w:rsidR="00AE3557" w:rsidDel="00894677" w:rsidRDefault="00483BB5" w:rsidP="002C1D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30" w:author="MAURY Mathieu" w:date="2023-06-19T18:49:00Z"/>
                <w:del w:id="1231" w:author="GROSJEAN Kevin" w:date="2023-09-14T16:01:00Z"/>
              </w:rPr>
            </w:pPr>
            <w:del w:id="1232" w:author="GROSJEAN Kevin" w:date="2023-09-14T16:01:00Z">
              <w:r w:rsidRPr="00631DDB" w:rsidDel="00894677">
                <w:delText xml:space="preserve">Retourne la liste </w:delText>
              </w:r>
              <w:r w:rsidR="004B6B01" w:rsidDel="00894677">
                <w:delText xml:space="preserve">des sites web créés ou mis à jour depuis une </w:delText>
              </w:r>
              <w:r w:rsidR="004B6B01" w:rsidDel="00894677">
                <w:lastRenderedPageBreak/>
                <w:delText>date donnée</w:delText>
              </w:r>
            </w:del>
            <w:ins w:id="1233" w:author="MAURY Mathieu" w:date="2023-06-19T18:48:00Z">
              <w:del w:id="1234" w:author="GROSJEAN Kevin" w:date="2023-09-14T16:01:00Z">
                <w:r w:rsidR="0028243E" w:rsidDel="00894677">
                  <w:delText>, fi</w:delText>
                </w:r>
                <w:r w:rsidR="009440C2" w:rsidDel="00894677">
                  <w:delText>l</w:delText>
                </w:r>
                <w:r w:rsidR="0028243E" w:rsidDel="00894677">
                  <w:delText>trée pour le tag donné</w:delText>
                </w:r>
              </w:del>
            </w:ins>
            <w:del w:id="1235" w:author="GROSJEAN Kevin" w:date="2023-09-14T16:01:00Z">
              <w:r w:rsidR="004B6B01" w:rsidDel="00894677">
                <w:delText xml:space="preserve"> (</w:delText>
              </w:r>
              <w:r w:rsidR="002C1DFA" w:rsidDel="00894677">
                <w:delText>sera notamment utilisé</w:delText>
              </w:r>
              <w:r w:rsidR="004B6B01" w:rsidDel="00894677">
                <w:delText xml:space="preserve"> pour </w:delText>
              </w:r>
              <w:r w:rsidR="002C1DFA" w:rsidDel="00894677">
                <w:delText>mettre à jour les données dans l’</w:delText>
              </w:r>
              <w:r w:rsidR="004B6B01" w:rsidDel="00894677">
                <w:delText>application ScanR)</w:delText>
              </w:r>
            </w:del>
            <w:bookmarkStart w:id="1236" w:name="_Toc145663694"/>
            <w:bookmarkEnd w:id="1236"/>
          </w:p>
          <w:p w14:paraId="678ED416" w14:textId="36B857F0" w:rsidR="00A01CA7" w:rsidRPr="00631DDB" w:rsidDel="00894677" w:rsidRDefault="00672F37" w:rsidP="002C1D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1237" w:author="GROSJEAN Kevin" w:date="2023-09-14T16:01:00Z"/>
              </w:rPr>
            </w:pPr>
            <w:ins w:id="1238" w:author="MAURY Mathieu" w:date="2023-06-19T18:49:00Z">
              <w:del w:id="1239" w:author="GROSJEAN Kevin" w:date="2023-09-14T16:01:00Z">
                <w:r w:rsidDel="00894677">
                  <w:delText>U</w:delText>
                </w:r>
                <w:r w:rsidR="00A01CA7" w:rsidDel="00894677">
                  <w:delText xml:space="preserve">n système de pagination </w:delText>
                </w:r>
                <w:r w:rsidDel="00894677">
                  <w:delText>permettra de gérer</w:delText>
                </w:r>
                <w:r w:rsidR="00A01CA7" w:rsidDel="00894677">
                  <w:delText xml:space="preserve"> le cas d’un grand nombre de résultats à retourner.</w:delText>
                </w:r>
              </w:del>
            </w:ins>
            <w:bookmarkStart w:id="1240" w:name="_Toc145663695"/>
            <w:bookmarkEnd w:id="1240"/>
          </w:p>
        </w:tc>
        <w:bookmarkStart w:id="1241" w:name="_Toc145663696"/>
        <w:bookmarkEnd w:id="1241"/>
      </w:tr>
    </w:tbl>
    <w:p w14:paraId="10FE11FC" w14:textId="1424EAE8" w:rsidR="0023456B" w:rsidRPr="00631DDB" w:rsidRDefault="0023456B" w:rsidP="0023456B">
      <w:pPr>
        <w:pStyle w:val="Heading3"/>
      </w:pPr>
      <w:bookmarkStart w:id="1242" w:name="_Toc145663697"/>
      <w:r w:rsidRPr="00631DDB">
        <w:lastRenderedPageBreak/>
        <w:t>Accès aux données</w:t>
      </w:r>
      <w:r w:rsidR="00631DDB" w:rsidRPr="00631DDB">
        <w:t xml:space="preserve"> et métadonnées du crawl</w:t>
      </w:r>
      <w:bookmarkEnd w:id="1242"/>
    </w:p>
    <w:p w14:paraId="06CD5833" w14:textId="5E77B14B" w:rsidR="00631DDB" w:rsidRPr="00631DDB" w:rsidRDefault="0023456B" w:rsidP="0023456B">
      <w:r w:rsidRPr="00631DDB">
        <w:t>L’accès aux données sera fait à partir de l</w:t>
      </w:r>
      <w:r w:rsidR="00631DDB" w:rsidRPr="00631DDB">
        <w:t>’interface Object Storage du MESR de façon publique.</w:t>
      </w:r>
    </w:p>
    <w:p w14:paraId="6F1FC92E" w14:textId="30AED44D" w:rsidR="00631DDB" w:rsidRDefault="00631DDB" w:rsidP="0023456B">
      <w:r w:rsidRPr="00631DDB">
        <w:t>Une URL par donnée / métadonnée sera disponible et invariante selon le site crawlé</w:t>
      </w:r>
      <w:r>
        <w:t xml:space="preserve"> dans un format JSON.</w:t>
      </w:r>
    </w:p>
    <w:p w14:paraId="4755063D" w14:textId="2D151ECE" w:rsidR="00C6547D" w:rsidRDefault="00C6547D" w:rsidP="0023456B">
      <w:r>
        <w:t xml:space="preserve">Cette URL sera </w:t>
      </w:r>
      <w:r w:rsidR="00686835">
        <w:t>formée</w:t>
      </w:r>
      <w:r>
        <w:t xml:space="preserve"> de telle manière : URL_RACINE/CRAWL_URL/segment.</w:t>
      </w:r>
    </w:p>
    <w:p w14:paraId="56354D04" w14:textId="6A213207" w:rsidR="00C6547D" w:rsidRDefault="00C6547D" w:rsidP="00686835">
      <w:pPr>
        <w:pStyle w:val="ListParagraph"/>
        <w:numPr>
          <w:ilvl w:val="0"/>
          <w:numId w:val="37"/>
        </w:numPr>
      </w:pPr>
      <w:r>
        <w:t>L’url racine sera celle de l’Object Storage OVH fournie par MESR</w:t>
      </w:r>
    </w:p>
    <w:p w14:paraId="286DB5EA" w14:textId="177E2ADC" w:rsidR="00C6547D" w:rsidRDefault="00C6547D" w:rsidP="00686835">
      <w:pPr>
        <w:pStyle w:val="ListParagraph"/>
        <w:numPr>
          <w:ilvl w:val="0"/>
          <w:numId w:val="37"/>
        </w:numPr>
      </w:pPr>
      <w:r>
        <w:t xml:space="preserve">Le Crawl URL sera l’url </w:t>
      </w:r>
      <w:r w:rsidR="00686835">
        <w:t xml:space="preserve">encodée du site web crawlé (ex : </w:t>
      </w:r>
      <w:hyperlink r:id="rId25" w:history="1">
        <w:r w:rsidR="00686835" w:rsidRPr="008F77A3">
          <w:rPr>
            <w:rStyle w:val="Hyperlink"/>
          </w:rPr>
          <w:t>https://www.unistra.fr</w:t>
        </w:r>
      </w:hyperlink>
      <w:r w:rsidR="00686835" w:rsidRPr="00686835">
        <w:rPr>
          <w:bCs/>
        </w:rPr>
        <w:t>)</w:t>
      </w:r>
    </w:p>
    <w:p w14:paraId="7DA46CFD" w14:textId="4B0BFC21" w:rsidR="00686835" w:rsidRDefault="00686835" w:rsidP="00686835">
      <w:pPr>
        <w:pStyle w:val="ListParagraph"/>
        <w:numPr>
          <w:ilvl w:val="0"/>
          <w:numId w:val="37"/>
        </w:numPr>
      </w:pPr>
      <w:r>
        <w:t xml:space="preserve">Le segment sera celui de la métadonnée comme suit : </w:t>
      </w:r>
    </w:p>
    <w:p w14:paraId="23F2002E" w14:textId="77777777" w:rsidR="00631DDB" w:rsidRPr="00631DDB" w:rsidRDefault="00631DDB" w:rsidP="0023456B"/>
    <w:tbl>
      <w:tblPr>
        <w:tblStyle w:val="GridTable4-Accent1"/>
        <w:tblW w:w="7650" w:type="dxa"/>
        <w:tblLayout w:type="fixed"/>
        <w:tblLook w:val="04A0" w:firstRow="1" w:lastRow="0" w:firstColumn="1" w:lastColumn="0" w:noHBand="0" w:noVBand="1"/>
      </w:tblPr>
      <w:tblGrid>
        <w:gridCol w:w="2263"/>
        <w:gridCol w:w="5387"/>
      </w:tblGrid>
      <w:tr w:rsidR="00631DDB" w:rsidRPr="00631DDB" w14:paraId="35F404F7" w14:textId="77777777" w:rsidTr="00631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750F86C0" w14:textId="7B27DC0D" w:rsidR="00631DDB" w:rsidRPr="00631DDB" w:rsidRDefault="00631DDB" w:rsidP="00631DDB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Donnée ou m</w:t>
            </w:r>
            <w:r w:rsidRPr="00631DDB">
              <w:rPr>
                <w:color w:val="FFFFFF" w:themeColor="background1"/>
                <w:sz w:val="18"/>
                <w:szCs w:val="18"/>
              </w:rPr>
              <w:t>étadonnée</w:t>
            </w:r>
          </w:p>
        </w:tc>
        <w:tc>
          <w:tcPr>
            <w:tcW w:w="5387" w:type="dxa"/>
            <w:vAlign w:val="center"/>
          </w:tcPr>
          <w:p w14:paraId="44A879EA" w14:textId="714713D8" w:rsidR="00631DDB" w:rsidRPr="00631DDB" w:rsidRDefault="00631DDB" w:rsidP="00631DD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Segment d’URL</w:t>
            </w:r>
          </w:p>
        </w:tc>
      </w:tr>
      <w:tr w:rsidR="00631DDB" w:rsidRPr="00631DDB" w14:paraId="3DB15924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0CCC8106" w14:textId="2CE3C649" w:rsidR="00631DDB" w:rsidRPr="00631DDB" w:rsidRDefault="00631DDB" w:rsidP="00631DDB">
            <w:pPr>
              <w:jc w:val="left"/>
            </w:pPr>
            <w:r>
              <w:t>Crawl brut</w:t>
            </w:r>
          </w:p>
        </w:tc>
        <w:tc>
          <w:tcPr>
            <w:tcW w:w="5387" w:type="dxa"/>
            <w:vAlign w:val="center"/>
          </w:tcPr>
          <w:p w14:paraId="1C7E8B43" w14:textId="42E759F9" w:rsid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ins w:id="1243" w:author="GROSJEAN Kevin" w:date="2023-09-14T16:02:00Z">
              <w:r w:rsidR="00894677" w:rsidDel="00894677">
                <w:t xml:space="preserve"> </w:t>
              </w:r>
            </w:ins>
            <w:del w:id="1244" w:author="GROSJEAN Kevin" w:date="2023-09-14T16:02:00Z">
              <w:r w:rsidDel="00894677">
                <w:delText>data_</w:delText>
              </w:r>
            </w:del>
            <w:r>
              <w:t>html/*.html</w:t>
            </w:r>
          </w:p>
        </w:tc>
      </w:tr>
      <w:tr w:rsidR="00631DDB" w:rsidRPr="00631DDB" w14:paraId="104414B2" w14:textId="77777777" w:rsidTr="00631DDB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6D6F4BA3" w14:textId="77777777" w:rsidR="00631DDB" w:rsidRPr="00631DDB" w:rsidRDefault="00631DDB" w:rsidP="00631DDB">
            <w:pPr>
              <w:jc w:val="left"/>
            </w:pPr>
            <w:r w:rsidRPr="00631DDB">
              <w:t>RGAA</w:t>
            </w:r>
          </w:p>
        </w:tc>
        <w:tc>
          <w:tcPr>
            <w:tcW w:w="5387" w:type="dxa"/>
            <w:vAlign w:val="center"/>
          </w:tcPr>
          <w:p w14:paraId="2B65BD0E" w14:textId="6A4B139B" w:rsidR="00631DDB" w:rsidRPr="00631DDB" w:rsidRDefault="00631DDB" w:rsidP="00631D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accessibilty.json</w:t>
            </w:r>
            <w:proofErr w:type="spellEnd"/>
            <w:proofErr w:type="gramEnd"/>
          </w:p>
        </w:tc>
      </w:tr>
      <w:tr w:rsidR="00631DDB" w:rsidRPr="00631DDB" w14:paraId="2859F2DD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1EDA99CD" w14:textId="77777777" w:rsidR="00631DDB" w:rsidRPr="00631DDB" w:rsidRDefault="00631DDB" w:rsidP="00631DDB">
            <w:pPr>
              <w:jc w:val="left"/>
            </w:pPr>
            <w:r w:rsidRPr="00631DDB">
              <w:t>Flux RSS</w:t>
            </w:r>
          </w:p>
        </w:tc>
        <w:tc>
          <w:tcPr>
            <w:tcW w:w="5387" w:type="dxa"/>
            <w:vAlign w:val="center"/>
          </w:tcPr>
          <w:p w14:paraId="56400F72" w14:textId="40F9CB82" w:rsidR="00631DDB" w:rsidRP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rssFeeds.json</w:t>
            </w:r>
            <w:proofErr w:type="spellEnd"/>
          </w:p>
        </w:tc>
      </w:tr>
      <w:tr w:rsidR="00631DDB" w:rsidRPr="00631DDB" w14:paraId="7E3B38ED" w14:textId="77777777" w:rsidTr="00631DDB">
        <w:trPr>
          <w:trHeight w:val="1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1DC6CF3F" w14:textId="77777777" w:rsidR="00631DDB" w:rsidRPr="00631DDB" w:rsidRDefault="00631DDB" w:rsidP="00631DDB">
            <w:pPr>
              <w:jc w:val="left"/>
            </w:pPr>
            <w:r w:rsidRPr="00631DDB">
              <w:t>Réseaux sociaux</w:t>
            </w:r>
          </w:p>
        </w:tc>
        <w:tc>
          <w:tcPr>
            <w:tcW w:w="5387" w:type="dxa"/>
            <w:vAlign w:val="center"/>
          </w:tcPr>
          <w:p w14:paraId="1D530C52" w14:textId="66563750" w:rsidR="00631DDB" w:rsidRPr="00631DDB" w:rsidRDefault="00631DDB" w:rsidP="00631D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socials.json</w:t>
            </w:r>
            <w:proofErr w:type="spellEnd"/>
            <w:proofErr w:type="gramEnd"/>
          </w:p>
        </w:tc>
      </w:tr>
      <w:tr w:rsidR="00631DDB" w:rsidRPr="00631DDB" w14:paraId="06BFE633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103C825" w14:textId="77777777" w:rsidR="00631DDB" w:rsidRPr="00631DDB" w:rsidRDefault="00631DDB" w:rsidP="00631DDB">
            <w:pPr>
              <w:jc w:val="left"/>
            </w:pPr>
            <w:r w:rsidRPr="00631DDB">
              <w:t>Technologies utilisées et trackers</w:t>
            </w:r>
          </w:p>
        </w:tc>
        <w:tc>
          <w:tcPr>
            <w:tcW w:w="5387" w:type="dxa"/>
            <w:vAlign w:val="center"/>
          </w:tcPr>
          <w:p w14:paraId="7261DC07" w14:textId="56510EB1" w:rsidR="00631DDB" w:rsidRP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technologies</w:t>
            </w:r>
            <w:ins w:id="1245" w:author="GROSJEAN Kevin" w:date="2023-09-14T16:02:00Z">
              <w:r w:rsidR="00731965">
                <w:t>_and_</w:t>
              </w:r>
              <w:proofErr w:type="gramStart"/>
              <w:r w:rsidR="00731965">
                <w:t>trackers</w:t>
              </w:r>
            </w:ins>
            <w:r>
              <w:t>.json</w:t>
            </w:r>
            <w:proofErr w:type="spellEnd"/>
            <w:proofErr w:type="gramEnd"/>
          </w:p>
        </w:tc>
      </w:tr>
      <w:tr w:rsidR="00631DDB" w:rsidRPr="00631DDB" w14:paraId="785EF2AF" w14:textId="77777777" w:rsidTr="00631DDB">
        <w:trPr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0AEED765" w14:textId="77777777" w:rsidR="00631DDB" w:rsidRPr="00631DDB" w:rsidRDefault="00631DDB" w:rsidP="00631DDB">
            <w:pPr>
              <w:jc w:val="left"/>
            </w:pPr>
            <w:r w:rsidRPr="00631DDB">
              <w:t>Responsive</w:t>
            </w:r>
          </w:p>
        </w:tc>
        <w:tc>
          <w:tcPr>
            <w:tcW w:w="5387" w:type="dxa"/>
            <w:vAlign w:val="center"/>
          </w:tcPr>
          <w:p w14:paraId="3678D2B4" w14:textId="6D9638FF" w:rsidR="00631DDB" w:rsidRPr="00631DDB" w:rsidRDefault="00631DDB" w:rsidP="00631D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del w:id="1246" w:author="GROSJEAN Kevin" w:date="2023-09-14T16:02:00Z">
              <w:r w:rsidDel="00731965">
                <w:delText>mobileFriendly</w:delText>
              </w:r>
            </w:del>
            <w:proofErr w:type="gramStart"/>
            <w:ins w:id="1247" w:author="GROSJEAN Kevin" w:date="2023-09-14T16:02:00Z">
              <w:r w:rsidR="00731965">
                <w:t>responsiveness</w:t>
              </w:r>
            </w:ins>
            <w:r>
              <w:t>.json</w:t>
            </w:r>
            <w:proofErr w:type="spellEnd"/>
            <w:proofErr w:type="gramEnd"/>
          </w:p>
        </w:tc>
      </w:tr>
      <w:tr w:rsidR="00631DDB" w:rsidRPr="00631DDB" w14:paraId="2F34B2C4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6D910FD8" w14:textId="77777777" w:rsidR="00631DDB" w:rsidRPr="00631DDB" w:rsidRDefault="00631DDB" w:rsidP="00631DDB">
            <w:pPr>
              <w:jc w:val="left"/>
            </w:pPr>
            <w:r w:rsidRPr="00631DDB">
              <w:t>Bonnes pratiques web</w:t>
            </w:r>
          </w:p>
        </w:tc>
        <w:tc>
          <w:tcPr>
            <w:tcW w:w="5387" w:type="dxa"/>
            <w:vAlign w:val="center"/>
          </w:tcPr>
          <w:p w14:paraId="08758A38" w14:textId="6A9F896B" w:rsidR="00631DDB" w:rsidRP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del w:id="1248" w:author="GROSJEAN Kevin" w:date="2023-09-14T16:02:00Z">
              <w:r w:rsidDel="00731965">
                <w:delText>webPracticies</w:delText>
              </w:r>
            </w:del>
            <w:ins w:id="1249" w:author="GROSJEAN Kevin" w:date="2023-09-14T16:02:00Z">
              <w:r w:rsidR="00731965">
                <w:t>good_</w:t>
              </w:r>
              <w:proofErr w:type="gramStart"/>
              <w:r w:rsidR="00731965">
                <w:t>practices</w:t>
              </w:r>
            </w:ins>
            <w:r>
              <w:t>.json</w:t>
            </w:r>
            <w:proofErr w:type="spellEnd"/>
            <w:proofErr w:type="gramEnd"/>
          </w:p>
        </w:tc>
      </w:tr>
      <w:tr w:rsidR="00631DDB" w:rsidRPr="00631DDB" w14:paraId="27C184DD" w14:textId="77777777" w:rsidTr="00631DDB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13BAD615" w14:textId="77777777" w:rsidR="00631DDB" w:rsidRPr="00631DDB" w:rsidRDefault="00631DDB" w:rsidP="00631DDB">
            <w:pPr>
              <w:jc w:val="left"/>
            </w:pPr>
            <w:r w:rsidRPr="00631DDB">
              <w:t>Multilinguisme</w:t>
            </w:r>
          </w:p>
        </w:tc>
        <w:tc>
          <w:tcPr>
            <w:tcW w:w="5387" w:type="dxa"/>
            <w:vAlign w:val="center"/>
          </w:tcPr>
          <w:p w14:paraId="76EC021E" w14:textId="6EEFB8CC" w:rsidR="00631DDB" w:rsidRPr="00631DDB" w:rsidRDefault="00631DDB" w:rsidP="00631D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languages.json</w:t>
            </w:r>
            <w:proofErr w:type="spellEnd"/>
            <w:proofErr w:type="gramEnd"/>
          </w:p>
        </w:tc>
      </w:tr>
      <w:tr w:rsidR="00631DDB" w:rsidRPr="00631DDB" w14:paraId="54AE4D40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612D199" w14:textId="77777777" w:rsidR="00631DDB" w:rsidRPr="00631DDB" w:rsidRDefault="00631DDB" w:rsidP="00631DDB">
            <w:pPr>
              <w:jc w:val="left"/>
            </w:pPr>
            <w:r w:rsidRPr="00631DDB">
              <w:lastRenderedPageBreak/>
              <w:t>Empreinte carbone</w:t>
            </w:r>
          </w:p>
        </w:tc>
        <w:tc>
          <w:tcPr>
            <w:tcW w:w="5387" w:type="dxa"/>
            <w:vAlign w:val="center"/>
          </w:tcPr>
          <w:p w14:paraId="243E49EC" w14:textId="3DE5D09A" w:rsidR="00631DDB" w:rsidRP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del w:id="1250" w:author="GROSJEAN Kevin" w:date="2023-09-14T16:03:00Z">
              <w:r w:rsidDel="00731965">
                <w:delText>carbonIndices</w:delText>
              </w:r>
            </w:del>
            <w:ins w:id="1251" w:author="GROSJEAN Kevin" w:date="2023-09-14T16:03:00Z">
              <w:r w:rsidR="00731965">
                <w:t>carbon_</w:t>
              </w:r>
              <w:proofErr w:type="gramStart"/>
              <w:r w:rsidR="00731965">
                <w:t>footprint</w:t>
              </w:r>
            </w:ins>
            <w:r>
              <w:t>.json</w:t>
            </w:r>
            <w:proofErr w:type="spellEnd"/>
            <w:proofErr w:type="gramEnd"/>
          </w:p>
        </w:tc>
      </w:tr>
      <w:tr w:rsidR="00631DDB" w:rsidRPr="00631DDB" w14:paraId="0C62F1D6" w14:textId="77777777" w:rsidTr="00631DDB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DD6801E" w14:textId="77777777" w:rsidR="00631DDB" w:rsidRPr="00631DDB" w:rsidRDefault="00631DDB" w:rsidP="00631DDB">
            <w:pPr>
              <w:jc w:val="left"/>
            </w:pPr>
            <w:r w:rsidRPr="00631DDB">
              <w:t>Liens sortants</w:t>
            </w:r>
          </w:p>
        </w:tc>
        <w:tc>
          <w:tcPr>
            <w:tcW w:w="5387" w:type="dxa"/>
            <w:vAlign w:val="center"/>
          </w:tcPr>
          <w:p w14:paraId="06CBFC8F" w14:textId="7765443A" w:rsidR="00631DDB" w:rsidRPr="00631DDB" w:rsidRDefault="00631DDB" w:rsidP="00631D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externalLinks.json</w:t>
            </w:r>
            <w:proofErr w:type="spellEnd"/>
          </w:p>
        </w:tc>
      </w:tr>
      <w:tr w:rsidR="00631DDB" w:rsidRPr="00631DDB" w14:paraId="3C33F062" w14:textId="77777777" w:rsidTr="00631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AE44FF8" w14:textId="77777777" w:rsidR="00631DDB" w:rsidRPr="00631DDB" w:rsidRDefault="00631DDB" w:rsidP="00631DDB">
            <w:pPr>
              <w:jc w:val="left"/>
            </w:pPr>
            <w:r w:rsidRPr="00631DDB">
              <w:t>Utilisation du design system de l'État</w:t>
            </w:r>
          </w:p>
        </w:tc>
        <w:tc>
          <w:tcPr>
            <w:tcW w:w="5387" w:type="dxa"/>
            <w:vAlign w:val="center"/>
          </w:tcPr>
          <w:p w14:paraId="7B085B7B" w14:textId="18F4889C" w:rsidR="00631DDB" w:rsidRPr="00631DDB" w:rsidRDefault="00631DDB" w:rsidP="00631DD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FrenchDesignSystem.json</w:t>
            </w:r>
            <w:proofErr w:type="spellEnd"/>
          </w:p>
        </w:tc>
      </w:tr>
    </w:tbl>
    <w:p w14:paraId="04840A74" w14:textId="77777777" w:rsidR="00631DDB" w:rsidRPr="00631DDB" w:rsidRDefault="00631DDB" w:rsidP="0023456B"/>
    <w:p w14:paraId="0040B0F1" w14:textId="688BDBCC" w:rsidR="00631DDB" w:rsidRDefault="002964AD" w:rsidP="002964AD">
      <w:pPr>
        <w:pStyle w:val="Heading2"/>
      </w:pPr>
      <w:bookmarkStart w:id="1252" w:name="_Toc145663698"/>
      <w:r>
        <w:t>Traitements automatiques</w:t>
      </w:r>
      <w:bookmarkEnd w:id="1252"/>
    </w:p>
    <w:p w14:paraId="2A5C4B2A" w14:textId="18C8C4AE" w:rsidR="002964AD" w:rsidRDefault="002964AD" w:rsidP="002964AD">
      <w:r>
        <w:t xml:space="preserve">Un traitement automatique est prévu </w:t>
      </w:r>
      <w:r w:rsidRPr="002964AD">
        <w:rPr>
          <w:highlight w:val="yellow"/>
        </w:rPr>
        <w:t>à une fréquence à définir</w:t>
      </w:r>
      <w:r>
        <w:t xml:space="preserve"> et qui permet de relancer les traitements pour tous les sites web n’ayant pas été mis à jour depuis une certaine date / durée.</w:t>
      </w:r>
    </w:p>
    <w:p w14:paraId="34414D75" w14:textId="77777777" w:rsidR="009F5767" w:rsidRDefault="009F5767" w:rsidP="002964AD"/>
    <w:p w14:paraId="2621C3E9" w14:textId="5DAA62F1" w:rsidR="009F5767" w:rsidRDefault="009F5767" w:rsidP="009F5767">
      <w:pPr>
        <w:pStyle w:val="Heading2"/>
      </w:pPr>
      <w:bookmarkStart w:id="1253" w:name="_Toc145663699"/>
      <w:r>
        <w:t xml:space="preserve">Interaction avec l’application </w:t>
      </w:r>
      <w:proofErr w:type="spellStart"/>
      <w:r>
        <w:t>ScanR</w:t>
      </w:r>
      <w:bookmarkEnd w:id="1253"/>
      <w:proofErr w:type="spellEnd"/>
    </w:p>
    <w:p w14:paraId="336B7E1B" w14:textId="11FD0C28" w:rsidR="009F5767" w:rsidRDefault="009F5767" w:rsidP="009F5767">
      <w:r>
        <w:t xml:space="preserve">Dans le cadre du développement d’un module autonome de crawl, il est nécessaire de </w:t>
      </w:r>
      <w:r w:rsidR="007005D8">
        <w:t>redéfinir</w:t>
      </w:r>
      <w:r>
        <w:t xml:space="preserve"> les interactions avec l’application </w:t>
      </w:r>
      <w:proofErr w:type="spellStart"/>
      <w:r>
        <w:t>ScanR</w:t>
      </w:r>
      <w:proofErr w:type="spellEnd"/>
      <w:r>
        <w:t xml:space="preserve"> pour que cette dernière puisse disposer des informations du crawl.</w:t>
      </w:r>
    </w:p>
    <w:p w14:paraId="514B9E2D" w14:textId="6F993C47" w:rsidR="009F5767" w:rsidRDefault="009F5767" w:rsidP="009F5767">
      <w:r>
        <w:t xml:space="preserve">Pour cela, trois modifications seront réalisées : </w:t>
      </w:r>
    </w:p>
    <w:p w14:paraId="4D836621" w14:textId="5671F6BB" w:rsidR="009F5767" w:rsidRDefault="009F5767" w:rsidP="009F5767">
      <w:pPr>
        <w:pStyle w:val="ListParagraph"/>
        <w:numPr>
          <w:ilvl w:val="0"/>
          <w:numId w:val="37"/>
        </w:numPr>
      </w:pPr>
      <w:r>
        <w:t>Mise à jour du processus d’import des structures</w:t>
      </w:r>
    </w:p>
    <w:p w14:paraId="1A549724" w14:textId="5834D26A" w:rsidR="009F5767" w:rsidRDefault="009F5767" w:rsidP="009F5767">
      <w:pPr>
        <w:pStyle w:val="ListParagraph"/>
        <w:numPr>
          <w:ilvl w:val="1"/>
          <w:numId w:val="37"/>
        </w:numPr>
      </w:pPr>
      <w:r>
        <w:t>Lors de l’import d’une structure, l’application interrogera le crawler pour savoir si l’url de la structure a été crawlée</w:t>
      </w:r>
    </w:p>
    <w:p w14:paraId="2188C112" w14:textId="02E41736" w:rsidR="009F5767" w:rsidRDefault="009F5767" w:rsidP="009F5767">
      <w:pPr>
        <w:pStyle w:val="ListParagraph"/>
        <w:numPr>
          <w:ilvl w:val="1"/>
          <w:numId w:val="37"/>
        </w:numPr>
      </w:pPr>
      <w:r>
        <w:t>Si c’est le cas, elle ne fait rien de plus</w:t>
      </w:r>
    </w:p>
    <w:p w14:paraId="58F9CD9A" w14:textId="7C7CBB92" w:rsidR="009F5767" w:rsidRDefault="009F5767" w:rsidP="009F5767">
      <w:pPr>
        <w:pStyle w:val="ListParagraph"/>
        <w:numPr>
          <w:ilvl w:val="1"/>
          <w:numId w:val="37"/>
        </w:numPr>
        <w:rPr>
          <w:ins w:id="1254" w:author="MAURY Mathieu" w:date="2023-06-19T18:53:00Z"/>
        </w:rPr>
      </w:pPr>
      <w:r>
        <w:t>Si ce n’est pas le cas, elle appellera la méthode pour demander le crawl de l’URL avec les options prédéfinies</w:t>
      </w:r>
    </w:p>
    <w:p w14:paraId="3491D9AC" w14:textId="0F4EAD1C" w:rsidR="006A615F" w:rsidRDefault="006A615F">
      <w:pPr>
        <w:pStyle w:val="ListParagraph"/>
        <w:numPr>
          <w:ilvl w:val="2"/>
          <w:numId w:val="37"/>
        </w:numPr>
        <w:pPrChange w:id="1255" w:author="MAURY Mathieu" w:date="2023-06-19T18:53:00Z">
          <w:pPr>
            <w:pStyle w:val="ListParagraph"/>
            <w:numPr>
              <w:ilvl w:val="1"/>
              <w:numId w:val="37"/>
            </w:numPr>
            <w:ind w:left="1440" w:hanging="360"/>
          </w:pPr>
        </w:pPrChange>
      </w:pPr>
      <w:ins w:id="1256" w:author="MAURY Mathieu" w:date="2023-06-19T18:53:00Z">
        <w:r>
          <w:t>La règle du crawler existant sera reprise, à savoir la définition de l’URL sur le site racine ou sur une sous-page. Appliquer des paramètres différents suivant le cas.</w:t>
        </w:r>
      </w:ins>
    </w:p>
    <w:p w14:paraId="02C7C6B6" w14:textId="16762558" w:rsidR="009F5767" w:rsidRDefault="009F5767" w:rsidP="009F5767">
      <w:pPr>
        <w:pStyle w:val="ListParagraph"/>
        <w:numPr>
          <w:ilvl w:val="0"/>
          <w:numId w:val="37"/>
        </w:numPr>
      </w:pPr>
      <w:r>
        <w:t>Mise à jour du processus d’indexation des structures</w:t>
      </w:r>
    </w:p>
    <w:p w14:paraId="3D95C4E2" w14:textId="71C1C8F7" w:rsidR="009F5767" w:rsidRDefault="009F5767" w:rsidP="009F5767">
      <w:pPr>
        <w:pStyle w:val="ListParagraph"/>
        <w:numPr>
          <w:ilvl w:val="1"/>
          <w:numId w:val="37"/>
        </w:numPr>
      </w:pPr>
      <w:r>
        <w:t>Lors de l’indexation d’une structure, l’application interrogera le crawler pour savoir si l’url de la structure a été crawlée</w:t>
      </w:r>
    </w:p>
    <w:p w14:paraId="33A5452F" w14:textId="0297EA4B" w:rsidR="009F5767" w:rsidRDefault="009F5767" w:rsidP="009F5767">
      <w:pPr>
        <w:pStyle w:val="ListParagraph"/>
        <w:numPr>
          <w:ilvl w:val="1"/>
          <w:numId w:val="37"/>
        </w:numPr>
      </w:pPr>
      <w:r>
        <w:t>Si c’est le cas, elle récupèrera les données brutes du crawl et les indexera telles quelles comme actuellement (voir documentation générale pour plus de détails)</w:t>
      </w:r>
    </w:p>
    <w:p w14:paraId="2745D262" w14:textId="5BBDFF6F" w:rsidR="009F5767" w:rsidRDefault="009F5767" w:rsidP="009F5767">
      <w:pPr>
        <w:pStyle w:val="ListParagraph"/>
        <w:numPr>
          <w:ilvl w:val="1"/>
          <w:numId w:val="37"/>
        </w:numPr>
      </w:pPr>
      <w:r>
        <w:t>Si elle n’existe pas, elle n’indexe pas les données</w:t>
      </w:r>
    </w:p>
    <w:p w14:paraId="6716B818" w14:textId="23885B92" w:rsidR="009F5767" w:rsidRDefault="009F5767" w:rsidP="009F5767">
      <w:pPr>
        <w:pStyle w:val="ListParagraph"/>
        <w:numPr>
          <w:ilvl w:val="0"/>
          <w:numId w:val="37"/>
        </w:numPr>
      </w:pPr>
      <w:r>
        <w:t xml:space="preserve">Ajout d’un nouveau processus de mise à jour des données des sites web </w:t>
      </w:r>
    </w:p>
    <w:p w14:paraId="2E4005E1" w14:textId="733E8FEF" w:rsidR="009F5767" w:rsidRPr="009F5767" w:rsidRDefault="009F5767" w:rsidP="009F5767">
      <w:pPr>
        <w:pStyle w:val="ListParagraph"/>
        <w:numPr>
          <w:ilvl w:val="1"/>
          <w:numId w:val="37"/>
        </w:numPr>
      </w:pPr>
      <w:r>
        <w:t xml:space="preserve">Afin de rafraichir les données indexées sur les sites web (intégrées dans les structures), l’application interrogera tous les </w:t>
      </w:r>
      <w:r w:rsidRPr="009F5767">
        <w:rPr>
          <w:highlight w:val="yellow"/>
        </w:rPr>
        <w:t>xx temps</w:t>
      </w:r>
      <w:r>
        <w:t xml:space="preserve"> </w:t>
      </w:r>
      <w:r w:rsidR="007005D8">
        <w:t>le crawler, pour demander les sites web ayant été mis à jour depuis une certaine date afin de réindexer cette donnée rafraichie</w:t>
      </w:r>
    </w:p>
    <w:sectPr w:rsidR="009F5767" w:rsidRPr="009F5767" w:rsidSect="00B06C1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701" w:right="707" w:bottom="1531" w:left="1418" w:header="431" w:footer="374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0" w:author="MAURY Mathieu" w:date="2023-06-26T16:36:00Z" w:initials="MM">
    <w:p w14:paraId="54FA63C5" w14:textId="77777777" w:rsidR="00AA085D" w:rsidRDefault="00AA085D" w:rsidP="00F362AC">
      <w:pPr>
        <w:pStyle w:val="CommentText"/>
        <w:jc w:val="left"/>
      </w:pPr>
      <w:r>
        <w:rPr>
          <w:rStyle w:val="CommentReference"/>
        </w:rPr>
        <w:annotationRef/>
      </w:r>
      <w:r>
        <w:t>Ajouter une méta pour la date de création ?</w:t>
      </w:r>
    </w:p>
  </w:comment>
  <w:comment w:id="610" w:author="PAN Yilei" w:date="2023-07-18T10:45:00Z" w:initials="PY">
    <w:p w14:paraId="7638194B" w14:textId="77777777" w:rsidR="00894677" w:rsidRDefault="00894677" w:rsidP="00894677">
      <w:pPr>
        <w:pStyle w:val="CommentText"/>
        <w:jc w:val="left"/>
      </w:pPr>
      <w:r>
        <w:rPr>
          <w:rStyle w:val="CommentReference"/>
        </w:rPr>
        <w:annotationRef/>
      </w:r>
      <w:r>
        <w:t>Nous pouvons potentiellement avoir un champ 'date' et un champ 'heure' pour faciliter le relancement par date</w:t>
      </w:r>
    </w:p>
  </w:comment>
  <w:comment w:id="904" w:author="MAURY Mathieu" w:date="2023-06-26T16:45:00Z" w:initials="MM">
    <w:p w14:paraId="4764ED25" w14:textId="77777777" w:rsidR="00AA085D" w:rsidRDefault="00AA085D" w:rsidP="0004371D">
      <w:pPr>
        <w:pStyle w:val="CommentText"/>
        <w:jc w:val="left"/>
      </w:pPr>
      <w:r>
        <w:rPr>
          <w:rStyle w:val="CommentReference"/>
        </w:rPr>
        <w:annotationRef/>
      </w:r>
      <w:r>
        <w:t>Delete de quoi ?</w:t>
      </w:r>
    </w:p>
  </w:comment>
  <w:comment w:id="920" w:author="MAURY Mathieu" w:date="2023-06-26T16:46:00Z" w:initials="MM">
    <w:p w14:paraId="29A4503F" w14:textId="77777777" w:rsidR="002D3039" w:rsidRDefault="002D3039" w:rsidP="002B37FA">
      <w:pPr>
        <w:pStyle w:val="CommentText"/>
        <w:jc w:val="left"/>
      </w:pPr>
      <w:r>
        <w:rPr>
          <w:rStyle w:val="CommentReference"/>
        </w:rPr>
        <w:annotationRef/>
      </w:r>
      <w:r>
        <w:t>Si pas de paramètre, on fait quoi ? Uniquement les en cours ?, tous les traitements 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FA63C5" w15:done="0"/>
  <w15:commentEx w15:paraId="7638194B" w15:done="0"/>
  <w15:commentEx w15:paraId="4764ED25" w15:done="0"/>
  <w15:commentEx w15:paraId="29A45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443D00" w16cex:dateUtc="2023-06-26T14:36:00Z"/>
  <w16cex:commentExtensible w16cex:durableId="2860EBDF" w16cex:dateUtc="2023-07-18T08:45:00Z"/>
  <w16cex:commentExtensible w16cex:durableId="28443F1C" w16cex:dateUtc="2023-06-26T14:45:00Z"/>
  <w16cex:commentExtensible w16cex:durableId="28443F6C" w16cex:dateUtc="2023-06-26T14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FA63C5" w16cid:durableId="28443D00"/>
  <w16cid:commentId w16cid:paraId="7638194B" w16cid:durableId="2860EBDF"/>
  <w16cid:commentId w16cid:paraId="4764ED25" w16cid:durableId="28443F1C"/>
  <w16cid:commentId w16cid:paraId="29A4503F" w16cid:durableId="28443F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365B4" w14:textId="77777777" w:rsidR="0024555E" w:rsidRDefault="0024555E">
      <w:r>
        <w:separator/>
      </w:r>
    </w:p>
  </w:endnote>
  <w:endnote w:type="continuationSeparator" w:id="0">
    <w:p w14:paraId="5944B1DA" w14:textId="77777777" w:rsidR="0024555E" w:rsidRDefault="00245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A18C9" w14:textId="77777777" w:rsidR="0028026C" w:rsidRDefault="002802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F9EFF" w14:textId="77777777" w:rsidR="00ED30F4" w:rsidRPr="00447F4F" w:rsidRDefault="00ED30F4" w:rsidP="00ED30F4">
    <w:pPr>
      <w:pStyle w:val="Footer"/>
    </w:pPr>
    <w:r w:rsidRPr="00447F4F">
      <w:t xml:space="preserve">Page </w:t>
    </w:r>
    <w:r w:rsidRPr="00447F4F">
      <w:fldChar w:fldCharType="begin"/>
    </w:r>
    <w:r w:rsidRPr="00447F4F">
      <w:instrText xml:space="preserve"> PAGE </w:instrText>
    </w:r>
    <w:r w:rsidRPr="00447F4F">
      <w:fldChar w:fldCharType="separate"/>
    </w:r>
    <w:r w:rsidR="00DE6B57">
      <w:t>5</w:t>
    </w:r>
    <w:r w:rsidRPr="00447F4F">
      <w:fldChar w:fldCharType="end"/>
    </w:r>
    <w:r w:rsidRPr="00447F4F">
      <w:t xml:space="preserve"> / </w:t>
    </w:r>
    <w:fldSimple w:instr=" NUMPAGES  \* MERGEFORMAT ">
      <w:r w:rsidR="00DE6B57">
        <w:t>5</w:t>
      </w:r>
    </w:fldSimple>
    <w:r w:rsidRPr="00447F4F">
      <w:drawing>
        <wp:anchor distT="0" distB="0" distL="114300" distR="114300" simplePos="0" relativeHeight="251675136" behindDoc="0" locked="0" layoutInCell="1" allowOverlap="1" wp14:anchorId="2ACBBD2B" wp14:editId="6524F043">
          <wp:simplePos x="0" y="0"/>
          <wp:positionH relativeFrom="column">
            <wp:posOffset>4680585</wp:posOffset>
          </wp:positionH>
          <wp:positionV relativeFrom="paragraph">
            <wp:posOffset>0</wp:posOffset>
          </wp:positionV>
          <wp:extent cx="1753200" cy="439200"/>
          <wp:effectExtent l="0" t="0" r="0" b="0"/>
          <wp:wrapSquare wrapText="bothSides"/>
          <wp:docPr id="1484749097" name="Image 14847490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3200" cy="43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D37A13" w14:textId="77777777" w:rsidR="002C1B76" w:rsidRDefault="002C1B7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E32D0" w14:textId="77777777" w:rsidR="0028026C" w:rsidRDefault="002802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95A71" w14:textId="77777777" w:rsidR="0024555E" w:rsidRDefault="0024555E">
      <w:r>
        <w:separator/>
      </w:r>
    </w:p>
  </w:footnote>
  <w:footnote w:type="continuationSeparator" w:id="0">
    <w:p w14:paraId="7CB1B509" w14:textId="77777777" w:rsidR="0024555E" w:rsidRDefault="0024555E">
      <w:r>
        <w:continuationSeparator/>
      </w:r>
    </w:p>
  </w:footnote>
  <w:footnote w:id="1">
    <w:p w14:paraId="3FEBA870" w14:textId="602DC108" w:rsidR="004B2929" w:rsidRPr="006169EA" w:rsidRDefault="004B2929">
      <w:pPr>
        <w:pStyle w:val="FootnoteText"/>
      </w:pPr>
      <w:r>
        <w:rPr>
          <w:rStyle w:val="FootnoteReference"/>
        </w:rPr>
        <w:footnoteRef/>
      </w:r>
      <w:r w:rsidRPr="00FA2B3F">
        <w:t xml:space="preserve"> Récupération de la donnée u</w:t>
      </w:r>
      <w:r>
        <w:t>niquement sur la page correspondante à l’URL fournie</w:t>
      </w:r>
      <w:ins w:id="93" w:author="MAURY Mathieu" w:date="2023-06-19T17:28:00Z">
        <w:r w:rsidR="006169EA">
          <w:t xml:space="preserve">. </w:t>
        </w:r>
        <w:r w:rsidR="006169EA" w:rsidRPr="006169EA">
          <w:t xml:space="preserve">Paramétrable via un entier </w:t>
        </w:r>
        <w:r w:rsidR="006169EA" w:rsidRPr="006169EA">
          <w:rPr>
            <w:rPrChange w:id="94" w:author="MAURY Mathieu" w:date="2023-06-19T17:29:00Z">
              <w:rPr>
                <w:lang w:val="en-US"/>
              </w:rPr>
            </w:rPrChange>
          </w:rPr>
          <w:t xml:space="preserve">“depth” (0 correspondant à </w:t>
        </w:r>
      </w:ins>
      <w:ins w:id="95" w:author="MAURY Mathieu" w:date="2023-06-19T17:29:00Z">
        <w:r w:rsidR="006169EA">
          <w:t>« </w:t>
        </w:r>
      </w:ins>
      <w:ins w:id="96" w:author="MAURY Mathieu" w:date="2023-06-19T17:28:00Z">
        <w:r w:rsidR="006169EA" w:rsidRPr="006169EA">
          <w:rPr>
            <w:rPrChange w:id="97" w:author="MAURY Mathieu" w:date="2023-06-19T17:29:00Z">
              <w:rPr>
                <w:lang w:val="en-US"/>
              </w:rPr>
            </w:rPrChange>
          </w:rPr>
          <w:t xml:space="preserve">Uniquement à </w:t>
        </w:r>
      </w:ins>
      <w:ins w:id="98" w:author="MAURY Mathieu" w:date="2023-06-19T17:29:00Z">
        <w:r w:rsidR="006169EA" w:rsidRPr="006169EA">
          <w:rPr>
            <w:rPrChange w:id="99" w:author="MAURY Mathieu" w:date="2023-06-19T17:29:00Z">
              <w:rPr>
                <w:lang w:val="en-US"/>
              </w:rPr>
            </w:rPrChange>
          </w:rPr>
          <w:t>la</w:t>
        </w:r>
        <w:r w:rsidR="006169EA">
          <w:t xml:space="preserve"> racine du site »</w:t>
        </w:r>
      </w:ins>
      <w:ins w:id="100" w:author="MAURY Mathieu" w:date="2023-06-19T17:28:00Z">
        <w:r w:rsidR="006169EA" w:rsidRPr="006169EA">
          <w:rPr>
            <w:rPrChange w:id="101" w:author="MAURY Mathieu" w:date="2023-06-19T17:29:00Z">
              <w:rPr>
                <w:lang w:val="en-US"/>
              </w:rPr>
            </w:rPrChange>
          </w:rPr>
          <w:t>)</w:t>
        </w:r>
      </w:ins>
    </w:p>
  </w:footnote>
  <w:footnote w:id="2">
    <w:p w14:paraId="7F0F627C" w14:textId="2717A46E" w:rsidR="00C007F1" w:rsidRPr="00C007F1" w:rsidRDefault="00C007F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007F1">
        <w:rPr>
          <w:lang w:val="en-US"/>
        </w:rPr>
        <w:t xml:space="preserve"> </w:t>
      </w:r>
      <w:r w:rsidR="00465390">
        <w:fldChar w:fldCharType="begin"/>
      </w:r>
      <w:r w:rsidR="00465390" w:rsidRPr="00096B95">
        <w:rPr>
          <w:lang w:val="en-US"/>
          <w:rPrChange w:id="195" w:author="MAURY Mathieu" w:date="2023-06-19T17:19:00Z">
            <w:rPr/>
          </w:rPrChange>
        </w:rPr>
        <w:instrText>HYPERLINK "https://www.websitecarbon.com/how-does-it-work/"</w:instrText>
      </w:r>
      <w:r w:rsidR="00465390">
        <w:fldChar w:fldCharType="separate"/>
      </w:r>
      <w:r w:rsidRPr="00C007F1">
        <w:rPr>
          <w:rStyle w:val="Hyperlink"/>
          <w:lang w:val="en-US"/>
        </w:rPr>
        <w:t>How does it work? - Website Carbon Calculator</w:t>
      </w:r>
      <w:r w:rsidR="00465390">
        <w:rPr>
          <w:rStyle w:val="Hyperlink"/>
          <w:lang w:val="en-US"/>
        </w:rP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5D2A8" w14:textId="77777777" w:rsidR="0028026C" w:rsidRDefault="002802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E3C98" w14:textId="132FE7D3" w:rsidR="00F35DDB" w:rsidRPr="002D50AC" w:rsidRDefault="00393ECD" w:rsidP="002D50AC">
    <w:pPr>
      <w:pStyle w:val="Header"/>
    </w:pPr>
    <w:r>
      <w:fldChar w:fldCharType="begin"/>
    </w:r>
    <w:r>
      <w:instrText xml:space="preserve"> REF  DateRéférence  \* MERGEFORMAT </w:instrText>
    </w:r>
    <w:r>
      <w:fldChar w:fldCharType="separate"/>
    </w:r>
    <w:ins w:id="1257" w:author="INDRECAN Carmen" w:date="2023-09-15T09:43:00Z">
      <w:r w:rsidR="0028026C">
        <w:t>15/09/2023</w:t>
      </w:r>
    </w:ins>
    <w:del w:id="1258" w:author="INDRECAN Carmen" w:date="2023-06-22T11:31:00Z">
      <w:r w:rsidR="006043BC" w:rsidDel="00755365">
        <w:delText>19/06/2023</w:delText>
      </w:r>
    </w:del>
    <w:r>
      <w:fldChar w:fldCharType="end"/>
    </w:r>
    <w:r w:rsidR="002D50AC" w:rsidRPr="00CA5B59">
      <w:tab/>
    </w:r>
    <w:fldSimple w:instr=" REF  TitreDocument  \* MERGEFORMAT ">
      <w:r w:rsidR="0028026C" w:rsidRPr="00631DDB">
        <w:t>Spécifications fonctionnelles - Crawler</w:t>
      </w:r>
    </w:fldSimple>
    <w:r w:rsidR="002D50AC" w:rsidRPr="00CA5B59">
      <w:tab/>
    </w:r>
    <w:fldSimple w:instr=" REF  Client  \* MERGEFORMAT ">
      <w:r w:rsidR="0028026C" w:rsidRPr="00631DDB">
        <w:t>MESRI</w:t>
      </w:r>
    </w:fldSimple>
  </w:p>
  <w:p w14:paraId="3A375169" w14:textId="77777777" w:rsidR="002C1B76" w:rsidRDefault="002C1B7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7F6B" w14:textId="77777777" w:rsidR="00C96E56" w:rsidRDefault="00C96E56" w:rsidP="00C96E56">
    <w:r w:rsidRPr="00D47B66">
      <w:rPr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5222BC8" wp14:editId="1AF671A6">
              <wp:simplePos x="0" y="0"/>
              <wp:positionH relativeFrom="page">
                <wp:align>center</wp:align>
              </wp:positionH>
              <wp:positionV relativeFrom="paragraph">
                <wp:posOffset>-680484</wp:posOffset>
              </wp:positionV>
              <wp:extent cx="8086298" cy="11925300"/>
              <wp:effectExtent l="0" t="0" r="0" b="0"/>
              <wp:wrapNone/>
              <wp:docPr id="965" name="Rectangle 9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86298" cy="119253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04DB3D03" id="Rectangle 965" o:spid="_x0000_s1026" style="position:absolute;margin-left:0;margin-top:-53.6pt;width:636.7pt;height:939pt;z-index:2516710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" fillcolor="#118ab2 [3204]" stroked="f" strokeweight="1pt">
              <w10:wrap anchorx="page"/>
            </v:rect>
          </w:pict>
        </mc:Fallback>
      </mc:AlternateContent>
    </w:r>
    <w:r>
      <w:rPr>
        <w:noProof/>
        <w:szCs w:val="52"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7B72A68C" wp14:editId="786C405E">
              <wp:simplePos x="0" y="0"/>
              <wp:positionH relativeFrom="page">
                <wp:align>right</wp:align>
              </wp:positionH>
              <wp:positionV relativeFrom="paragraph">
                <wp:posOffset>-277546</wp:posOffset>
              </wp:positionV>
              <wp:extent cx="115849" cy="10680192"/>
              <wp:effectExtent l="0" t="0" r="0" b="698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849" cy="10680192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440143BA" id="Rectangle 2" o:spid="_x0000_s1026" style="position:absolute;margin-left:-42.1pt;margin-top:-21.85pt;width:9.1pt;height:840.95pt;z-index:-2516464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" fillcolor="#118ab2 [3204]" stroked="f" strokeweight="1pt">
              <w10:wrap anchorx="page"/>
            </v:rect>
          </w:pict>
        </mc:Fallback>
      </mc:AlternateContent>
    </w:r>
  </w:p>
  <w:p w14:paraId="17BAE5CB" w14:textId="77777777" w:rsidR="00C96E56" w:rsidRDefault="00C96E56" w:rsidP="00C96E56"/>
  <w:p w14:paraId="780E5FE1" w14:textId="77777777" w:rsidR="00C96E56" w:rsidRDefault="00C96E56" w:rsidP="00C96E56">
    <w:r w:rsidRPr="00323771">
      <w:rPr>
        <w:b/>
        <w:noProof/>
      </w:rPr>
      <w:drawing>
        <wp:anchor distT="0" distB="0" distL="114300" distR="114300" simplePos="0" relativeHeight="251673088" behindDoc="0" locked="0" layoutInCell="1" allowOverlap="1" wp14:anchorId="6BEE4B8F" wp14:editId="2FD59F11">
          <wp:simplePos x="0" y="0"/>
          <wp:positionH relativeFrom="margin">
            <wp:posOffset>0</wp:posOffset>
          </wp:positionH>
          <wp:positionV relativeFrom="paragraph">
            <wp:posOffset>93980</wp:posOffset>
          </wp:positionV>
          <wp:extent cx="2819400" cy="704850"/>
          <wp:effectExtent l="0" t="0" r="0" b="0"/>
          <wp:wrapNone/>
          <wp:docPr id="912228158" name="Image 9122281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A813159" w14:textId="77777777" w:rsidR="00C96E56" w:rsidRDefault="00C96E56" w:rsidP="00C96E56"/>
  <w:p w14:paraId="294F11DA" w14:textId="77777777" w:rsidR="00C96E56" w:rsidRDefault="00C96E56" w:rsidP="00C96E56"/>
  <w:p w14:paraId="596CAEF6" w14:textId="77777777" w:rsidR="00C96E56" w:rsidRDefault="00C96E56" w:rsidP="00C96E56"/>
  <w:p w14:paraId="3980FA3F" w14:textId="77777777" w:rsidR="00C96E56" w:rsidRDefault="00C96E56" w:rsidP="00C96E56">
    <w:r w:rsidRPr="00D47B66">
      <w:rPr>
        <w:noProof/>
      </w:rPr>
      <w:drawing>
        <wp:anchor distT="0" distB="0" distL="114300" distR="114300" simplePos="0" relativeHeight="251672064" behindDoc="0" locked="0" layoutInCell="1" allowOverlap="1" wp14:anchorId="31441B3B" wp14:editId="1CD567EC">
          <wp:simplePos x="0" y="0"/>
          <wp:positionH relativeFrom="column">
            <wp:posOffset>-2834335</wp:posOffset>
          </wp:positionH>
          <wp:positionV relativeFrom="paragraph">
            <wp:posOffset>2235176</wp:posOffset>
          </wp:positionV>
          <wp:extent cx="10112400" cy="8229600"/>
          <wp:effectExtent l="0" t="0" r="3175" b="0"/>
          <wp:wrapNone/>
          <wp:docPr id="1002005360" name="Image 1002005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7" name="For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12400" cy="82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0D056D" w14:textId="77777777" w:rsidR="00C96E56" w:rsidRPr="006728D4" w:rsidRDefault="00C96E56" w:rsidP="00C96E56">
    <w:pPr>
      <w:pStyle w:val="Header"/>
    </w:pPr>
  </w:p>
  <w:p w14:paraId="2295E577" w14:textId="77777777" w:rsidR="00C96E56" w:rsidRPr="00EC4614" w:rsidRDefault="00C96E56" w:rsidP="00C96E56">
    <w:pPr>
      <w:pStyle w:val="Header"/>
    </w:pPr>
  </w:p>
  <w:p w14:paraId="6B90C8EA" w14:textId="77777777" w:rsidR="00F35DDB" w:rsidRPr="00C96E56" w:rsidRDefault="00F35DDB" w:rsidP="00C96E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062.75pt;height:1062.75pt" o:bullet="t">
        <v:imagedata r:id="rId1" o:title="O_Synoya"/>
      </v:shape>
    </w:pict>
  </w:numPicBullet>
  <w:abstractNum w:abstractNumId="0" w15:restartNumberingAfterBreak="0">
    <w:nsid w:val="FFFFFF88"/>
    <w:multiLevelType w:val="singleLevel"/>
    <w:tmpl w:val="207CBE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0F39D4"/>
    <w:multiLevelType w:val="multilevel"/>
    <w:tmpl w:val="671298A4"/>
    <w:lvl w:ilvl="0">
      <w:start w:val="1"/>
      <w:numFmt w:val="decimal"/>
      <w:lvlText w:val="%1."/>
      <w:lvlJc w:val="left"/>
      <w:pPr>
        <w:ind w:left="510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154" w:hanging="360"/>
      </w:pPr>
    </w:lvl>
    <w:lvl w:ilvl="2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bullet"/>
      <w:lvlText w:val=""/>
      <w:lvlJc w:val="left"/>
      <w:pPr>
        <w:ind w:left="2041" w:hanging="283"/>
      </w:pPr>
      <w:rPr>
        <w:rFonts w:ascii="Symbol" w:hAnsi="Symbol" w:hint="default"/>
        <w:color w:val="293241" w:themeColor="text1"/>
        <w:sz w:val="22"/>
      </w:rPr>
    </w:lvl>
    <w:lvl w:ilvl="4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06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357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408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4593" w:hanging="284"/>
      </w:pPr>
      <w:rPr>
        <w:rFonts w:ascii="Symbol" w:hAnsi="Symbol" w:hint="default"/>
        <w:color w:val="293241" w:themeColor="text1"/>
      </w:rPr>
    </w:lvl>
  </w:abstractNum>
  <w:abstractNum w:abstractNumId="2" w15:restartNumberingAfterBreak="0">
    <w:nsid w:val="091473D6"/>
    <w:multiLevelType w:val="multilevel"/>
    <w:tmpl w:val="80105F2A"/>
    <w:lvl w:ilvl="0">
      <w:start w:val="1"/>
      <w:numFmt w:val="decimal"/>
      <w:lvlText w:val="%1."/>
      <w:lvlJc w:val="left"/>
      <w:pPr>
        <w:ind w:left="340" w:hanging="340"/>
      </w:pPr>
      <w:rPr>
        <w:color w:val="118AB2" w:themeColor="accent1"/>
      </w:rPr>
    </w:lvl>
    <w:lvl w:ilvl="1">
      <w:start w:val="1"/>
      <w:numFmt w:val="lowerLetter"/>
      <w:lvlText w:val="%2."/>
      <w:lvlJc w:val="left"/>
      <w:pPr>
        <w:ind w:left="963" w:hanging="396"/>
      </w:pPr>
      <w:rPr>
        <w:color w:val="118AB2" w:themeColor="accent1"/>
      </w:rPr>
    </w:lvl>
    <w:lvl w:ilvl="2">
      <w:start w:val="1"/>
      <w:numFmt w:val="lowerRoman"/>
      <w:lvlText w:val="%3."/>
      <w:lvlJc w:val="right"/>
      <w:pPr>
        <w:ind w:left="1587" w:hanging="227"/>
      </w:pPr>
      <w:rPr>
        <w:color w:val="118AB2" w:themeColor="accent1"/>
      </w:rPr>
    </w:lvl>
    <w:lvl w:ilvl="3">
      <w:start w:val="1"/>
      <w:numFmt w:val="decimal"/>
      <w:lvlText w:val="%4."/>
      <w:lvlJc w:val="left"/>
      <w:pPr>
        <w:ind w:left="2154" w:hanging="340"/>
      </w:pPr>
      <w:rPr>
        <w:color w:val="166879" w:themeColor="accent2"/>
      </w:rPr>
    </w:lvl>
    <w:lvl w:ilvl="4">
      <w:start w:val="1"/>
      <w:numFmt w:val="lowerLetter"/>
      <w:lvlText w:val="%5."/>
      <w:lvlJc w:val="left"/>
      <w:pPr>
        <w:ind w:left="2778" w:hanging="340"/>
      </w:pPr>
      <w:rPr>
        <w:color w:val="166879" w:themeColor="accent2"/>
      </w:rPr>
    </w:lvl>
    <w:lvl w:ilvl="5">
      <w:start w:val="1"/>
      <w:numFmt w:val="lowerRoman"/>
      <w:lvlText w:val="%6."/>
      <w:lvlJc w:val="right"/>
      <w:pPr>
        <w:ind w:left="3402" w:hanging="227"/>
      </w:pPr>
      <w:rPr>
        <w:color w:val="166879" w:themeColor="accent2"/>
      </w:rPr>
    </w:lvl>
    <w:lvl w:ilvl="6">
      <w:start w:val="1"/>
      <w:numFmt w:val="decimal"/>
      <w:lvlText w:val="%7."/>
      <w:lvlJc w:val="left"/>
      <w:pPr>
        <w:ind w:left="3969" w:hanging="341"/>
      </w:pPr>
      <w:rPr>
        <w:color w:val="33C1B1" w:themeColor="accent5"/>
      </w:rPr>
    </w:lvl>
    <w:lvl w:ilvl="7">
      <w:start w:val="1"/>
      <w:numFmt w:val="lowerLetter"/>
      <w:lvlText w:val="%8."/>
      <w:lvlJc w:val="left"/>
      <w:pPr>
        <w:ind w:left="4536" w:hanging="284"/>
      </w:pPr>
      <w:rPr>
        <w:color w:val="33C1B1" w:themeColor="accent5"/>
      </w:rPr>
    </w:lvl>
    <w:lvl w:ilvl="8">
      <w:start w:val="1"/>
      <w:numFmt w:val="lowerRoman"/>
      <w:lvlText w:val="%9."/>
      <w:lvlJc w:val="right"/>
      <w:pPr>
        <w:ind w:left="5216" w:hanging="170"/>
      </w:pPr>
      <w:rPr>
        <w:color w:val="33C1B1" w:themeColor="accent5"/>
      </w:rPr>
    </w:lvl>
  </w:abstractNum>
  <w:abstractNum w:abstractNumId="3" w15:restartNumberingAfterBreak="0">
    <w:nsid w:val="091646C6"/>
    <w:multiLevelType w:val="hybridMultilevel"/>
    <w:tmpl w:val="FDA083BA"/>
    <w:lvl w:ilvl="0" w:tplc="A328B15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E1B02"/>
    <w:multiLevelType w:val="multilevel"/>
    <w:tmpl w:val="5DAE3D36"/>
    <w:lvl w:ilvl="0">
      <w:start w:val="1"/>
      <w:numFmt w:val="bullet"/>
      <w:pStyle w:val="ListPuces"/>
      <w:lvlText w:val=""/>
      <w:lvlPicBulletId w:val="0"/>
      <w:lvlJc w:val="left"/>
      <w:pPr>
        <w:ind w:left="510" w:hanging="283"/>
      </w:pPr>
      <w:rPr>
        <w:rFonts w:ascii="Symbol" w:hAnsi="Symbol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154" w:hanging="360"/>
      </w:pPr>
    </w:lvl>
    <w:lvl w:ilvl="2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bullet"/>
      <w:lvlText w:val=""/>
      <w:lvlJc w:val="left"/>
      <w:pPr>
        <w:ind w:left="2041" w:hanging="283"/>
      </w:pPr>
      <w:rPr>
        <w:rFonts w:ascii="Symbol" w:hAnsi="Symbol" w:hint="default"/>
        <w:color w:val="293241" w:themeColor="text1"/>
        <w:sz w:val="22"/>
      </w:rPr>
    </w:lvl>
    <w:lvl w:ilvl="4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06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357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408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4593" w:hanging="284"/>
      </w:pPr>
      <w:rPr>
        <w:rFonts w:ascii="Symbol" w:hAnsi="Symbol" w:hint="default"/>
        <w:color w:val="293241" w:themeColor="text1"/>
      </w:rPr>
    </w:lvl>
  </w:abstractNum>
  <w:abstractNum w:abstractNumId="5" w15:restartNumberingAfterBreak="0">
    <w:nsid w:val="12742D2F"/>
    <w:multiLevelType w:val="hybridMultilevel"/>
    <w:tmpl w:val="23502D30"/>
    <w:lvl w:ilvl="0" w:tplc="D26E83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34FE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E2D3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30A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42E8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B8D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024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68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107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4732DD9"/>
    <w:multiLevelType w:val="hybridMultilevel"/>
    <w:tmpl w:val="3656D9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37C8B"/>
    <w:multiLevelType w:val="multilevel"/>
    <w:tmpl w:val="27646968"/>
    <w:lvl w:ilvl="0">
      <w:start w:val="1"/>
      <w:numFmt w:val="bullet"/>
      <w:lvlText w:val=""/>
      <w:lvlPicBulletId w:val="0"/>
      <w:lvlJc w:val="left"/>
      <w:pPr>
        <w:ind w:left="510" w:hanging="283"/>
      </w:pPr>
      <w:rPr>
        <w:rFonts w:ascii="Symbol" w:hAnsi="Symbol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154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118" w:hanging="360"/>
      </w:pPr>
    </w:lvl>
    <w:lvl w:ilvl="4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06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357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408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4593" w:hanging="284"/>
      </w:pPr>
      <w:rPr>
        <w:rFonts w:ascii="Symbol" w:hAnsi="Symbol" w:hint="default"/>
        <w:color w:val="293241" w:themeColor="text1"/>
      </w:rPr>
    </w:lvl>
  </w:abstractNum>
  <w:abstractNum w:abstractNumId="8" w15:restartNumberingAfterBreak="0">
    <w:nsid w:val="1DC66E66"/>
    <w:multiLevelType w:val="multilevel"/>
    <w:tmpl w:val="908A7B72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  <w:color w:val="118AB2" w:themeColor="accent1"/>
      </w:rPr>
    </w:lvl>
    <w:lvl w:ilvl="1">
      <w:start w:val="1"/>
      <w:numFmt w:val="lowerLetter"/>
      <w:lvlText w:val="%2."/>
      <w:lvlJc w:val="left"/>
      <w:pPr>
        <w:ind w:left="963" w:hanging="396"/>
      </w:pPr>
      <w:rPr>
        <w:color w:val="118AB2" w:themeColor="accent1"/>
      </w:rPr>
    </w:lvl>
    <w:lvl w:ilvl="2">
      <w:start w:val="1"/>
      <w:numFmt w:val="lowerRoman"/>
      <w:lvlText w:val="%3."/>
      <w:lvlJc w:val="right"/>
      <w:pPr>
        <w:ind w:left="1587" w:hanging="227"/>
      </w:pPr>
      <w:rPr>
        <w:color w:val="118AB2" w:themeColor="accent1"/>
      </w:rPr>
    </w:lvl>
    <w:lvl w:ilvl="3">
      <w:start w:val="1"/>
      <w:numFmt w:val="decimal"/>
      <w:lvlText w:val="%4."/>
      <w:lvlJc w:val="left"/>
      <w:pPr>
        <w:ind w:left="2154" w:hanging="340"/>
      </w:pPr>
      <w:rPr>
        <w:color w:val="166879" w:themeColor="accent2"/>
      </w:rPr>
    </w:lvl>
    <w:lvl w:ilvl="4">
      <w:start w:val="1"/>
      <w:numFmt w:val="lowerLetter"/>
      <w:lvlText w:val="%5."/>
      <w:lvlJc w:val="left"/>
      <w:pPr>
        <w:ind w:left="2778" w:hanging="340"/>
      </w:pPr>
      <w:rPr>
        <w:color w:val="166879" w:themeColor="accent2"/>
      </w:rPr>
    </w:lvl>
    <w:lvl w:ilvl="5">
      <w:start w:val="1"/>
      <w:numFmt w:val="lowerRoman"/>
      <w:lvlText w:val="%6."/>
      <w:lvlJc w:val="right"/>
      <w:pPr>
        <w:ind w:left="3402" w:hanging="227"/>
      </w:pPr>
      <w:rPr>
        <w:color w:val="166879" w:themeColor="accent2"/>
      </w:rPr>
    </w:lvl>
    <w:lvl w:ilvl="6">
      <w:start w:val="1"/>
      <w:numFmt w:val="decimal"/>
      <w:lvlText w:val="%7."/>
      <w:lvlJc w:val="left"/>
      <w:pPr>
        <w:ind w:left="3969" w:hanging="341"/>
      </w:pPr>
      <w:rPr>
        <w:color w:val="33C1B1" w:themeColor="accent5"/>
      </w:rPr>
    </w:lvl>
    <w:lvl w:ilvl="7">
      <w:start w:val="1"/>
      <w:numFmt w:val="lowerLetter"/>
      <w:lvlText w:val="%8."/>
      <w:lvlJc w:val="left"/>
      <w:pPr>
        <w:ind w:left="4536" w:hanging="284"/>
      </w:pPr>
      <w:rPr>
        <w:color w:val="33C1B1" w:themeColor="accent5"/>
      </w:rPr>
    </w:lvl>
    <w:lvl w:ilvl="8">
      <w:start w:val="1"/>
      <w:numFmt w:val="lowerRoman"/>
      <w:lvlText w:val="%9."/>
      <w:lvlJc w:val="right"/>
      <w:pPr>
        <w:ind w:left="5216" w:hanging="170"/>
      </w:pPr>
      <w:rPr>
        <w:color w:val="33C1B1" w:themeColor="accent5"/>
      </w:rPr>
    </w:lvl>
  </w:abstractNum>
  <w:abstractNum w:abstractNumId="9" w15:restartNumberingAfterBreak="0">
    <w:nsid w:val="212F35C7"/>
    <w:multiLevelType w:val="multilevel"/>
    <w:tmpl w:val="4F886D9E"/>
    <w:lvl w:ilvl="0">
      <w:start w:val="1"/>
      <w:numFmt w:val="decimal"/>
      <w:pStyle w:val="Heading1"/>
      <w:suff w:val="space"/>
      <w:lvlText w:val="%1"/>
      <w:lvlJc w:val="left"/>
      <w:pPr>
        <w:ind w:left="360" w:hanging="360"/>
      </w:pPr>
      <w:rPr>
        <w:rFonts w:ascii="Arial" w:hAnsi="Arial" w:hint="default"/>
        <w:b/>
        <w:i w:val="0"/>
        <w:color w:val="045588"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92" w:hanging="432"/>
      </w:pPr>
      <w:rPr>
        <w:rFonts w:ascii="Arial" w:hAnsi="Arial" w:hint="default"/>
        <w:b/>
        <w:i w:val="0"/>
        <w:color w:val="595A5B"/>
        <w:sz w:val="24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224" w:hanging="504"/>
      </w:pPr>
      <w:rPr>
        <w:rFonts w:ascii="Arial" w:hAnsi="Arial" w:hint="default"/>
        <w:b/>
        <w:i w:val="0"/>
        <w:color w:val="595A5B"/>
        <w:sz w:val="22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728" w:hanging="648"/>
      </w:pPr>
      <w:rPr>
        <w:rFonts w:ascii="Arial" w:hAnsi="Arial" w:hint="default"/>
        <w:b w:val="0"/>
        <w:i w:val="0"/>
        <w:color w:val="595A5B"/>
        <w:sz w:val="20"/>
      </w:rPr>
    </w:lvl>
    <w:lvl w:ilvl="4">
      <w:start w:val="1"/>
      <w:numFmt w:val="decimal"/>
      <w:pStyle w:val="Heading5"/>
      <w:suff w:val="space"/>
      <w:lvlText w:val="(%5)"/>
      <w:lvlJc w:val="left"/>
      <w:pPr>
        <w:ind w:left="2232" w:hanging="792"/>
      </w:pPr>
      <w:rPr>
        <w:rFonts w:hint="default"/>
      </w:rPr>
    </w:lvl>
    <w:lvl w:ilvl="5">
      <w:start w:val="1"/>
      <w:numFmt w:val="lowerLetter"/>
      <w:pStyle w:val="Heading6"/>
      <w:suff w:val="space"/>
      <w:lvlText w:val="(%5%6)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72979BB"/>
    <w:multiLevelType w:val="hybridMultilevel"/>
    <w:tmpl w:val="7AD6F59E"/>
    <w:lvl w:ilvl="0" w:tplc="579EB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26E7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80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E40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824B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AA8B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1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C8C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E9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62A3848"/>
    <w:multiLevelType w:val="hybridMultilevel"/>
    <w:tmpl w:val="BDB6707E"/>
    <w:lvl w:ilvl="0" w:tplc="040C000F">
      <w:start w:val="1"/>
      <w:numFmt w:val="decimal"/>
      <w:lvlText w:val="%1."/>
      <w:lvlJc w:val="left"/>
      <w:pPr>
        <w:ind w:left="1874" w:hanging="360"/>
      </w:pPr>
    </w:lvl>
    <w:lvl w:ilvl="1" w:tplc="040C0019" w:tentative="1">
      <w:start w:val="1"/>
      <w:numFmt w:val="lowerLetter"/>
      <w:lvlText w:val="%2."/>
      <w:lvlJc w:val="left"/>
      <w:pPr>
        <w:ind w:left="2594" w:hanging="360"/>
      </w:pPr>
    </w:lvl>
    <w:lvl w:ilvl="2" w:tplc="040C001B" w:tentative="1">
      <w:start w:val="1"/>
      <w:numFmt w:val="lowerRoman"/>
      <w:lvlText w:val="%3."/>
      <w:lvlJc w:val="right"/>
      <w:pPr>
        <w:ind w:left="3314" w:hanging="180"/>
      </w:pPr>
    </w:lvl>
    <w:lvl w:ilvl="3" w:tplc="040C000F" w:tentative="1">
      <w:start w:val="1"/>
      <w:numFmt w:val="decimal"/>
      <w:lvlText w:val="%4."/>
      <w:lvlJc w:val="left"/>
      <w:pPr>
        <w:ind w:left="4034" w:hanging="360"/>
      </w:pPr>
    </w:lvl>
    <w:lvl w:ilvl="4" w:tplc="040C0019" w:tentative="1">
      <w:start w:val="1"/>
      <w:numFmt w:val="lowerLetter"/>
      <w:lvlText w:val="%5."/>
      <w:lvlJc w:val="left"/>
      <w:pPr>
        <w:ind w:left="4754" w:hanging="360"/>
      </w:pPr>
    </w:lvl>
    <w:lvl w:ilvl="5" w:tplc="040C001B" w:tentative="1">
      <w:start w:val="1"/>
      <w:numFmt w:val="lowerRoman"/>
      <w:lvlText w:val="%6."/>
      <w:lvlJc w:val="right"/>
      <w:pPr>
        <w:ind w:left="5474" w:hanging="180"/>
      </w:pPr>
    </w:lvl>
    <w:lvl w:ilvl="6" w:tplc="040C000F" w:tentative="1">
      <w:start w:val="1"/>
      <w:numFmt w:val="decimal"/>
      <w:lvlText w:val="%7."/>
      <w:lvlJc w:val="left"/>
      <w:pPr>
        <w:ind w:left="6194" w:hanging="360"/>
      </w:pPr>
    </w:lvl>
    <w:lvl w:ilvl="7" w:tplc="040C0019" w:tentative="1">
      <w:start w:val="1"/>
      <w:numFmt w:val="lowerLetter"/>
      <w:lvlText w:val="%8."/>
      <w:lvlJc w:val="left"/>
      <w:pPr>
        <w:ind w:left="6914" w:hanging="360"/>
      </w:pPr>
    </w:lvl>
    <w:lvl w:ilvl="8" w:tplc="040C001B" w:tentative="1">
      <w:start w:val="1"/>
      <w:numFmt w:val="lowerRoman"/>
      <w:lvlText w:val="%9."/>
      <w:lvlJc w:val="right"/>
      <w:pPr>
        <w:ind w:left="7634" w:hanging="180"/>
      </w:pPr>
    </w:lvl>
  </w:abstractNum>
  <w:abstractNum w:abstractNumId="12" w15:restartNumberingAfterBreak="0">
    <w:nsid w:val="44732323"/>
    <w:multiLevelType w:val="multilevel"/>
    <w:tmpl w:val="AF504684"/>
    <w:lvl w:ilvl="0">
      <w:start w:val="1"/>
      <w:numFmt w:val="upperLetter"/>
      <w:pStyle w:val="Appendix1"/>
      <w:lvlText w:val="Appendix %1"/>
      <w:lvlJc w:val="left"/>
      <w:pPr>
        <w:tabs>
          <w:tab w:val="num" w:pos="1593"/>
        </w:tabs>
        <w:ind w:left="0" w:hanging="567"/>
      </w:pPr>
      <w:rPr>
        <w:rFonts w:ascii="Arial" w:hAnsi="Arial" w:hint="default"/>
        <w:b/>
        <w:i w:val="0"/>
        <w:color w:val="4D4D4D"/>
        <w:kern w:val="28"/>
        <w:sz w:val="36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0"/>
        </w:tabs>
        <w:ind w:left="0" w:hanging="567"/>
      </w:pPr>
      <w:rPr>
        <w:rFonts w:ascii="Arial" w:hAnsi="Arial" w:hint="default"/>
        <w:b/>
        <w:i w:val="0"/>
        <w:color w:val="016CA7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567"/>
      </w:pPr>
      <w:rPr>
        <w:rFonts w:ascii="Arial" w:hAnsi="Arial" w:hint="default"/>
        <w:b/>
        <w:i w:val="0"/>
        <w:color w:val="016CA7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-837"/>
        </w:tabs>
        <w:ind w:left="-837" w:hanging="864"/>
      </w:pPr>
      <w:rPr>
        <w:rFonts w:hint="default"/>
      </w:rPr>
    </w:lvl>
    <w:lvl w:ilvl="4">
      <w:start w:val="1"/>
      <w:numFmt w:val="decimal"/>
      <w:lvlText w:val="A%5"/>
      <w:lvlJc w:val="left"/>
      <w:pPr>
        <w:tabs>
          <w:tab w:val="num" w:pos="-1134"/>
        </w:tabs>
        <w:ind w:left="-1134" w:hanging="567"/>
      </w:pPr>
      <w:rPr>
        <w:rFonts w:ascii="Arial" w:hAnsi="Arial" w:hint="default"/>
        <w:b/>
        <w:i w:val="0"/>
        <w:color w:val="0033CC"/>
        <w:sz w:val="22"/>
      </w:rPr>
    </w:lvl>
    <w:lvl w:ilvl="5">
      <w:start w:val="1"/>
      <w:numFmt w:val="decimal"/>
      <w:lvlText w:val="B%6"/>
      <w:lvlJc w:val="left"/>
      <w:pPr>
        <w:tabs>
          <w:tab w:val="num" w:pos="-1134"/>
        </w:tabs>
        <w:ind w:left="-1134" w:hanging="567"/>
      </w:pPr>
      <w:rPr>
        <w:rFonts w:ascii="Arial" w:hAnsi="Arial" w:hint="default"/>
        <w:b/>
        <w:i w:val="0"/>
        <w:color w:val="0033CC"/>
        <w:sz w:val="22"/>
      </w:rPr>
    </w:lvl>
    <w:lvl w:ilvl="6">
      <w:start w:val="1"/>
      <w:numFmt w:val="decimal"/>
      <w:lvlText w:val="C%7"/>
      <w:lvlJc w:val="left"/>
      <w:pPr>
        <w:tabs>
          <w:tab w:val="num" w:pos="-1134"/>
        </w:tabs>
        <w:ind w:left="-1134" w:hanging="567"/>
      </w:pPr>
      <w:rPr>
        <w:rFonts w:ascii="Arial" w:hAnsi="Arial" w:hint="default"/>
        <w:b/>
        <w:i w:val="0"/>
        <w:color w:val="0033CC"/>
        <w:sz w:val="22"/>
      </w:rPr>
    </w:lvl>
    <w:lvl w:ilvl="7">
      <w:start w:val="1"/>
      <w:numFmt w:val="decimal"/>
      <w:lvlText w:val="D%8"/>
      <w:lvlJc w:val="left"/>
      <w:pPr>
        <w:tabs>
          <w:tab w:val="num" w:pos="-1134"/>
        </w:tabs>
        <w:ind w:left="-1134" w:hanging="567"/>
      </w:pPr>
      <w:rPr>
        <w:rFonts w:ascii="Arial" w:hAnsi="Arial" w:hint="default"/>
        <w:b/>
        <w:i w:val="0"/>
        <w:color w:val="0033CC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-117"/>
        </w:tabs>
        <w:ind w:left="-117" w:hanging="1584"/>
      </w:pPr>
      <w:rPr>
        <w:rFonts w:hint="default"/>
      </w:rPr>
    </w:lvl>
  </w:abstractNum>
  <w:abstractNum w:abstractNumId="13" w15:restartNumberingAfterBreak="0">
    <w:nsid w:val="46BF3E08"/>
    <w:multiLevelType w:val="multilevel"/>
    <w:tmpl w:val="93AE0698"/>
    <w:lvl w:ilvl="0">
      <w:start w:val="1"/>
      <w:numFmt w:val="decimal"/>
      <w:lvlText w:val="%1."/>
      <w:lvlJc w:val="left"/>
      <w:pPr>
        <w:ind w:left="340" w:hanging="340"/>
      </w:pPr>
      <w:rPr>
        <w:color w:val="118AB2" w:themeColor="accent1"/>
      </w:rPr>
    </w:lvl>
    <w:lvl w:ilvl="1">
      <w:start w:val="1"/>
      <w:numFmt w:val="lowerLetter"/>
      <w:lvlText w:val="%2)"/>
      <w:lvlJc w:val="left"/>
      <w:pPr>
        <w:ind w:left="927" w:hanging="360"/>
      </w:pPr>
    </w:lvl>
    <w:lvl w:ilvl="2">
      <w:start w:val="1"/>
      <w:numFmt w:val="decimal"/>
      <w:lvlText w:val="%3."/>
      <w:lvlJc w:val="left"/>
      <w:pPr>
        <w:ind w:left="1720" w:hanging="360"/>
      </w:pPr>
    </w:lvl>
    <w:lvl w:ilvl="3">
      <w:start w:val="1"/>
      <w:numFmt w:val="decimal"/>
      <w:lvlText w:val="%4."/>
      <w:lvlJc w:val="left"/>
      <w:pPr>
        <w:ind w:left="2154" w:hanging="340"/>
      </w:pPr>
      <w:rPr>
        <w:color w:val="166879" w:themeColor="accent2"/>
      </w:rPr>
    </w:lvl>
    <w:lvl w:ilvl="4">
      <w:start w:val="1"/>
      <w:numFmt w:val="lowerLetter"/>
      <w:lvlText w:val="%5."/>
      <w:lvlJc w:val="left"/>
      <w:pPr>
        <w:ind w:left="2778" w:hanging="340"/>
      </w:pPr>
      <w:rPr>
        <w:color w:val="166879" w:themeColor="accent2"/>
      </w:rPr>
    </w:lvl>
    <w:lvl w:ilvl="5">
      <w:start w:val="1"/>
      <w:numFmt w:val="lowerRoman"/>
      <w:lvlText w:val="%6."/>
      <w:lvlJc w:val="right"/>
      <w:pPr>
        <w:ind w:left="3402" w:hanging="227"/>
      </w:pPr>
      <w:rPr>
        <w:color w:val="166879" w:themeColor="accent2"/>
      </w:rPr>
    </w:lvl>
    <w:lvl w:ilvl="6">
      <w:start w:val="1"/>
      <w:numFmt w:val="decimal"/>
      <w:lvlText w:val="%7."/>
      <w:lvlJc w:val="left"/>
      <w:pPr>
        <w:ind w:left="3969" w:hanging="341"/>
      </w:pPr>
      <w:rPr>
        <w:color w:val="33C1B1" w:themeColor="accent5"/>
      </w:rPr>
    </w:lvl>
    <w:lvl w:ilvl="7">
      <w:start w:val="1"/>
      <w:numFmt w:val="lowerLetter"/>
      <w:lvlText w:val="%8."/>
      <w:lvlJc w:val="left"/>
      <w:pPr>
        <w:ind w:left="4536" w:hanging="284"/>
      </w:pPr>
      <w:rPr>
        <w:color w:val="33C1B1" w:themeColor="accent5"/>
      </w:rPr>
    </w:lvl>
    <w:lvl w:ilvl="8">
      <w:start w:val="1"/>
      <w:numFmt w:val="lowerRoman"/>
      <w:lvlText w:val="%9."/>
      <w:lvlJc w:val="right"/>
      <w:pPr>
        <w:ind w:left="5216" w:hanging="170"/>
      </w:pPr>
      <w:rPr>
        <w:color w:val="33C1B1" w:themeColor="accent5"/>
      </w:rPr>
    </w:lvl>
  </w:abstractNum>
  <w:abstractNum w:abstractNumId="14" w15:restartNumberingAfterBreak="0">
    <w:nsid w:val="47B0773B"/>
    <w:multiLevelType w:val="multilevel"/>
    <w:tmpl w:val="8BD047A2"/>
    <w:lvl w:ilvl="0">
      <w:start w:val="1"/>
      <w:numFmt w:val="decimal"/>
      <w:lvlText w:val="%1."/>
      <w:lvlJc w:val="left"/>
      <w:pPr>
        <w:ind w:left="1437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2081" w:hanging="360"/>
      </w:pPr>
    </w:lvl>
    <w:lvl w:ilvl="2">
      <w:start w:val="1"/>
      <w:numFmt w:val="bullet"/>
      <w:lvlText w:val=""/>
      <w:lvlJc w:val="left"/>
      <w:pPr>
        <w:ind w:left="2458" w:hanging="284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bullet"/>
      <w:lvlText w:val=""/>
      <w:lvlJc w:val="left"/>
      <w:pPr>
        <w:ind w:left="2968" w:hanging="283"/>
      </w:pPr>
      <w:rPr>
        <w:rFonts w:ascii="Symbol" w:hAnsi="Symbol" w:hint="default"/>
        <w:color w:val="293241" w:themeColor="text1"/>
        <w:sz w:val="22"/>
      </w:rPr>
    </w:lvl>
    <w:lvl w:ilvl="4">
      <w:start w:val="1"/>
      <w:numFmt w:val="bullet"/>
      <w:lvlText w:val=""/>
      <w:lvlJc w:val="left"/>
      <w:pPr>
        <w:ind w:left="3479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989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449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009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5520" w:hanging="284"/>
      </w:pPr>
      <w:rPr>
        <w:rFonts w:ascii="Symbol" w:hAnsi="Symbol" w:hint="default"/>
        <w:color w:val="293241" w:themeColor="text1"/>
      </w:rPr>
    </w:lvl>
  </w:abstractNum>
  <w:abstractNum w:abstractNumId="15" w15:restartNumberingAfterBreak="0">
    <w:nsid w:val="4BFE175F"/>
    <w:multiLevelType w:val="hybridMultilevel"/>
    <w:tmpl w:val="A704C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C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95425B"/>
    <w:multiLevelType w:val="hybridMultilevel"/>
    <w:tmpl w:val="D74E56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C23AB"/>
    <w:multiLevelType w:val="multilevel"/>
    <w:tmpl w:val="D4B255E8"/>
    <w:lvl w:ilvl="0">
      <w:start w:val="1"/>
      <w:numFmt w:val="decimal"/>
      <w:lvlText w:val="%1."/>
      <w:lvlJc w:val="left"/>
      <w:pPr>
        <w:ind w:left="340" w:hanging="340"/>
      </w:pPr>
      <w:rPr>
        <w:color w:val="118AB2" w:themeColor="accent1"/>
      </w:rPr>
    </w:lvl>
    <w:lvl w:ilvl="1">
      <w:start w:val="1"/>
      <w:numFmt w:val="lowerLetter"/>
      <w:lvlText w:val="%2."/>
      <w:lvlJc w:val="left"/>
      <w:pPr>
        <w:ind w:left="963" w:hanging="396"/>
      </w:pPr>
      <w:rPr>
        <w:color w:val="118AB2" w:themeColor="accent1"/>
      </w:rPr>
    </w:lvl>
    <w:lvl w:ilvl="2">
      <w:start w:val="1"/>
      <w:numFmt w:val="lowerRoman"/>
      <w:lvlText w:val="%3."/>
      <w:lvlJc w:val="right"/>
      <w:pPr>
        <w:ind w:left="1587" w:hanging="227"/>
      </w:pPr>
      <w:rPr>
        <w:color w:val="118AB2" w:themeColor="accent1"/>
      </w:rPr>
    </w:lvl>
    <w:lvl w:ilvl="3">
      <w:start w:val="1"/>
      <w:numFmt w:val="decimal"/>
      <w:lvlText w:val="%4."/>
      <w:lvlJc w:val="left"/>
      <w:pPr>
        <w:ind w:left="2154" w:hanging="340"/>
      </w:pPr>
      <w:rPr>
        <w:color w:val="166879" w:themeColor="accent2"/>
      </w:rPr>
    </w:lvl>
    <w:lvl w:ilvl="4">
      <w:start w:val="1"/>
      <w:numFmt w:val="lowerLetter"/>
      <w:lvlText w:val="%5."/>
      <w:lvlJc w:val="left"/>
      <w:pPr>
        <w:ind w:left="2778" w:hanging="340"/>
      </w:pPr>
      <w:rPr>
        <w:color w:val="166879" w:themeColor="accent2"/>
      </w:rPr>
    </w:lvl>
    <w:lvl w:ilvl="5">
      <w:start w:val="1"/>
      <w:numFmt w:val="lowerRoman"/>
      <w:lvlText w:val="%6."/>
      <w:lvlJc w:val="right"/>
      <w:pPr>
        <w:ind w:left="3402" w:hanging="227"/>
      </w:pPr>
      <w:rPr>
        <w:color w:val="166879" w:themeColor="accent2"/>
      </w:rPr>
    </w:lvl>
    <w:lvl w:ilvl="6">
      <w:start w:val="1"/>
      <w:numFmt w:val="decimal"/>
      <w:lvlText w:val="%7."/>
      <w:lvlJc w:val="left"/>
      <w:pPr>
        <w:ind w:left="3969" w:hanging="341"/>
      </w:pPr>
      <w:rPr>
        <w:color w:val="33C1B1" w:themeColor="accent5"/>
      </w:rPr>
    </w:lvl>
    <w:lvl w:ilvl="7">
      <w:start w:val="1"/>
      <w:numFmt w:val="lowerLetter"/>
      <w:lvlText w:val="%8."/>
      <w:lvlJc w:val="left"/>
      <w:pPr>
        <w:ind w:left="4536" w:hanging="284"/>
      </w:pPr>
      <w:rPr>
        <w:color w:val="33C1B1" w:themeColor="accent5"/>
      </w:rPr>
    </w:lvl>
    <w:lvl w:ilvl="8">
      <w:start w:val="1"/>
      <w:numFmt w:val="lowerRoman"/>
      <w:lvlText w:val="%9."/>
      <w:lvlJc w:val="right"/>
      <w:pPr>
        <w:ind w:left="5216" w:hanging="170"/>
      </w:pPr>
      <w:rPr>
        <w:color w:val="33C1B1" w:themeColor="accent5"/>
      </w:rPr>
    </w:lvl>
  </w:abstractNum>
  <w:abstractNum w:abstractNumId="18" w15:restartNumberingAfterBreak="0">
    <w:nsid w:val="5ADC65DA"/>
    <w:multiLevelType w:val="hybridMultilevel"/>
    <w:tmpl w:val="56EC19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E3049"/>
    <w:multiLevelType w:val="multilevel"/>
    <w:tmpl w:val="C8F04664"/>
    <w:lvl w:ilvl="0">
      <w:start w:val="1"/>
      <w:numFmt w:val="bullet"/>
      <w:pStyle w:val="TableauListPuces"/>
      <w:lvlText w:val=""/>
      <w:lvlPicBulletId w:val="0"/>
      <w:lvlJc w:val="left"/>
      <w:pPr>
        <w:ind w:left="340" w:hanging="227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ind w:left="624" w:hanging="227"/>
      </w:pPr>
      <w:rPr>
        <w:rFonts w:ascii="Symbol" w:hAnsi="Symbol" w:hint="default"/>
        <w:color w:val="118AB2" w:themeColor="accent1"/>
        <w:sz w:val="28"/>
      </w:rPr>
    </w:lvl>
    <w:lvl w:ilvl="2">
      <w:start w:val="1"/>
      <w:numFmt w:val="bullet"/>
      <w:lvlText w:val=""/>
      <w:lvlJc w:val="left"/>
      <w:pPr>
        <w:ind w:left="908" w:hanging="227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bullet"/>
      <w:lvlText w:val=""/>
      <w:lvlJc w:val="left"/>
      <w:pPr>
        <w:ind w:left="1192" w:hanging="227"/>
      </w:pPr>
      <w:rPr>
        <w:rFonts w:ascii="Symbol" w:hAnsi="Symbol" w:hint="default"/>
        <w:color w:val="293241" w:themeColor="text1"/>
        <w:sz w:val="22"/>
      </w:rPr>
    </w:lvl>
    <w:lvl w:ilvl="4">
      <w:start w:val="1"/>
      <w:numFmt w:val="bullet"/>
      <w:lvlText w:val=""/>
      <w:lvlJc w:val="left"/>
      <w:pPr>
        <w:ind w:left="1476" w:hanging="227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1760" w:hanging="227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2044" w:hanging="227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328" w:hanging="227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2612" w:hanging="227"/>
      </w:pPr>
      <w:rPr>
        <w:rFonts w:ascii="Symbol" w:hAnsi="Symbol" w:hint="default"/>
        <w:color w:val="293241" w:themeColor="text1"/>
      </w:rPr>
    </w:lvl>
  </w:abstractNum>
  <w:abstractNum w:abstractNumId="20" w15:restartNumberingAfterBreak="0">
    <w:nsid w:val="5C3E6E34"/>
    <w:multiLevelType w:val="multilevel"/>
    <w:tmpl w:val="E1949C0A"/>
    <w:lvl w:ilvl="0">
      <w:start w:val="1"/>
      <w:numFmt w:val="decimal"/>
      <w:lvlText w:val="%1."/>
      <w:lvlJc w:val="left"/>
      <w:pPr>
        <w:ind w:left="1437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2081" w:hanging="360"/>
      </w:pPr>
    </w:lvl>
    <w:lvl w:ilvl="2">
      <w:start w:val="1"/>
      <w:numFmt w:val="decimal"/>
      <w:lvlText w:val="%3."/>
      <w:lvlJc w:val="left"/>
      <w:pPr>
        <w:ind w:left="1647" w:hanging="360"/>
      </w:pPr>
    </w:lvl>
    <w:lvl w:ilvl="3">
      <w:start w:val="1"/>
      <w:numFmt w:val="decimal"/>
      <w:lvlText w:val="%4."/>
      <w:lvlJc w:val="left"/>
      <w:pPr>
        <w:ind w:left="3045" w:hanging="360"/>
      </w:pPr>
    </w:lvl>
    <w:lvl w:ilvl="4">
      <w:start w:val="1"/>
      <w:numFmt w:val="bullet"/>
      <w:lvlText w:val=""/>
      <w:lvlJc w:val="left"/>
      <w:pPr>
        <w:ind w:left="3479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989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449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009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5520" w:hanging="284"/>
      </w:pPr>
      <w:rPr>
        <w:rFonts w:ascii="Symbol" w:hAnsi="Symbol" w:hint="default"/>
        <w:color w:val="293241" w:themeColor="text1"/>
      </w:rPr>
    </w:lvl>
  </w:abstractNum>
  <w:abstractNum w:abstractNumId="21" w15:restartNumberingAfterBreak="0">
    <w:nsid w:val="5CA86F5F"/>
    <w:multiLevelType w:val="multilevel"/>
    <w:tmpl w:val="7BA02BB2"/>
    <w:lvl w:ilvl="0">
      <w:start w:val="1"/>
      <w:numFmt w:val="decimal"/>
      <w:lvlText w:val="%1."/>
      <w:lvlJc w:val="left"/>
      <w:pPr>
        <w:ind w:left="1437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2081" w:hanging="360"/>
      </w:pPr>
    </w:lvl>
    <w:lvl w:ilvl="2">
      <w:start w:val="1"/>
      <w:numFmt w:val="decimal"/>
      <w:lvlText w:val="%3."/>
      <w:lvlJc w:val="left"/>
      <w:pPr>
        <w:ind w:left="1647" w:hanging="360"/>
      </w:pPr>
    </w:lvl>
    <w:lvl w:ilvl="3">
      <w:start w:val="1"/>
      <w:numFmt w:val="decimal"/>
      <w:lvlText w:val="%4."/>
      <w:lvlJc w:val="left"/>
      <w:pPr>
        <w:ind w:left="3045" w:hanging="360"/>
      </w:pPr>
    </w:lvl>
    <w:lvl w:ilvl="4">
      <w:start w:val="1"/>
      <w:numFmt w:val="bullet"/>
      <w:lvlText w:val=""/>
      <w:lvlJc w:val="left"/>
      <w:pPr>
        <w:ind w:left="3479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989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449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009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5520" w:hanging="284"/>
      </w:pPr>
      <w:rPr>
        <w:rFonts w:ascii="Symbol" w:hAnsi="Symbol" w:hint="default"/>
        <w:color w:val="293241" w:themeColor="text1"/>
      </w:rPr>
    </w:lvl>
  </w:abstractNum>
  <w:abstractNum w:abstractNumId="22" w15:restartNumberingAfterBreak="0">
    <w:nsid w:val="5EEC4497"/>
    <w:multiLevelType w:val="multilevel"/>
    <w:tmpl w:val="2962E0D2"/>
    <w:lvl w:ilvl="0">
      <w:start w:val="1"/>
      <w:numFmt w:val="decimal"/>
      <w:lvlText w:val="%1."/>
      <w:lvlJc w:val="left"/>
      <w:pPr>
        <w:ind w:left="1437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2081" w:hanging="360"/>
      </w:pPr>
    </w:lvl>
    <w:lvl w:ilvl="2">
      <w:start w:val="1"/>
      <w:numFmt w:val="decimal"/>
      <w:lvlText w:val="%3."/>
      <w:lvlJc w:val="left"/>
      <w:pPr>
        <w:ind w:left="1647" w:hanging="360"/>
      </w:pPr>
    </w:lvl>
    <w:lvl w:ilvl="3">
      <w:start w:val="1"/>
      <w:numFmt w:val="decimal"/>
      <w:lvlText w:val="%4."/>
      <w:lvlJc w:val="left"/>
      <w:pPr>
        <w:ind w:left="3045" w:hanging="360"/>
      </w:pPr>
    </w:lvl>
    <w:lvl w:ilvl="4">
      <w:start w:val="1"/>
      <w:numFmt w:val="bullet"/>
      <w:lvlText w:val=""/>
      <w:lvlJc w:val="left"/>
      <w:pPr>
        <w:ind w:left="3479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989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4499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009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5520" w:hanging="284"/>
      </w:pPr>
      <w:rPr>
        <w:rFonts w:ascii="Symbol" w:hAnsi="Symbol" w:hint="default"/>
        <w:color w:val="293241" w:themeColor="text1"/>
      </w:rPr>
    </w:lvl>
  </w:abstractNum>
  <w:abstractNum w:abstractNumId="23" w15:restartNumberingAfterBreak="0">
    <w:nsid w:val="6798027A"/>
    <w:multiLevelType w:val="multilevel"/>
    <w:tmpl w:val="F7F28C96"/>
    <w:lvl w:ilvl="0">
      <w:start w:val="1"/>
      <w:numFmt w:val="bullet"/>
      <w:lvlText w:val=""/>
      <w:lvlPicBulletId w:val="0"/>
      <w:lvlJc w:val="left"/>
      <w:pPr>
        <w:ind w:left="510" w:hanging="283"/>
      </w:pPr>
      <w:rPr>
        <w:rFonts w:ascii="Symbol" w:hAnsi="Symbol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154" w:hanging="360"/>
      </w:pPr>
    </w:lvl>
    <w:lvl w:ilvl="2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decimal"/>
      <w:lvlText w:val="%4."/>
      <w:lvlJc w:val="left"/>
      <w:pPr>
        <w:ind w:left="2118" w:hanging="360"/>
      </w:pPr>
    </w:lvl>
    <w:lvl w:ilvl="4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06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357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408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4593" w:hanging="284"/>
      </w:pPr>
      <w:rPr>
        <w:rFonts w:ascii="Symbol" w:hAnsi="Symbol" w:hint="default"/>
        <w:color w:val="293241" w:themeColor="text1"/>
      </w:rPr>
    </w:lvl>
  </w:abstractNum>
  <w:abstractNum w:abstractNumId="24" w15:restartNumberingAfterBreak="0">
    <w:nsid w:val="6E061FCA"/>
    <w:multiLevelType w:val="hybridMultilevel"/>
    <w:tmpl w:val="366080B6"/>
    <w:lvl w:ilvl="0" w:tplc="CFF4791A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734C7"/>
    <w:multiLevelType w:val="multilevel"/>
    <w:tmpl w:val="2716FCFE"/>
    <w:lvl w:ilvl="0">
      <w:start w:val="1"/>
      <w:numFmt w:val="decimal"/>
      <w:pStyle w:val="ListNumber"/>
      <w:lvlText w:val="%1."/>
      <w:lvlJc w:val="left"/>
      <w:pPr>
        <w:ind w:left="624" w:hanging="340"/>
      </w:pPr>
      <w:rPr>
        <w:rFonts w:hint="default"/>
        <w:color w:val="118AB2" w:themeColor="accent1"/>
      </w:rPr>
    </w:lvl>
    <w:lvl w:ilvl="1">
      <w:start w:val="1"/>
      <w:numFmt w:val="lowerLetter"/>
      <w:lvlText w:val="%2."/>
      <w:lvlJc w:val="left"/>
      <w:pPr>
        <w:ind w:left="1247" w:hanging="396"/>
      </w:pPr>
      <w:rPr>
        <w:rFonts w:hint="default"/>
        <w:color w:val="118AB2" w:themeColor="accent1"/>
      </w:rPr>
    </w:lvl>
    <w:lvl w:ilvl="2">
      <w:start w:val="1"/>
      <w:numFmt w:val="lowerRoman"/>
      <w:lvlText w:val="%3."/>
      <w:lvlJc w:val="right"/>
      <w:pPr>
        <w:ind w:left="1871" w:hanging="227"/>
      </w:pPr>
      <w:rPr>
        <w:rFonts w:hint="default"/>
        <w:color w:val="118AB2" w:themeColor="accent1"/>
      </w:rPr>
    </w:lvl>
    <w:lvl w:ilvl="3">
      <w:start w:val="1"/>
      <w:numFmt w:val="decimal"/>
      <w:lvlText w:val="%4."/>
      <w:lvlJc w:val="left"/>
      <w:pPr>
        <w:ind w:left="2458" w:hanging="360"/>
      </w:pPr>
    </w:lvl>
    <w:lvl w:ilvl="4">
      <w:start w:val="1"/>
      <w:numFmt w:val="lowerLetter"/>
      <w:lvlText w:val="%5."/>
      <w:lvlJc w:val="left"/>
      <w:pPr>
        <w:ind w:left="3062" w:hanging="340"/>
      </w:pPr>
      <w:rPr>
        <w:rFonts w:hint="default"/>
        <w:color w:val="166879" w:themeColor="accent2"/>
      </w:rPr>
    </w:lvl>
    <w:lvl w:ilvl="5">
      <w:start w:val="1"/>
      <w:numFmt w:val="lowerRoman"/>
      <w:lvlText w:val="%6."/>
      <w:lvlJc w:val="right"/>
      <w:pPr>
        <w:ind w:left="3686" w:hanging="227"/>
      </w:pPr>
      <w:rPr>
        <w:rFonts w:hint="default"/>
        <w:color w:val="166879" w:themeColor="accent2"/>
      </w:rPr>
    </w:lvl>
    <w:lvl w:ilvl="6">
      <w:start w:val="1"/>
      <w:numFmt w:val="decimal"/>
      <w:lvlText w:val="%7."/>
      <w:lvlJc w:val="left"/>
      <w:pPr>
        <w:ind w:left="4253" w:hanging="341"/>
      </w:pPr>
      <w:rPr>
        <w:rFonts w:hint="default"/>
        <w:color w:val="33C1B1" w:themeColor="accent5"/>
      </w:rPr>
    </w:lvl>
    <w:lvl w:ilvl="7">
      <w:start w:val="1"/>
      <w:numFmt w:val="lowerLetter"/>
      <w:lvlText w:val="%8."/>
      <w:lvlJc w:val="left"/>
      <w:pPr>
        <w:ind w:left="4820" w:hanging="284"/>
      </w:pPr>
      <w:rPr>
        <w:rFonts w:hint="default"/>
        <w:color w:val="33C1B1" w:themeColor="accent5"/>
      </w:rPr>
    </w:lvl>
    <w:lvl w:ilvl="8">
      <w:start w:val="1"/>
      <w:numFmt w:val="lowerRoman"/>
      <w:lvlText w:val="%9."/>
      <w:lvlJc w:val="right"/>
      <w:pPr>
        <w:ind w:left="5500" w:hanging="170"/>
      </w:pPr>
      <w:rPr>
        <w:rFonts w:hint="default"/>
        <w:color w:val="33C1B1" w:themeColor="accent5"/>
      </w:rPr>
    </w:lvl>
  </w:abstractNum>
  <w:abstractNum w:abstractNumId="26" w15:restartNumberingAfterBreak="0">
    <w:nsid w:val="78B05A6E"/>
    <w:multiLevelType w:val="multilevel"/>
    <w:tmpl w:val="7B40B3C0"/>
    <w:lvl w:ilvl="0">
      <w:start w:val="1"/>
      <w:numFmt w:val="decimal"/>
      <w:lvlText w:val="%1."/>
      <w:lvlJc w:val="left"/>
      <w:pPr>
        <w:ind w:left="340" w:hanging="340"/>
      </w:pPr>
      <w:rPr>
        <w:color w:val="118AB2" w:themeColor="accent1"/>
      </w:rPr>
    </w:lvl>
    <w:lvl w:ilvl="1">
      <w:start w:val="1"/>
      <w:numFmt w:val="lowerLetter"/>
      <w:lvlText w:val="%2)"/>
      <w:lvlJc w:val="left"/>
      <w:pPr>
        <w:ind w:left="927" w:hanging="360"/>
      </w:pPr>
    </w:lvl>
    <w:lvl w:ilvl="2">
      <w:start w:val="1"/>
      <w:numFmt w:val="lowerRoman"/>
      <w:lvlText w:val="%3."/>
      <w:lvlJc w:val="right"/>
      <w:pPr>
        <w:ind w:left="1587" w:hanging="227"/>
      </w:pPr>
      <w:rPr>
        <w:color w:val="118AB2" w:themeColor="accent1"/>
      </w:rPr>
    </w:lvl>
    <w:lvl w:ilvl="3">
      <w:start w:val="1"/>
      <w:numFmt w:val="decimal"/>
      <w:lvlText w:val="%4."/>
      <w:lvlJc w:val="left"/>
      <w:pPr>
        <w:ind w:left="2154" w:hanging="340"/>
      </w:pPr>
      <w:rPr>
        <w:color w:val="166879" w:themeColor="accent2"/>
      </w:rPr>
    </w:lvl>
    <w:lvl w:ilvl="4">
      <w:start w:val="1"/>
      <w:numFmt w:val="lowerLetter"/>
      <w:lvlText w:val="%5."/>
      <w:lvlJc w:val="left"/>
      <w:pPr>
        <w:ind w:left="2778" w:hanging="340"/>
      </w:pPr>
      <w:rPr>
        <w:color w:val="166879" w:themeColor="accent2"/>
      </w:rPr>
    </w:lvl>
    <w:lvl w:ilvl="5">
      <w:start w:val="1"/>
      <w:numFmt w:val="lowerRoman"/>
      <w:lvlText w:val="%6."/>
      <w:lvlJc w:val="right"/>
      <w:pPr>
        <w:ind w:left="3402" w:hanging="227"/>
      </w:pPr>
      <w:rPr>
        <w:color w:val="166879" w:themeColor="accent2"/>
      </w:rPr>
    </w:lvl>
    <w:lvl w:ilvl="6">
      <w:start w:val="1"/>
      <w:numFmt w:val="decimal"/>
      <w:lvlText w:val="%7."/>
      <w:lvlJc w:val="left"/>
      <w:pPr>
        <w:ind w:left="3969" w:hanging="341"/>
      </w:pPr>
      <w:rPr>
        <w:color w:val="33C1B1" w:themeColor="accent5"/>
      </w:rPr>
    </w:lvl>
    <w:lvl w:ilvl="7">
      <w:start w:val="1"/>
      <w:numFmt w:val="lowerLetter"/>
      <w:lvlText w:val="%8."/>
      <w:lvlJc w:val="left"/>
      <w:pPr>
        <w:ind w:left="4536" w:hanging="284"/>
      </w:pPr>
      <w:rPr>
        <w:color w:val="33C1B1" w:themeColor="accent5"/>
      </w:rPr>
    </w:lvl>
    <w:lvl w:ilvl="8">
      <w:start w:val="1"/>
      <w:numFmt w:val="lowerRoman"/>
      <w:lvlText w:val="%9."/>
      <w:lvlJc w:val="right"/>
      <w:pPr>
        <w:ind w:left="5216" w:hanging="170"/>
      </w:pPr>
      <w:rPr>
        <w:color w:val="33C1B1" w:themeColor="accent5"/>
      </w:rPr>
    </w:lvl>
  </w:abstractNum>
  <w:abstractNum w:abstractNumId="27" w15:restartNumberingAfterBreak="0">
    <w:nsid w:val="7E263E9B"/>
    <w:multiLevelType w:val="multilevel"/>
    <w:tmpl w:val="504254A2"/>
    <w:lvl w:ilvl="0">
      <w:start w:val="1"/>
      <w:numFmt w:val="decimal"/>
      <w:lvlText w:val="%1."/>
      <w:lvlJc w:val="left"/>
      <w:pPr>
        <w:ind w:left="1720" w:hanging="283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2364" w:hanging="360"/>
      </w:pPr>
    </w:lvl>
    <w:lvl w:ilvl="2">
      <w:start w:val="1"/>
      <w:numFmt w:val="bullet"/>
      <w:lvlText w:val=""/>
      <w:lvlJc w:val="left"/>
      <w:pPr>
        <w:ind w:left="2741" w:hanging="284"/>
      </w:pPr>
      <w:rPr>
        <w:rFonts w:ascii="Symbol" w:hAnsi="Symbol" w:hint="default"/>
        <w:color w:val="33C1B1" w:themeColor="accent5"/>
        <w:sz w:val="24"/>
      </w:rPr>
    </w:lvl>
    <w:lvl w:ilvl="3">
      <w:start w:val="1"/>
      <w:numFmt w:val="bullet"/>
      <w:lvlText w:val=""/>
      <w:lvlJc w:val="left"/>
      <w:pPr>
        <w:ind w:left="3251" w:hanging="283"/>
      </w:pPr>
      <w:rPr>
        <w:rFonts w:ascii="Symbol" w:hAnsi="Symbol" w:hint="default"/>
        <w:color w:val="293241" w:themeColor="text1"/>
        <w:sz w:val="22"/>
      </w:rPr>
    </w:lvl>
    <w:lvl w:ilvl="4">
      <w:start w:val="1"/>
      <w:numFmt w:val="bullet"/>
      <w:lvlText w:val=""/>
      <w:lvlJc w:val="left"/>
      <w:pPr>
        <w:ind w:left="376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427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478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29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5803" w:hanging="284"/>
      </w:pPr>
      <w:rPr>
        <w:rFonts w:ascii="Symbol" w:hAnsi="Symbol" w:hint="default"/>
        <w:color w:val="293241" w:themeColor="text1"/>
      </w:rPr>
    </w:lvl>
  </w:abstractNum>
  <w:abstractNum w:abstractNumId="28" w15:restartNumberingAfterBreak="0">
    <w:nsid w:val="7FC635D4"/>
    <w:multiLevelType w:val="multilevel"/>
    <w:tmpl w:val="27646968"/>
    <w:lvl w:ilvl="0">
      <w:start w:val="1"/>
      <w:numFmt w:val="bullet"/>
      <w:lvlText w:val=""/>
      <w:lvlPicBulletId w:val="0"/>
      <w:lvlJc w:val="left"/>
      <w:pPr>
        <w:ind w:left="510" w:hanging="283"/>
      </w:pPr>
      <w:rPr>
        <w:rFonts w:ascii="Symbol" w:hAnsi="Symbol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154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118" w:hanging="360"/>
      </w:pPr>
    </w:lvl>
    <w:lvl w:ilvl="4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293241" w:themeColor="text1"/>
        <w:sz w:val="20"/>
      </w:rPr>
    </w:lvl>
    <w:lvl w:ilvl="5">
      <w:start w:val="1"/>
      <w:numFmt w:val="bullet"/>
      <w:lvlText w:val=""/>
      <w:lvlJc w:val="left"/>
      <w:pPr>
        <w:ind w:left="3062" w:hanging="284"/>
      </w:pPr>
      <w:rPr>
        <w:rFonts w:ascii="Symbol" w:hAnsi="Symbol" w:hint="default"/>
        <w:color w:val="293241" w:themeColor="text1"/>
      </w:rPr>
    </w:lvl>
    <w:lvl w:ilvl="6">
      <w:start w:val="1"/>
      <w:numFmt w:val="bullet"/>
      <w:lvlText w:val=""/>
      <w:lvlJc w:val="left"/>
      <w:pPr>
        <w:ind w:left="3572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4082" w:hanging="283"/>
      </w:pPr>
      <w:rPr>
        <w:rFonts w:ascii="Symbol" w:hAnsi="Symbol" w:hint="default"/>
        <w:color w:val="293241" w:themeColor="text1"/>
      </w:rPr>
    </w:lvl>
    <w:lvl w:ilvl="8">
      <w:start w:val="1"/>
      <w:numFmt w:val="bullet"/>
      <w:lvlText w:val=""/>
      <w:lvlJc w:val="left"/>
      <w:pPr>
        <w:ind w:left="4593" w:hanging="284"/>
      </w:pPr>
      <w:rPr>
        <w:rFonts w:ascii="Symbol" w:hAnsi="Symbol" w:hint="default"/>
        <w:color w:val="293241" w:themeColor="text1"/>
      </w:rPr>
    </w:lvl>
  </w:abstractNum>
  <w:num w:numId="1" w16cid:durableId="1502697097">
    <w:abstractNumId w:val="4"/>
  </w:num>
  <w:num w:numId="2" w16cid:durableId="1088842944">
    <w:abstractNumId w:val="12"/>
  </w:num>
  <w:num w:numId="3" w16cid:durableId="193932337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color w:val="118AB2" w:themeColor="accent1"/>
          <w:sz w:val="32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792" w:hanging="432"/>
        </w:pPr>
        <w:rPr>
          <w:rFonts w:ascii="Arial" w:hAnsi="Arial" w:hint="default"/>
          <w:b/>
          <w:i w:val="0"/>
          <w:color w:val="118AB2" w:themeColor="accent1"/>
          <w:sz w:val="28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1728" w:hanging="648"/>
        </w:pPr>
        <w:rPr>
          <w:rFonts w:ascii="Arial" w:hAnsi="Arial" w:hint="default"/>
          <w:b w:val="0"/>
          <w:i w:val="0"/>
          <w:color w:val="166879" w:themeColor="accent2"/>
          <w:sz w:val="22"/>
        </w:rPr>
      </w:lvl>
    </w:lvlOverride>
    <w:lvlOverride w:ilvl="4">
      <w:lvl w:ilvl="4">
        <w:start w:val="1"/>
        <w:numFmt w:val="decimal"/>
        <w:pStyle w:val="Heading5"/>
        <w:suff w:val="space"/>
        <w:lvlText w:val="(%5)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lowerLetter"/>
        <w:pStyle w:val="Heading6"/>
        <w:suff w:val="space"/>
        <w:lvlText w:val="(%5%6)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lowerRoman"/>
        <w:pStyle w:val="Heading7"/>
        <w:suff w:val="space"/>
        <w:lvlText w:val="(%7)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Heading8"/>
        <w:suff w:val="space"/>
        <w:lvlText w:val="(%8)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bullet"/>
        <w:pStyle w:val="Heading9"/>
        <w:suff w:val="space"/>
        <w:lvlText w:val=""/>
        <w:lvlJc w:val="left"/>
        <w:pPr>
          <w:ind w:left="4320" w:hanging="1440"/>
        </w:pPr>
        <w:rPr>
          <w:rFonts w:ascii="Wingdings" w:hAnsi="Wingdings" w:hint="default"/>
        </w:rPr>
      </w:lvl>
    </w:lvlOverride>
  </w:num>
  <w:num w:numId="4" w16cid:durableId="173224294">
    <w:abstractNumId w:val="25"/>
  </w:num>
  <w:num w:numId="5" w16cid:durableId="1628510146">
    <w:abstractNumId w:val="4"/>
  </w:num>
  <w:num w:numId="6" w16cid:durableId="1515996634">
    <w:abstractNumId w:val="19"/>
    <w:lvlOverride w:ilvl="0">
      <w:lvl w:ilvl="0">
        <w:start w:val="1"/>
        <w:numFmt w:val="bullet"/>
        <w:pStyle w:val="TableauListPuces"/>
        <w:lvlText w:val=""/>
        <w:lvlPicBulletId w:val="0"/>
        <w:lvlJc w:val="left"/>
        <w:pPr>
          <w:ind w:left="397" w:hanging="284"/>
        </w:pPr>
        <w:rPr>
          <w:rFonts w:ascii="Symbol" w:hAnsi="Symbol" w:hint="default"/>
          <w:color w:val="auto"/>
          <w:sz w:val="24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624" w:hanging="227"/>
        </w:pPr>
        <w:rPr>
          <w:rFonts w:ascii="Symbol" w:hAnsi="Symbol" w:hint="default"/>
          <w:color w:val="118AB2" w:themeColor="accent1"/>
          <w:sz w:val="28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908" w:hanging="227"/>
        </w:pPr>
        <w:rPr>
          <w:rFonts w:ascii="Symbol" w:hAnsi="Symbol" w:hint="default"/>
          <w:color w:val="33C1B1" w:themeColor="accent5"/>
          <w:sz w:val="24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192" w:hanging="227"/>
        </w:pPr>
        <w:rPr>
          <w:rFonts w:ascii="Symbol" w:hAnsi="Symbol" w:hint="default"/>
          <w:color w:val="293241" w:themeColor="text1"/>
          <w:sz w:val="22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476" w:hanging="227"/>
        </w:pPr>
        <w:rPr>
          <w:rFonts w:ascii="Symbol" w:hAnsi="Symbol" w:hint="default"/>
          <w:color w:val="293241" w:themeColor="text1"/>
          <w:sz w:val="20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1760" w:hanging="227"/>
        </w:pPr>
        <w:rPr>
          <w:rFonts w:ascii="Symbol" w:hAnsi="Symbol" w:hint="default"/>
          <w:color w:val="293241" w:themeColor="tex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044" w:hanging="227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328" w:hanging="227"/>
        </w:pPr>
        <w:rPr>
          <w:rFonts w:ascii="Symbol" w:hAnsi="Symbol" w:hint="default"/>
          <w:color w:val="293241" w:themeColor="text1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2612" w:hanging="227"/>
        </w:pPr>
        <w:rPr>
          <w:rFonts w:ascii="Symbol" w:hAnsi="Symbol" w:hint="default"/>
          <w:color w:val="293241" w:themeColor="text1"/>
        </w:rPr>
      </w:lvl>
    </w:lvlOverride>
  </w:num>
  <w:num w:numId="7" w16cid:durableId="913667534">
    <w:abstractNumId w:val="24"/>
  </w:num>
  <w:num w:numId="8" w16cid:durableId="990401880">
    <w:abstractNumId w:val="6"/>
  </w:num>
  <w:num w:numId="9" w16cid:durableId="843712453">
    <w:abstractNumId w:val="15"/>
  </w:num>
  <w:num w:numId="10" w16cid:durableId="1950888151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color w:val="118AB2" w:themeColor="accent1"/>
          <w:sz w:val="32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792" w:hanging="432"/>
        </w:pPr>
        <w:rPr>
          <w:rFonts w:ascii="Arial" w:hAnsi="Arial" w:hint="default"/>
          <w:b/>
          <w:i w:val="0"/>
          <w:color w:val="118AB2" w:themeColor="accent1"/>
          <w:sz w:val="28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1224" w:hanging="504"/>
        </w:p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1728" w:hanging="648"/>
        </w:pPr>
        <w:rPr>
          <w:rFonts w:ascii="Arial" w:hAnsi="Arial" w:hint="default"/>
          <w:b w:val="0"/>
          <w:i w:val="0"/>
          <w:color w:val="166879" w:themeColor="accent2"/>
          <w:sz w:val="22"/>
        </w:rPr>
      </w:lvl>
    </w:lvlOverride>
    <w:lvlOverride w:ilvl="4">
      <w:startOverride w:val="1"/>
      <w:lvl w:ilvl="4">
        <w:start w:val="1"/>
        <w:numFmt w:val="decimal"/>
        <w:pStyle w:val="Heading5"/>
        <w:suff w:val="space"/>
        <w:lvlText w:val="(%5)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lowerLetter"/>
        <w:pStyle w:val="Heading6"/>
        <w:suff w:val="space"/>
        <w:lvlText w:val="(%5%6)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lowerRoman"/>
        <w:pStyle w:val="Heading7"/>
        <w:suff w:val="space"/>
        <w:lvlText w:val="(%7)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pStyle w:val="Heading8"/>
        <w:suff w:val="space"/>
        <w:lvlText w:val="(%8)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bullet"/>
        <w:pStyle w:val="Heading9"/>
        <w:suff w:val="space"/>
        <w:lvlText w:val=""/>
        <w:lvlJc w:val="left"/>
        <w:pPr>
          <w:ind w:left="4320" w:hanging="1440"/>
        </w:pPr>
        <w:rPr>
          <w:rFonts w:ascii="Wingdings" w:hAnsi="Wingdings" w:hint="default"/>
        </w:rPr>
      </w:lvl>
    </w:lvlOverride>
  </w:num>
  <w:num w:numId="11" w16cid:durableId="653023164">
    <w:abstractNumId w:val="16"/>
  </w:num>
  <w:num w:numId="12" w16cid:durableId="1422751953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color w:val="118AB2" w:themeColor="accent1"/>
          <w:sz w:val="32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792" w:hanging="432"/>
        </w:pPr>
        <w:rPr>
          <w:rFonts w:ascii="Arial" w:hAnsi="Arial" w:hint="default"/>
          <w:b/>
          <w:i w:val="0"/>
          <w:color w:val="118AB2" w:themeColor="accent1"/>
          <w:sz w:val="28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1224" w:hanging="504"/>
        </w:p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1728" w:hanging="648"/>
        </w:pPr>
        <w:rPr>
          <w:rFonts w:ascii="Arial" w:hAnsi="Arial" w:hint="default"/>
          <w:b w:val="0"/>
          <w:i w:val="0"/>
          <w:color w:val="166879" w:themeColor="accent2"/>
          <w:sz w:val="22"/>
        </w:rPr>
      </w:lvl>
    </w:lvlOverride>
    <w:lvlOverride w:ilvl="4">
      <w:startOverride w:val="1"/>
      <w:lvl w:ilvl="4">
        <w:start w:val="1"/>
        <w:numFmt w:val="decimal"/>
        <w:pStyle w:val="Heading5"/>
        <w:suff w:val="space"/>
        <w:lvlText w:val="(%5)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lowerLetter"/>
        <w:pStyle w:val="Heading6"/>
        <w:suff w:val="space"/>
        <w:lvlText w:val="(%5%6)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lowerRoman"/>
        <w:pStyle w:val="Heading7"/>
        <w:suff w:val="space"/>
        <w:lvlText w:val="(%7)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pStyle w:val="Heading8"/>
        <w:suff w:val="space"/>
        <w:lvlText w:val="(%8)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bullet"/>
        <w:pStyle w:val="Heading9"/>
        <w:suff w:val="space"/>
        <w:lvlText w:val=""/>
        <w:lvlJc w:val="left"/>
        <w:pPr>
          <w:ind w:left="4320" w:hanging="1440"/>
        </w:pPr>
        <w:rPr>
          <w:rFonts w:ascii="Wingdings" w:hAnsi="Wingdings" w:hint="default"/>
        </w:rPr>
      </w:lvl>
    </w:lvlOverride>
  </w:num>
  <w:num w:numId="13" w16cid:durableId="1979340637">
    <w:abstractNumId w:val="10"/>
  </w:num>
  <w:num w:numId="14" w16cid:durableId="656568634">
    <w:abstractNumId w:val="5"/>
  </w:num>
  <w:num w:numId="15" w16cid:durableId="1141458008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360" w:hanging="360"/>
        </w:pPr>
        <w:rPr>
          <w:rFonts w:ascii="Arial" w:hAnsi="Arial" w:cs="Times New Roman" w:hint="default"/>
          <w:b/>
          <w:i w:val="0"/>
          <w:color w:val="118AB2" w:themeColor="accent1"/>
          <w:sz w:val="32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792" w:hanging="432"/>
        </w:pPr>
        <w:rPr>
          <w:rFonts w:ascii="Arial" w:hAnsi="Arial" w:cs="Times New Roman" w:hint="default"/>
          <w:b/>
          <w:i w:val="0"/>
          <w:color w:val="118AB2" w:themeColor="accent1"/>
          <w:sz w:val="28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1224" w:hanging="504"/>
        </w:pPr>
        <w:rPr>
          <w:rFonts w:ascii="Arial" w:hAnsi="Arial" w:cs="Times New Roman" w:hint="default"/>
          <w:b/>
          <w:i w:val="0"/>
          <w:color w:val="166879" w:themeColor="accent2"/>
          <w:sz w:val="24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1728" w:hanging="648"/>
        </w:pPr>
        <w:rPr>
          <w:rFonts w:ascii="Arial" w:hAnsi="Arial" w:cs="Times New Roman" w:hint="default"/>
          <w:b w:val="0"/>
          <w:i w:val="0"/>
          <w:color w:val="166879" w:themeColor="accent2"/>
          <w:sz w:val="22"/>
        </w:rPr>
      </w:lvl>
    </w:lvlOverride>
    <w:lvlOverride w:ilvl="4">
      <w:lvl w:ilvl="4">
        <w:start w:val="1"/>
        <w:numFmt w:val="decimal"/>
        <w:pStyle w:val="Heading5"/>
        <w:suff w:val="space"/>
        <w:lvlText w:val="(%5)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pStyle w:val="Heading6"/>
        <w:suff w:val="space"/>
        <w:lvlText w:val="(%5%6)"/>
        <w:lvlJc w:val="left"/>
        <w:pPr>
          <w:ind w:left="2736" w:hanging="936"/>
        </w:pPr>
      </w:lvl>
    </w:lvlOverride>
    <w:lvlOverride w:ilvl="6">
      <w:lvl w:ilvl="6">
        <w:start w:val="1"/>
        <w:numFmt w:val="lowerRoman"/>
        <w:pStyle w:val="Heading7"/>
        <w:suff w:val="space"/>
        <w:lvlText w:val="(%7)"/>
        <w:lvlJc w:val="left"/>
        <w:pPr>
          <w:ind w:left="3240" w:hanging="1080"/>
        </w:pPr>
      </w:lvl>
    </w:lvlOverride>
    <w:lvlOverride w:ilvl="7">
      <w:lvl w:ilvl="7">
        <w:start w:val="1"/>
        <w:numFmt w:val="lowerLetter"/>
        <w:pStyle w:val="Heading8"/>
        <w:suff w:val="space"/>
        <w:lvlText w:val="(%8)"/>
        <w:lvlJc w:val="left"/>
        <w:pPr>
          <w:ind w:left="3744" w:hanging="1224"/>
        </w:pPr>
      </w:lvl>
    </w:lvlOverride>
    <w:lvlOverride w:ilvl="8">
      <w:lvl w:ilvl="8">
        <w:start w:val="1"/>
        <w:numFmt w:val="bullet"/>
        <w:pStyle w:val="Heading9"/>
        <w:suff w:val="space"/>
        <w:lvlText w:val=""/>
        <w:lvlJc w:val="left"/>
        <w:pPr>
          <w:ind w:left="4320" w:hanging="1440"/>
        </w:pPr>
        <w:rPr>
          <w:rFonts w:ascii="Wingdings" w:hAnsi="Wingdings" w:hint="default"/>
        </w:rPr>
      </w:lvl>
    </w:lvlOverride>
  </w:num>
  <w:num w:numId="16" w16cid:durableId="502161614">
    <w:abstractNumId w:val="0"/>
  </w:num>
  <w:num w:numId="17" w16cid:durableId="46230936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07486614">
    <w:abstractNumId w:val="4"/>
  </w:num>
  <w:num w:numId="19" w16cid:durableId="211624318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40407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78069061">
    <w:abstractNumId w:val="26"/>
  </w:num>
  <w:num w:numId="22" w16cid:durableId="187041623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33259018">
    <w:abstractNumId w:val="13"/>
  </w:num>
  <w:num w:numId="24" w16cid:durableId="831138614">
    <w:abstractNumId w:val="23"/>
  </w:num>
  <w:num w:numId="25" w16cid:durableId="1271595228">
    <w:abstractNumId w:val="28"/>
  </w:num>
  <w:num w:numId="26" w16cid:durableId="798039262">
    <w:abstractNumId w:val="7"/>
  </w:num>
  <w:num w:numId="27" w16cid:durableId="1326666662">
    <w:abstractNumId w:val="18"/>
  </w:num>
  <w:num w:numId="28" w16cid:durableId="1374496525">
    <w:abstractNumId w:val="14"/>
  </w:num>
  <w:num w:numId="29" w16cid:durableId="600841215">
    <w:abstractNumId w:val="11"/>
  </w:num>
  <w:num w:numId="30" w16cid:durableId="1866602898">
    <w:abstractNumId w:val="21"/>
  </w:num>
  <w:num w:numId="31" w16cid:durableId="512229641">
    <w:abstractNumId w:val="20"/>
  </w:num>
  <w:num w:numId="32" w16cid:durableId="644310533">
    <w:abstractNumId w:val="22"/>
  </w:num>
  <w:num w:numId="33" w16cid:durableId="658269171">
    <w:abstractNumId w:val="1"/>
  </w:num>
  <w:num w:numId="34" w16cid:durableId="2100983299">
    <w:abstractNumId w:val="27"/>
  </w:num>
  <w:num w:numId="35" w16cid:durableId="52733110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3053576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360" w:hanging="360"/>
        </w:pPr>
        <w:rPr>
          <w:rFonts w:ascii="Arial" w:hAnsi="Arial" w:cs="Times New Roman" w:hint="default"/>
          <w:b/>
          <w:i w:val="0"/>
          <w:color w:val="118AB2" w:themeColor="accent1"/>
          <w:sz w:val="32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792" w:hanging="432"/>
        </w:pPr>
        <w:rPr>
          <w:rFonts w:ascii="Arial" w:hAnsi="Arial" w:cs="Times New Roman" w:hint="default"/>
          <w:b/>
          <w:i w:val="0"/>
          <w:color w:val="118AB2" w:themeColor="accent1"/>
          <w:sz w:val="28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1224" w:hanging="504"/>
        </w:pPr>
        <w:rPr>
          <w:rFonts w:ascii="Arial" w:hAnsi="Arial" w:cs="Times New Roman" w:hint="default"/>
          <w:b/>
          <w:i w:val="0"/>
          <w:color w:val="595A5B"/>
          <w:sz w:val="22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1728" w:hanging="648"/>
        </w:pPr>
        <w:rPr>
          <w:rFonts w:ascii="Arial" w:hAnsi="Arial" w:cs="Times New Roman" w:hint="default"/>
          <w:b w:val="0"/>
          <w:i w:val="0"/>
          <w:color w:val="166879" w:themeColor="accent2"/>
          <w:sz w:val="22"/>
        </w:rPr>
      </w:lvl>
    </w:lvlOverride>
    <w:lvlOverride w:ilvl="4">
      <w:lvl w:ilvl="4">
        <w:start w:val="1"/>
        <w:numFmt w:val="decimal"/>
        <w:pStyle w:val="Heading5"/>
        <w:suff w:val="space"/>
        <w:lvlText w:val="(%5)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pStyle w:val="Heading6"/>
        <w:suff w:val="space"/>
        <w:lvlText w:val="(%5%6)"/>
        <w:lvlJc w:val="left"/>
        <w:pPr>
          <w:ind w:left="2736" w:hanging="936"/>
        </w:pPr>
      </w:lvl>
    </w:lvlOverride>
    <w:lvlOverride w:ilvl="6">
      <w:lvl w:ilvl="6">
        <w:start w:val="1"/>
        <w:numFmt w:val="lowerRoman"/>
        <w:pStyle w:val="Heading7"/>
        <w:suff w:val="space"/>
        <w:lvlText w:val="(%7)"/>
        <w:lvlJc w:val="left"/>
        <w:pPr>
          <w:ind w:left="3240" w:hanging="1080"/>
        </w:pPr>
      </w:lvl>
    </w:lvlOverride>
    <w:lvlOverride w:ilvl="7">
      <w:lvl w:ilvl="7">
        <w:start w:val="1"/>
        <w:numFmt w:val="lowerLetter"/>
        <w:pStyle w:val="Heading8"/>
        <w:suff w:val="space"/>
        <w:lvlText w:val="(%8)"/>
        <w:lvlJc w:val="left"/>
        <w:pPr>
          <w:ind w:left="3744" w:hanging="1224"/>
        </w:pPr>
      </w:lvl>
    </w:lvlOverride>
    <w:lvlOverride w:ilvl="8">
      <w:lvl w:ilvl="8">
        <w:start w:val="1"/>
        <w:numFmt w:val="bullet"/>
        <w:pStyle w:val="Heading9"/>
        <w:suff w:val="space"/>
        <w:lvlText w:val=""/>
        <w:lvlJc w:val="left"/>
        <w:pPr>
          <w:ind w:left="4320" w:hanging="1440"/>
        </w:pPr>
        <w:rPr>
          <w:rFonts w:ascii="Wingdings" w:hAnsi="Wingdings" w:hint="default"/>
        </w:rPr>
      </w:lvl>
    </w:lvlOverride>
  </w:num>
  <w:num w:numId="37" w16cid:durableId="61753817">
    <w:abstractNumId w:val="3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NDRECAN Carmen">
    <w15:presenceInfo w15:providerId="AD" w15:userId="S::carmen.indrecan@coexya.eu::3710023a-0f09-4d25-ad76-de79ffd9ca03"/>
  </w15:person>
  <w15:person w15:author="GROSJEAN Kevin">
    <w15:presenceInfo w15:providerId="AD" w15:userId="S::kevin.grosjean@coexya.eu::5afd5b57-de8e-4bf9-b0bf-3deffafb88a4"/>
  </w15:person>
  <w15:person w15:author="MAURY Mathieu">
    <w15:presenceInfo w15:providerId="AD" w15:userId="S::Mathieu.MAURY@coexya.eu::2ddc1431-bfab-467c-80e1-98b502e3bb20"/>
  </w15:person>
  <w15:person w15:author="PAN Yilei">
    <w15:presenceInfo w15:providerId="AD" w15:userId="S::yilei.pan@coexya.eu::384ac40e-b6dd-49fc-8a9c-7d512c4a09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DateAndTime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/>
  <w:documentProtection w:formatting="1" w:enforcement="0"/>
  <w:defaultTabStop w:val="567"/>
  <w:hyphenationZone w:val="425"/>
  <w:clickAndTypeStyle w:val="Heading2Char"/>
  <w:noPunctuationKerning/>
  <w:characterSpacingControl w:val="doNotCompress"/>
  <w:hdrShapeDefaults>
    <o:shapedefaults v:ext="edit" spidmax="2049">
      <o:colormru v:ext="edit" colors="#5859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C0D"/>
    <w:rsid w:val="00003AD4"/>
    <w:rsid w:val="00004EC5"/>
    <w:rsid w:val="0000621E"/>
    <w:rsid w:val="00010A6A"/>
    <w:rsid w:val="000110F4"/>
    <w:rsid w:val="00013987"/>
    <w:rsid w:val="00014919"/>
    <w:rsid w:val="000150BC"/>
    <w:rsid w:val="0002099F"/>
    <w:rsid w:val="00025BA0"/>
    <w:rsid w:val="00032EE1"/>
    <w:rsid w:val="00033A4C"/>
    <w:rsid w:val="000404A9"/>
    <w:rsid w:val="0004662A"/>
    <w:rsid w:val="000469E4"/>
    <w:rsid w:val="00050AEC"/>
    <w:rsid w:val="00051E89"/>
    <w:rsid w:val="00052732"/>
    <w:rsid w:val="00054C78"/>
    <w:rsid w:val="00067959"/>
    <w:rsid w:val="000708C8"/>
    <w:rsid w:val="00072BDF"/>
    <w:rsid w:val="000744CB"/>
    <w:rsid w:val="00080A22"/>
    <w:rsid w:val="0008464B"/>
    <w:rsid w:val="0008486E"/>
    <w:rsid w:val="000858FE"/>
    <w:rsid w:val="00085F0F"/>
    <w:rsid w:val="00086B1F"/>
    <w:rsid w:val="000954EE"/>
    <w:rsid w:val="00095814"/>
    <w:rsid w:val="00096B95"/>
    <w:rsid w:val="00096BF8"/>
    <w:rsid w:val="00096CD6"/>
    <w:rsid w:val="000A0A1D"/>
    <w:rsid w:val="000A53AD"/>
    <w:rsid w:val="000A5B40"/>
    <w:rsid w:val="000A6FBD"/>
    <w:rsid w:val="000B1AF4"/>
    <w:rsid w:val="000B6EFB"/>
    <w:rsid w:val="000C1202"/>
    <w:rsid w:val="000C2EA8"/>
    <w:rsid w:val="000C30A9"/>
    <w:rsid w:val="000C3F0B"/>
    <w:rsid w:val="000C5BA6"/>
    <w:rsid w:val="000D3018"/>
    <w:rsid w:val="000D4696"/>
    <w:rsid w:val="000D6091"/>
    <w:rsid w:val="000E64AA"/>
    <w:rsid w:val="000E73DB"/>
    <w:rsid w:val="00101F3B"/>
    <w:rsid w:val="00102B57"/>
    <w:rsid w:val="001049BE"/>
    <w:rsid w:val="0011591F"/>
    <w:rsid w:val="001218F4"/>
    <w:rsid w:val="001249B9"/>
    <w:rsid w:val="001261DC"/>
    <w:rsid w:val="00135F1E"/>
    <w:rsid w:val="001458EC"/>
    <w:rsid w:val="00146E0A"/>
    <w:rsid w:val="0015610F"/>
    <w:rsid w:val="00156B62"/>
    <w:rsid w:val="00161412"/>
    <w:rsid w:val="0017169D"/>
    <w:rsid w:val="001761D9"/>
    <w:rsid w:val="00180D10"/>
    <w:rsid w:val="00182924"/>
    <w:rsid w:val="00183E8B"/>
    <w:rsid w:val="001909D3"/>
    <w:rsid w:val="00192185"/>
    <w:rsid w:val="00193348"/>
    <w:rsid w:val="00195C3E"/>
    <w:rsid w:val="001A1C0F"/>
    <w:rsid w:val="001A3892"/>
    <w:rsid w:val="001A7176"/>
    <w:rsid w:val="001A767E"/>
    <w:rsid w:val="001B3477"/>
    <w:rsid w:val="001B44C6"/>
    <w:rsid w:val="001B50D0"/>
    <w:rsid w:val="001C45F3"/>
    <w:rsid w:val="001D0F91"/>
    <w:rsid w:val="001D2198"/>
    <w:rsid w:val="001E5A71"/>
    <w:rsid w:val="001E6D46"/>
    <w:rsid w:val="001E6DA7"/>
    <w:rsid w:val="001E7258"/>
    <w:rsid w:val="001F078D"/>
    <w:rsid w:val="001F0DE1"/>
    <w:rsid w:val="00200F1F"/>
    <w:rsid w:val="002021B2"/>
    <w:rsid w:val="002022C2"/>
    <w:rsid w:val="00206BC9"/>
    <w:rsid w:val="00213484"/>
    <w:rsid w:val="00223AF5"/>
    <w:rsid w:val="00227755"/>
    <w:rsid w:val="00227C0F"/>
    <w:rsid w:val="002316DD"/>
    <w:rsid w:val="0023413B"/>
    <w:rsid w:val="0023456B"/>
    <w:rsid w:val="00234852"/>
    <w:rsid w:val="00236207"/>
    <w:rsid w:val="00236B7F"/>
    <w:rsid w:val="002427E3"/>
    <w:rsid w:val="00242B58"/>
    <w:rsid w:val="0024365F"/>
    <w:rsid w:val="002445EE"/>
    <w:rsid w:val="0024555E"/>
    <w:rsid w:val="00246D0F"/>
    <w:rsid w:val="002541DA"/>
    <w:rsid w:val="00257F77"/>
    <w:rsid w:val="00260C6E"/>
    <w:rsid w:val="0026439E"/>
    <w:rsid w:val="00264420"/>
    <w:rsid w:val="0027388D"/>
    <w:rsid w:val="00275FC4"/>
    <w:rsid w:val="0028026C"/>
    <w:rsid w:val="00280280"/>
    <w:rsid w:val="00280CAA"/>
    <w:rsid w:val="0028192E"/>
    <w:rsid w:val="002823F3"/>
    <w:rsid w:val="0028243E"/>
    <w:rsid w:val="0028594A"/>
    <w:rsid w:val="002867EA"/>
    <w:rsid w:val="00292E9E"/>
    <w:rsid w:val="002964AD"/>
    <w:rsid w:val="002A3822"/>
    <w:rsid w:val="002A4D06"/>
    <w:rsid w:val="002B0606"/>
    <w:rsid w:val="002B3573"/>
    <w:rsid w:val="002B41B4"/>
    <w:rsid w:val="002B4B15"/>
    <w:rsid w:val="002C1A43"/>
    <w:rsid w:val="002C1B76"/>
    <w:rsid w:val="002C1DFA"/>
    <w:rsid w:val="002C2B84"/>
    <w:rsid w:val="002D3039"/>
    <w:rsid w:val="002D3327"/>
    <w:rsid w:val="002D50AC"/>
    <w:rsid w:val="002D7186"/>
    <w:rsid w:val="002D7768"/>
    <w:rsid w:val="002E2837"/>
    <w:rsid w:val="002E35E1"/>
    <w:rsid w:val="002E6A3D"/>
    <w:rsid w:val="002F5029"/>
    <w:rsid w:val="002F7B04"/>
    <w:rsid w:val="00300994"/>
    <w:rsid w:val="00302875"/>
    <w:rsid w:val="003032D3"/>
    <w:rsid w:val="003034AA"/>
    <w:rsid w:val="00317288"/>
    <w:rsid w:val="003178A3"/>
    <w:rsid w:val="003200BC"/>
    <w:rsid w:val="00322818"/>
    <w:rsid w:val="00323771"/>
    <w:rsid w:val="00327741"/>
    <w:rsid w:val="003278BC"/>
    <w:rsid w:val="0033097B"/>
    <w:rsid w:val="00331DD1"/>
    <w:rsid w:val="00332CEB"/>
    <w:rsid w:val="0033473F"/>
    <w:rsid w:val="00335BE1"/>
    <w:rsid w:val="003368B7"/>
    <w:rsid w:val="00337429"/>
    <w:rsid w:val="00337912"/>
    <w:rsid w:val="00352970"/>
    <w:rsid w:val="0035775D"/>
    <w:rsid w:val="003579F8"/>
    <w:rsid w:val="0037433B"/>
    <w:rsid w:val="0038049D"/>
    <w:rsid w:val="0038447B"/>
    <w:rsid w:val="00385C1F"/>
    <w:rsid w:val="0038659C"/>
    <w:rsid w:val="003924A6"/>
    <w:rsid w:val="00393ECD"/>
    <w:rsid w:val="003A1AA4"/>
    <w:rsid w:val="003A660A"/>
    <w:rsid w:val="003B1DFD"/>
    <w:rsid w:val="003B2915"/>
    <w:rsid w:val="003B5202"/>
    <w:rsid w:val="003C15F5"/>
    <w:rsid w:val="003C23F9"/>
    <w:rsid w:val="003C244F"/>
    <w:rsid w:val="003D102E"/>
    <w:rsid w:val="003D4303"/>
    <w:rsid w:val="003F1932"/>
    <w:rsid w:val="003F2A69"/>
    <w:rsid w:val="003F648C"/>
    <w:rsid w:val="00400787"/>
    <w:rsid w:val="00403C48"/>
    <w:rsid w:val="00407F25"/>
    <w:rsid w:val="004138E6"/>
    <w:rsid w:val="00413A1E"/>
    <w:rsid w:val="00420CA5"/>
    <w:rsid w:val="0042382C"/>
    <w:rsid w:val="00431329"/>
    <w:rsid w:val="004339FA"/>
    <w:rsid w:val="004360D3"/>
    <w:rsid w:val="004414D2"/>
    <w:rsid w:val="00444F04"/>
    <w:rsid w:val="004475CC"/>
    <w:rsid w:val="004508C7"/>
    <w:rsid w:val="00451D36"/>
    <w:rsid w:val="004525CA"/>
    <w:rsid w:val="00455290"/>
    <w:rsid w:val="00456A0D"/>
    <w:rsid w:val="004602DB"/>
    <w:rsid w:val="00461C72"/>
    <w:rsid w:val="00465390"/>
    <w:rsid w:val="00474BFE"/>
    <w:rsid w:val="00474F1C"/>
    <w:rsid w:val="00475A63"/>
    <w:rsid w:val="00477605"/>
    <w:rsid w:val="00481B8E"/>
    <w:rsid w:val="00483BB5"/>
    <w:rsid w:val="00485A1D"/>
    <w:rsid w:val="00487234"/>
    <w:rsid w:val="0049122D"/>
    <w:rsid w:val="00491DD8"/>
    <w:rsid w:val="004A11A7"/>
    <w:rsid w:val="004A1C21"/>
    <w:rsid w:val="004A2102"/>
    <w:rsid w:val="004A29F2"/>
    <w:rsid w:val="004A3328"/>
    <w:rsid w:val="004A3D10"/>
    <w:rsid w:val="004A4CB7"/>
    <w:rsid w:val="004A576C"/>
    <w:rsid w:val="004B1D0D"/>
    <w:rsid w:val="004B2929"/>
    <w:rsid w:val="004B3AA5"/>
    <w:rsid w:val="004B6620"/>
    <w:rsid w:val="004B6B01"/>
    <w:rsid w:val="004B79F0"/>
    <w:rsid w:val="004C1414"/>
    <w:rsid w:val="004D0191"/>
    <w:rsid w:val="004D14AC"/>
    <w:rsid w:val="004D3533"/>
    <w:rsid w:val="004D3C94"/>
    <w:rsid w:val="004D4A78"/>
    <w:rsid w:val="004D60CC"/>
    <w:rsid w:val="004E70CC"/>
    <w:rsid w:val="004F13FA"/>
    <w:rsid w:val="004F2F0F"/>
    <w:rsid w:val="004F50E2"/>
    <w:rsid w:val="0051549B"/>
    <w:rsid w:val="00515DDD"/>
    <w:rsid w:val="00516103"/>
    <w:rsid w:val="00520296"/>
    <w:rsid w:val="00523EEE"/>
    <w:rsid w:val="00524CE0"/>
    <w:rsid w:val="00533299"/>
    <w:rsid w:val="0054232C"/>
    <w:rsid w:val="005435EE"/>
    <w:rsid w:val="00545D1F"/>
    <w:rsid w:val="00556B6F"/>
    <w:rsid w:val="005602EE"/>
    <w:rsid w:val="00560A69"/>
    <w:rsid w:val="00562D18"/>
    <w:rsid w:val="00564E59"/>
    <w:rsid w:val="005676C7"/>
    <w:rsid w:val="00573ABD"/>
    <w:rsid w:val="005749E8"/>
    <w:rsid w:val="005767C6"/>
    <w:rsid w:val="00584D4C"/>
    <w:rsid w:val="00585654"/>
    <w:rsid w:val="00590DA7"/>
    <w:rsid w:val="0059299B"/>
    <w:rsid w:val="005A0031"/>
    <w:rsid w:val="005A3CB4"/>
    <w:rsid w:val="005A7AF7"/>
    <w:rsid w:val="005B20B0"/>
    <w:rsid w:val="005B21E4"/>
    <w:rsid w:val="005B22B8"/>
    <w:rsid w:val="005B4A09"/>
    <w:rsid w:val="005B733A"/>
    <w:rsid w:val="005C2C8C"/>
    <w:rsid w:val="005C61BE"/>
    <w:rsid w:val="005D0F8A"/>
    <w:rsid w:val="005D3F51"/>
    <w:rsid w:val="005D7469"/>
    <w:rsid w:val="005E23F6"/>
    <w:rsid w:val="005E41A4"/>
    <w:rsid w:val="005E6690"/>
    <w:rsid w:val="005F1CA9"/>
    <w:rsid w:val="005F3090"/>
    <w:rsid w:val="005F42B1"/>
    <w:rsid w:val="005F5EFB"/>
    <w:rsid w:val="005F6A31"/>
    <w:rsid w:val="0060131C"/>
    <w:rsid w:val="006043BC"/>
    <w:rsid w:val="00605DB6"/>
    <w:rsid w:val="00612261"/>
    <w:rsid w:val="006169EA"/>
    <w:rsid w:val="00621B41"/>
    <w:rsid w:val="00623E61"/>
    <w:rsid w:val="006261F3"/>
    <w:rsid w:val="0062732B"/>
    <w:rsid w:val="0063022A"/>
    <w:rsid w:val="006304CF"/>
    <w:rsid w:val="00630B7F"/>
    <w:rsid w:val="00631DDB"/>
    <w:rsid w:val="006332E7"/>
    <w:rsid w:val="00634CB7"/>
    <w:rsid w:val="0063637D"/>
    <w:rsid w:val="00644AED"/>
    <w:rsid w:val="00647EEE"/>
    <w:rsid w:val="00665CCB"/>
    <w:rsid w:val="00672403"/>
    <w:rsid w:val="00672F37"/>
    <w:rsid w:val="00681792"/>
    <w:rsid w:val="00681857"/>
    <w:rsid w:val="00684CB9"/>
    <w:rsid w:val="00686835"/>
    <w:rsid w:val="006873EB"/>
    <w:rsid w:val="00693123"/>
    <w:rsid w:val="00693FA5"/>
    <w:rsid w:val="00694BD5"/>
    <w:rsid w:val="0069537F"/>
    <w:rsid w:val="00695493"/>
    <w:rsid w:val="006A0B2E"/>
    <w:rsid w:val="006A615F"/>
    <w:rsid w:val="006B07F2"/>
    <w:rsid w:val="006B3262"/>
    <w:rsid w:val="006B5983"/>
    <w:rsid w:val="006C0764"/>
    <w:rsid w:val="006C3875"/>
    <w:rsid w:val="006C3E88"/>
    <w:rsid w:val="006C4446"/>
    <w:rsid w:val="006C5A13"/>
    <w:rsid w:val="006C650E"/>
    <w:rsid w:val="006C714E"/>
    <w:rsid w:val="006D387B"/>
    <w:rsid w:val="006D5CD7"/>
    <w:rsid w:val="006D6AB0"/>
    <w:rsid w:val="006E13F1"/>
    <w:rsid w:val="006E341F"/>
    <w:rsid w:val="006E4478"/>
    <w:rsid w:val="006E7B46"/>
    <w:rsid w:val="006F00DF"/>
    <w:rsid w:val="006F3050"/>
    <w:rsid w:val="006F37F0"/>
    <w:rsid w:val="006F3B04"/>
    <w:rsid w:val="006F5A2D"/>
    <w:rsid w:val="006F5BFA"/>
    <w:rsid w:val="007005D8"/>
    <w:rsid w:val="00702585"/>
    <w:rsid w:val="00702BFC"/>
    <w:rsid w:val="0070693B"/>
    <w:rsid w:val="00706EAB"/>
    <w:rsid w:val="00711430"/>
    <w:rsid w:val="00721B66"/>
    <w:rsid w:val="00724E85"/>
    <w:rsid w:val="00725BF9"/>
    <w:rsid w:val="0072647A"/>
    <w:rsid w:val="00731965"/>
    <w:rsid w:val="00733744"/>
    <w:rsid w:val="007414C4"/>
    <w:rsid w:val="007457B0"/>
    <w:rsid w:val="00755365"/>
    <w:rsid w:val="0076108F"/>
    <w:rsid w:val="00762648"/>
    <w:rsid w:val="00762B96"/>
    <w:rsid w:val="00767EED"/>
    <w:rsid w:val="007707EE"/>
    <w:rsid w:val="00771370"/>
    <w:rsid w:val="007766BA"/>
    <w:rsid w:val="00776825"/>
    <w:rsid w:val="007768C3"/>
    <w:rsid w:val="00783969"/>
    <w:rsid w:val="0079282F"/>
    <w:rsid w:val="007931E3"/>
    <w:rsid w:val="007A4D88"/>
    <w:rsid w:val="007A5352"/>
    <w:rsid w:val="007A60D7"/>
    <w:rsid w:val="007B4763"/>
    <w:rsid w:val="007B4786"/>
    <w:rsid w:val="007B5B48"/>
    <w:rsid w:val="007D0860"/>
    <w:rsid w:val="007D16B5"/>
    <w:rsid w:val="007D194F"/>
    <w:rsid w:val="007D434F"/>
    <w:rsid w:val="007D60E8"/>
    <w:rsid w:val="007D7ECF"/>
    <w:rsid w:val="007E10EB"/>
    <w:rsid w:val="007E7DA2"/>
    <w:rsid w:val="007F7F84"/>
    <w:rsid w:val="008000CF"/>
    <w:rsid w:val="0080503C"/>
    <w:rsid w:val="00814160"/>
    <w:rsid w:val="00815809"/>
    <w:rsid w:val="0082319B"/>
    <w:rsid w:val="00823F59"/>
    <w:rsid w:val="00824747"/>
    <w:rsid w:val="00831EE5"/>
    <w:rsid w:val="008427AC"/>
    <w:rsid w:val="008431D5"/>
    <w:rsid w:val="0084486E"/>
    <w:rsid w:val="00844F34"/>
    <w:rsid w:val="00845358"/>
    <w:rsid w:val="00850F67"/>
    <w:rsid w:val="0085466F"/>
    <w:rsid w:val="00854FA1"/>
    <w:rsid w:val="00855C1E"/>
    <w:rsid w:val="0085655D"/>
    <w:rsid w:val="008603FC"/>
    <w:rsid w:val="00861FA6"/>
    <w:rsid w:val="008633D4"/>
    <w:rsid w:val="00865899"/>
    <w:rsid w:val="00871F5B"/>
    <w:rsid w:val="0087319A"/>
    <w:rsid w:val="0088244D"/>
    <w:rsid w:val="0088640A"/>
    <w:rsid w:val="00887CAA"/>
    <w:rsid w:val="008903E0"/>
    <w:rsid w:val="0089206C"/>
    <w:rsid w:val="00893F08"/>
    <w:rsid w:val="00894677"/>
    <w:rsid w:val="00894A04"/>
    <w:rsid w:val="00897B5E"/>
    <w:rsid w:val="008A038B"/>
    <w:rsid w:val="008A5439"/>
    <w:rsid w:val="008A6E1E"/>
    <w:rsid w:val="008A7319"/>
    <w:rsid w:val="008B1DC4"/>
    <w:rsid w:val="008B5EA5"/>
    <w:rsid w:val="008C6A24"/>
    <w:rsid w:val="008D0B9E"/>
    <w:rsid w:val="008D21A1"/>
    <w:rsid w:val="008D3A16"/>
    <w:rsid w:val="008D3B1F"/>
    <w:rsid w:val="008D4CBC"/>
    <w:rsid w:val="008D5F21"/>
    <w:rsid w:val="008E4D71"/>
    <w:rsid w:val="008E7A16"/>
    <w:rsid w:val="008F2117"/>
    <w:rsid w:val="008F33E5"/>
    <w:rsid w:val="008F5657"/>
    <w:rsid w:val="008F63DC"/>
    <w:rsid w:val="0090009A"/>
    <w:rsid w:val="009023E5"/>
    <w:rsid w:val="009041EC"/>
    <w:rsid w:val="00904933"/>
    <w:rsid w:val="009073E1"/>
    <w:rsid w:val="0091040C"/>
    <w:rsid w:val="00910661"/>
    <w:rsid w:val="00916F09"/>
    <w:rsid w:val="009223E5"/>
    <w:rsid w:val="009308F2"/>
    <w:rsid w:val="00930F59"/>
    <w:rsid w:val="00931794"/>
    <w:rsid w:val="0093325C"/>
    <w:rsid w:val="00933321"/>
    <w:rsid w:val="009343F4"/>
    <w:rsid w:val="00935874"/>
    <w:rsid w:val="009379CE"/>
    <w:rsid w:val="009440C2"/>
    <w:rsid w:val="00963C0D"/>
    <w:rsid w:val="00964DF1"/>
    <w:rsid w:val="00965543"/>
    <w:rsid w:val="00966479"/>
    <w:rsid w:val="009711B7"/>
    <w:rsid w:val="00983357"/>
    <w:rsid w:val="00986177"/>
    <w:rsid w:val="009908C3"/>
    <w:rsid w:val="009941C2"/>
    <w:rsid w:val="0099605C"/>
    <w:rsid w:val="009A27D4"/>
    <w:rsid w:val="009A34E5"/>
    <w:rsid w:val="009A3990"/>
    <w:rsid w:val="009A49AE"/>
    <w:rsid w:val="009A6623"/>
    <w:rsid w:val="009A7084"/>
    <w:rsid w:val="009B1A0C"/>
    <w:rsid w:val="009B48E5"/>
    <w:rsid w:val="009C302D"/>
    <w:rsid w:val="009C5387"/>
    <w:rsid w:val="009C5BC6"/>
    <w:rsid w:val="009D44B4"/>
    <w:rsid w:val="009D4CC0"/>
    <w:rsid w:val="009D5956"/>
    <w:rsid w:val="009E038C"/>
    <w:rsid w:val="009E10DE"/>
    <w:rsid w:val="009E7DB6"/>
    <w:rsid w:val="009F0948"/>
    <w:rsid w:val="009F5767"/>
    <w:rsid w:val="009F699B"/>
    <w:rsid w:val="009F76AE"/>
    <w:rsid w:val="00A014B6"/>
    <w:rsid w:val="00A01CA7"/>
    <w:rsid w:val="00A07B91"/>
    <w:rsid w:val="00A11131"/>
    <w:rsid w:val="00A14C10"/>
    <w:rsid w:val="00A20CD2"/>
    <w:rsid w:val="00A238E7"/>
    <w:rsid w:val="00A25FA5"/>
    <w:rsid w:val="00A262ED"/>
    <w:rsid w:val="00A336D6"/>
    <w:rsid w:val="00A3545C"/>
    <w:rsid w:val="00A40B97"/>
    <w:rsid w:val="00A40F1C"/>
    <w:rsid w:val="00A4152B"/>
    <w:rsid w:val="00A4426D"/>
    <w:rsid w:val="00A50A4D"/>
    <w:rsid w:val="00A71266"/>
    <w:rsid w:val="00A81157"/>
    <w:rsid w:val="00A81DB3"/>
    <w:rsid w:val="00A87F47"/>
    <w:rsid w:val="00A908AF"/>
    <w:rsid w:val="00A9118A"/>
    <w:rsid w:val="00A91F4C"/>
    <w:rsid w:val="00A9794C"/>
    <w:rsid w:val="00AA085D"/>
    <w:rsid w:val="00AA1A1C"/>
    <w:rsid w:val="00AA290B"/>
    <w:rsid w:val="00AA5FBF"/>
    <w:rsid w:val="00AB628C"/>
    <w:rsid w:val="00AB7C2D"/>
    <w:rsid w:val="00AC11E3"/>
    <w:rsid w:val="00AD030A"/>
    <w:rsid w:val="00AD0D35"/>
    <w:rsid w:val="00AD6F63"/>
    <w:rsid w:val="00AE08FF"/>
    <w:rsid w:val="00AE3557"/>
    <w:rsid w:val="00AE38E3"/>
    <w:rsid w:val="00AE53BF"/>
    <w:rsid w:val="00AE680A"/>
    <w:rsid w:val="00AE6BB4"/>
    <w:rsid w:val="00AF0893"/>
    <w:rsid w:val="00AF12F2"/>
    <w:rsid w:val="00AF13F5"/>
    <w:rsid w:val="00AF25E6"/>
    <w:rsid w:val="00AF2F3D"/>
    <w:rsid w:val="00AF6D48"/>
    <w:rsid w:val="00B016CC"/>
    <w:rsid w:val="00B019AC"/>
    <w:rsid w:val="00B0508A"/>
    <w:rsid w:val="00B06C1F"/>
    <w:rsid w:val="00B11381"/>
    <w:rsid w:val="00B114AB"/>
    <w:rsid w:val="00B123E8"/>
    <w:rsid w:val="00B160CD"/>
    <w:rsid w:val="00B20A91"/>
    <w:rsid w:val="00B230CC"/>
    <w:rsid w:val="00B23DBF"/>
    <w:rsid w:val="00B2581A"/>
    <w:rsid w:val="00B314F2"/>
    <w:rsid w:val="00B33B2E"/>
    <w:rsid w:val="00B350E0"/>
    <w:rsid w:val="00B35885"/>
    <w:rsid w:val="00B369F1"/>
    <w:rsid w:val="00B4085F"/>
    <w:rsid w:val="00B45F38"/>
    <w:rsid w:val="00B46753"/>
    <w:rsid w:val="00B510E5"/>
    <w:rsid w:val="00B52540"/>
    <w:rsid w:val="00B526A6"/>
    <w:rsid w:val="00B544E7"/>
    <w:rsid w:val="00B557A1"/>
    <w:rsid w:val="00B66B03"/>
    <w:rsid w:val="00B7192F"/>
    <w:rsid w:val="00B72CE9"/>
    <w:rsid w:val="00B7318F"/>
    <w:rsid w:val="00B7535C"/>
    <w:rsid w:val="00B75BC1"/>
    <w:rsid w:val="00B77742"/>
    <w:rsid w:val="00B77CE2"/>
    <w:rsid w:val="00B8035F"/>
    <w:rsid w:val="00B876C0"/>
    <w:rsid w:val="00B92387"/>
    <w:rsid w:val="00B96290"/>
    <w:rsid w:val="00B97B43"/>
    <w:rsid w:val="00BA07D8"/>
    <w:rsid w:val="00BA3097"/>
    <w:rsid w:val="00BA57F8"/>
    <w:rsid w:val="00BA78F4"/>
    <w:rsid w:val="00BB227E"/>
    <w:rsid w:val="00BB3793"/>
    <w:rsid w:val="00BB6B64"/>
    <w:rsid w:val="00BC5382"/>
    <w:rsid w:val="00BD11EE"/>
    <w:rsid w:val="00BD7881"/>
    <w:rsid w:val="00BE5182"/>
    <w:rsid w:val="00BF41FA"/>
    <w:rsid w:val="00BF5C40"/>
    <w:rsid w:val="00C007F1"/>
    <w:rsid w:val="00C04AE8"/>
    <w:rsid w:val="00C06E95"/>
    <w:rsid w:val="00C0705B"/>
    <w:rsid w:val="00C12B70"/>
    <w:rsid w:val="00C12ED2"/>
    <w:rsid w:val="00C138D8"/>
    <w:rsid w:val="00C14554"/>
    <w:rsid w:val="00C1517E"/>
    <w:rsid w:val="00C15817"/>
    <w:rsid w:val="00C16130"/>
    <w:rsid w:val="00C16428"/>
    <w:rsid w:val="00C176F8"/>
    <w:rsid w:val="00C21937"/>
    <w:rsid w:val="00C244BD"/>
    <w:rsid w:val="00C27765"/>
    <w:rsid w:val="00C27D33"/>
    <w:rsid w:val="00C30301"/>
    <w:rsid w:val="00C31753"/>
    <w:rsid w:val="00C334CA"/>
    <w:rsid w:val="00C34872"/>
    <w:rsid w:val="00C44A7A"/>
    <w:rsid w:val="00C457A1"/>
    <w:rsid w:val="00C50473"/>
    <w:rsid w:val="00C5103C"/>
    <w:rsid w:val="00C6018C"/>
    <w:rsid w:val="00C609A7"/>
    <w:rsid w:val="00C61165"/>
    <w:rsid w:val="00C6547D"/>
    <w:rsid w:val="00C66A04"/>
    <w:rsid w:val="00C67617"/>
    <w:rsid w:val="00C720E8"/>
    <w:rsid w:val="00C81FB3"/>
    <w:rsid w:val="00C841C1"/>
    <w:rsid w:val="00C84247"/>
    <w:rsid w:val="00C9198F"/>
    <w:rsid w:val="00C91DC5"/>
    <w:rsid w:val="00C96508"/>
    <w:rsid w:val="00C96E56"/>
    <w:rsid w:val="00CA2284"/>
    <w:rsid w:val="00CA31FA"/>
    <w:rsid w:val="00CA344E"/>
    <w:rsid w:val="00CB434C"/>
    <w:rsid w:val="00CC5594"/>
    <w:rsid w:val="00CC6F21"/>
    <w:rsid w:val="00CD4595"/>
    <w:rsid w:val="00CD5CA8"/>
    <w:rsid w:val="00CD7E5A"/>
    <w:rsid w:val="00CE0CA2"/>
    <w:rsid w:val="00CE0E2A"/>
    <w:rsid w:val="00CE0E7D"/>
    <w:rsid w:val="00CE1F12"/>
    <w:rsid w:val="00CE3E77"/>
    <w:rsid w:val="00CE7573"/>
    <w:rsid w:val="00CF0E53"/>
    <w:rsid w:val="00CF10B5"/>
    <w:rsid w:val="00CF1614"/>
    <w:rsid w:val="00D02CC5"/>
    <w:rsid w:val="00D06FFB"/>
    <w:rsid w:val="00D105DE"/>
    <w:rsid w:val="00D10F02"/>
    <w:rsid w:val="00D14180"/>
    <w:rsid w:val="00D15CE0"/>
    <w:rsid w:val="00D15FEC"/>
    <w:rsid w:val="00D17CDC"/>
    <w:rsid w:val="00D20094"/>
    <w:rsid w:val="00D23274"/>
    <w:rsid w:val="00D234FD"/>
    <w:rsid w:val="00D27F19"/>
    <w:rsid w:val="00D305A7"/>
    <w:rsid w:val="00D312E0"/>
    <w:rsid w:val="00D44514"/>
    <w:rsid w:val="00D44EBA"/>
    <w:rsid w:val="00D467CD"/>
    <w:rsid w:val="00D51370"/>
    <w:rsid w:val="00D57886"/>
    <w:rsid w:val="00D57C03"/>
    <w:rsid w:val="00D6033D"/>
    <w:rsid w:val="00D63F23"/>
    <w:rsid w:val="00D80924"/>
    <w:rsid w:val="00D81B40"/>
    <w:rsid w:val="00D81C79"/>
    <w:rsid w:val="00D83043"/>
    <w:rsid w:val="00D83E50"/>
    <w:rsid w:val="00D85442"/>
    <w:rsid w:val="00D86013"/>
    <w:rsid w:val="00D903C2"/>
    <w:rsid w:val="00D93AC7"/>
    <w:rsid w:val="00D95EE9"/>
    <w:rsid w:val="00D96234"/>
    <w:rsid w:val="00D963B6"/>
    <w:rsid w:val="00DA168C"/>
    <w:rsid w:val="00DA2448"/>
    <w:rsid w:val="00DA3BF5"/>
    <w:rsid w:val="00DA43B2"/>
    <w:rsid w:val="00DA5F23"/>
    <w:rsid w:val="00DA6745"/>
    <w:rsid w:val="00DB1D70"/>
    <w:rsid w:val="00DB2B1E"/>
    <w:rsid w:val="00DB4F1E"/>
    <w:rsid w:val="00DB5E06"/>
    <w:rsid w:val="00DB6596"/>
    <w:rsid w:val="00DB6622"/>
    <w:rsid w:val="00DC148D"/>
    <w:rsid w:val="00DC1614"/>
    <w:rsid w:val="00DC224B"/>
    <w:rsid w:val="00DC35C9"/>
    <w:rsid w:val="00DC4ECC"/>
    <w:rsid w:val="00DC6365"/>
    <w:rsid w:val="00DC6948"/>
    <w:rsid w:val="00DD22FF"/>
    <w:rsid w:val="00DD2888"/>
    <w:rsid w:val="00DD3E52"/>
    <w:rsid w:val="00DE2F69"/>
    <w:rsid w:val="00DE3EA3"/>
    <w:rsid w:val="00DE6B57"/>
    <w:rsid w:val="00DE72F2"/>
    <w:rsid w:val="00DF030A"/>
    <w:rsid w:val="00DF3CE4"/>
    <w:rsid w:val="00DF57CB"/>
    <w:rsid w:val="00E11A41"/>
    <w:rsid w:val="00E1405B"/>
    <w:rsid w:val="00E17B3E"/>
    <w:rsid w:val="00E219F6"/>
    <w:rsid w:val="00E257B3"/>
    <w:rsid w:val="00E30584"/>
    <w:rsid w:val="00E3058D"/>
    <w:rsid w:val="00E3739B"/>
    <w:rsid w:val="00E373DF"/>
    <w:rsid w:val="00E42B6F"/>
    <w:rsid w:val="00E42D80"/>
    <w:rsid w:val="00E434E4"/>
    <w:rsid w:val="00E45651"/>
    <w:rsid w:val="00E46076"/>
    <w:rsid w:val="00E519A7"/>
    <w:rsid w:val="00E5312E"/>
    <w:rsid w:val="00E5685A"/>
    <w:rsid w:val="00E575F8"/>
    <w:rsid w:val="00E64A0F"/>
    <w:rsid w:val="00E66775"/>
    <w:rsid w:val="00E727C9"/>
    <w:rsid w:val="00E80983"/>
    <w:rsid w:val="00E8315E"/>
    <w:rsid w:val="00E84C7E"/>
    <w:rsid w:val="00E84DD1"/>
    <w:rsid w:val="00E9043D"/>
    <w:rsid w:val="00E94931"/>
    <w:rsid w:val="00E96BA9"/>
    <w:rsid w:val="00E96CEF"/>
    <w:rsid w:val="00EA08FA"/>
    <w:rsid w:val="00EA18B0"/>
    <w:rsid w:val="00EA2228"/>
    <w:rsid w:val="00EA4056"/>
    <w:rsid w:val="00EA534F"/>
    <w:rsid w:val="00EA7907"/>
    <w:rsid w:val="00EB2462"/>
    <w:rsid w:val="00EB51F7"/>
    <w:rsid w:val="00EC130F"/>
    <w:rsid w:val="00EC1695"/>
    <w:rsid w:val="00ED212C"/>
    <w:rsid w:val="00ED30F4"/>
    <w:rsid w:val="00EF3628"/>
    <w:rsid w:val="00EF42EB"/>
    <w:rsid w:val="00EF6A9F"/>
    <w:rsid w:val="00F04ECE"/>
    <w:rsid w:val="00F1747C"/>
    <w:rsid w:val="00F2062D"/>
    <w:rsid w:val="00F209F9"/>
    <w:rsid w:val="00F30820"/>
    <w:rsid w:val="00F317B8"/>
    <w:rsid w:val="00F31FF0"/>
    <w:rsid w:val="00F342CD"/>
    <w:rsid w:val="00F35DDB"/>
    <w:rsid w:val="00F41DA5"/>
    <w:rsid w:val="00F42DAC"/>
    <w:rsid w:val="00F50C45"/>
    <w:rsid w:val="00F53EFD"/>
    <w:rsid w:val="00F56ADB"/>
    <w:rsid w:val="00F56F09"/>
    <w:rsid w:val="00F62636"/>
    <w:rsid w:val="00F65524"/>
    <w:rsid w:val="00F66287"/>
    <w:rsid w:val="00F71803"/>
    <w:rsid w:val="00F721D5"/>
    <w:rsid w:val="00F73721"/>
    <w:rsid w:val="00F83891"/>
    <w:rsid w:val="00F87211"/>
    <w:rsid w:val="00F9041F"/>
    <w:rsid w:val="00F93B9B"/>
    <w:rsid w:val="00F95DE1"/>
    <w:rsid w:val="00FA20C5"/>
    <w:rsid w:val="00FA2B3F"/>
    <w:rsid w:val="00FA64D0"/>
    <w:rsid w:val="00FB1B68"/>
    <w:rsid w:val="00FB7ED5"/>
    <w:rsid w:val="00FC3121"/>
    <w:rsid w:val="00FC55A5"/>
    <w:rsid w:val="00FD6386"/>
    <w:rsid w:val="00FE39E5"/>
    <w:rsid w:val="00FE47E9"/>
    <w:rsid w:val="00FE59FB"/>
    <w:rsid w:val="00FF5E16"/>
    <w:rsid w:val="00FF6DA0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8595b"/>
    </o:shapedefaults>
    <o:shapelayout v:ext="edit">
      <o:idmap v:ext="edit" data="1"/>
    </o:shapelayout>
  </w:shapeDefaults>
  <w:decimalSymbol w:val=","/>
  <w:listSeparator w:val=";"/>
  <w14:docId w14:val="58F1C427"/>
  <w15:chartTrackingRefBased/>
  <w15:docId w15:val="{610597C7-C4F4-4375-90C3-2628768B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able of figures" w:uiPriority="99"/>
    <w:lsdException w:name="List Number" w:qFormat="1"/>
    <w:lsdException w:name="Title" w:qFormat="1"/>
    <w:lsdException w:name="Default Paragraph Font" w:uiPriority="1"/>
    <w:lsdException w:name="Subtitle" w:uiPriority="11"/>
    <w:lsdException w:name="Hyperlink" w:uiPriority="99"/>
    <w:lsdException w:name="Normal (Web)" w:uiPriority="99"/>
    <w:lsdException w:name="HTML Code" w:uiPriority="99"/>
    <w:lsdException w:name="HTML Keyboard" w:semiHidden="1" w:unhideWhenUsed="1"/>
    <w:lsdException w:name="HTML Preformatted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0503C"/>
    <w:pPr>
      <w:spacing w:before="120"/>
      <w:jc w:val="both"/>
    </w:pPr>
    <w:rPr>
      <w:rFonts w:asciiTheme="minorHAnsi" w:eastAsiaTheme="minorHAnsi" w:hAnsiTheme="minorHAnsi" w:cstheme="minorBidi"/>
      <w:color w:val="293241" w:themeColor="text1"/>
    </w:rPr>
  </w:style>
  <w:style w:type="paragraph" w:styleId="Heading1">
    <w:name w:val="heading 1"/>
    <w:basedOn w:val="Normal"/>
    <w:next w:val="Normal"/>
    <w:link w:val="Heading1Char"/>
    <w:qFormat/>
    <w:rsid w:val="00444F04"/>
    <w:pPr>
      <w:pageBreakBefore/>
      <w:numPr>
        <w:numId w:val="3"/>
      </w:numPr>
      <w:spacing w:before="240" w:after="120"/>
      <w:outlineLvl w:val="0"/>
    </w:pPr>
    <w:rPr>
      <w:rFonts w:cs="Arial"/>
      <w:b/>
      <w:bCs/>
      <w:color w:val="118AB2" w:themeColor="accent1"/>
      <w:spacing w:val="6"/>
      <w:kern w:val="28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444F04"/>
    <w:pPr>
      <w:numPr>
        <w:ilvl w:val="1"/>
        <w:numId w:val="3"/>
      </w:numPr>
      <w:spacing w:after="120"/>
      <w:outlineLvl w:val="1"/>
    </w:pPr>
    <w:rPr>
      <w:rFonts w:cs="Arial"/>
      <w:b/>
      <w:bCs/>
      <w:iCs/>
      <w:color w:val="118AB2" w:themeColor="accent1"/>
      <w:spacing w:val="6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44F04"/>
    <w:pPr>
      <w:numPr>
        <w:ilvl w:val="2"/>
        <w:numId w:val="3"/>
      </w:numPr>
      <w:spacing w:after="120"/>
      <w:outlineLvl w:val="2"/>
    </w:pPr>
    <w:rPr>
      <w:rFonts w:cs="Arial"/>
      <w:b/>
      <w:bCs/>
      <w:color w:val="166879" w:themeColor="accent2"/>
      <w:spacing w:val="6"/>
      <w:sz w:val="24"/>
      <w:szCs w:val="22"/>
    </w:rPr>
  </w:style>
  <w:style w:type="paragraph" w:styleId="Heading4">
    <w:name w:val="heading 4"/>
    <w:basedOn w:val="Normal"/>
    <w:next w:val="Normal"/>
    <w:link w:val="Heading4Char"/>
    <w:qFormat/>
    <w:rsid w:val="00444F04"/>
    <w:pPr>
      <w:numPr>
        <w:ilvl w:val="3"/>
        <w:numId w:val="3"/>
      </w:numPr>
      <w:spacing w:after="120"/>
      <w:outlineLvl w:val="3"/>
    </w:pPr>
    <w:rPr>
      <w:rFonts w:cs="Arial"/>
      <w:color w:val="166879" w:themeColor="accent2"/>
      <w:spacing w:val="6"/>
      <w:sz w:val="22"/>
      <w:szCs w:val="28"/>
    </w:rPr>
  </w:style>
  <w:style w:type="paragraph" w:styleId="Heading5">
    <w:name w:val="heading 5"/>
    <w:basedOn w:val="Normal"/>
    <w:next w:val="Normal"/>
    <w:link w:val="Heading5Char"/>
    <w:qFormat/>
    <w:rsid w:val="00444F04"/>
    <w:pPr>
      <w:numPr>
        <w:ilvl w:val="4"/>
        <w:numId w:val="3"/>
      </w:numPr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444F04"/>
    <w:pPr>
      <w:numPr>
        <w:ilvl w:val="5"/>
        <w:numId w:val="3"/>
      </w:numPr>
      <w:outlineLvl w:val="5"/>
    </w:pPr>
    <w:rPr>
      <w:bCs/>
      <w:iCs/>
      <w:szCs w:val="26"/>
    </w:rPr>
  </w:style>
  <w:style w:type="paragraph" w:styleId="Heading7">
    <w:name w:val="heading 7"/>
    <w:basedOn w:val="Normal"/>
    <w:next w:val="Normal"/>
    <w:link w:val="Heading7Char"/>
    <w:qFormat/>
    <w:rsid w:val="00444F04"/>
    <w:pPr>
      <w:numPr>
        <w:ilvl w:val="6"/>
        <w:numId w:val="3"/>
      </w:numPr>
      <w:outlineLvl w:val="6"/>
    </w:pPr>
    <w:rPr>
      <w:bCs/>
      <w:iCs/>
      <w:szCs w:val="26"/>
    </w:rPr>
  </w:style>
  <w:style w:type="paragraph" w:styleId="Heading8">
    <w:name w:val="heading 8"/>
    <w:basedOn w:val="Normal"/>
    <w:next w:val="Normal"/>
    <w:link w:val="Heading8Char"/>
    <w:qFormat/>
    <w:rsid w:val="00444F04"/>
    <w:pPr>
      <w:numPr>
        <w:ilvl w:val="7"/>
        <w:numId w:val="3"/>
      </w:numPr>
      <w:outlineLvl w:val="7"/>
    </w:pPr>
    <w:rPr>
      <w:bCs/>
      <w:iCs/>
      <w:szCs w:val="26"/>
    </w:rPr>
  </w:style>
  <w:style w:type="paragraph" w:styleId="Heading9">
    <w:name w:val="heading 9"/>
    <w:basedOn w:val="Normal"/>
    <w:next w:val="Normal"/>
    <w:link w:val="Heading9Char"/>
    <w:qFormat/>
    <w:rsid w:val="00444F04"/>
    <w:pPr>
      <w:numPr>
        <w:ilvl w:val="8"/>
        <w:numId w:val="3"/>
      </w:numPr>
      <w:outlineLvl w:val="8"/>
    </w:pPr>
    <w:rPr>
      <w:b/>
      <w:bCs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444F04"/>
    <w:rPr>
      <w:rFonts w:asciiTheme="minorHAnsi" w:hAnsiTheme="minorHAnsi"/>
      <w:b/>
      <w:color w:val="33C1B1" w:themeColor="accent5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rsid w:val="00444F04"/>
    <w:rPr>
      <w:rFonts w:asciiTheme="minorHAnsi" w:eastAsiaTheme="minorHAnsi" w:hAnsiTheme="minorHAnsi" w:cs="Arial"/>
      <w:b/>
      <w:bCs/>
      <w:iCs/>
      <w:color w:val="118AB2" w:themeColor="accent1"/>
      <w:spacing w:val="6"/>
      <w:sz w:val="28"/>
      <w:szCs w:val="28"/>
    </w:rPr>
  </w:style>
  <w:style w:type="character" w:customStyle="1" w:styleId="Heading3Char">
    <w:name w:val="Heading 3 Char"/>
    <w:basedOn w:val="DefaultParagraphFont"/>
    <w:link w:val="Heading3"/>
    <w:locked/>
    <w:rsid w:val="00444F04"/>
    <w:rPr>
      <w:rFonts w:asciiTheme="minorHAnsi" w:eastAsiaTheme="minorHAnsi" w:hAnsiTheme="minorHAnsi" w:cs="Arial"/>
      <w:b/>
      <w:bCs/>
      <w:color w:val="166879" w:themeColor="accent2"/>
      <w:spacing w:val="6"/>
      <w:sz w:val="24"/>
      <w:szCs w:val="22"/>
    </w:rPr>
  </w:style>
  <w:style w:type="paragraph" w:styleId="TOC1">
    <w:name w:val="toc 1"/>
    <w:basedOn w:val="Heading1"/>
    <w:next w:val="Normal"/>
    <w:link w:val="TOC1Char"/>
    <w:uiPriority w:val="39"/>
    <w:rsid w:val="00444F04"/>
    <w:pPr>
      <w:pageBreakBefore w:val="0"/>
      <w:numPr>
        <w:numId w:val="0"/>
      </w:numPr>
      <w:tabs>
        <w:tab w:val="right" w:leader="dot" w:pos="9771"/>
      </w:tabs>
      <w:spacing w:before="120"/>
      <w:outlineLvl w:val="9"/>
    </w:pPr>
    <w:rPr>
      <w:rFonts w:asciiTheme="majorHAnsi" w:hAnsiTheme="majorHAnsi" w:cs="Calibri"/>
      <w:caps/>
      <w:noProof/>
      <w:spacing w:val="0"/>
      <w:kern w:val="0"/>
      <w:sz w:val="20"/>
      <w:szCs w:val="20"/>
    </w:rPr>
  </w:style>
  <w:style w:type="paragraph" w:styleId="TOC3">
    <w:name w:val="toc 3"/>
    <w:basedOn w:val="TOC2"/>
    <w:next w:val="Normal"/>
    <w:uiPriority w:val="39"/>
    <w:rsid w:val="00444F04"/>
    <w:pPr>
      <w:ind w:left="400"/>
    </w:pPr>
    <w:rPr>
      <w:i/>
      <w:iCs/>
      <w:smallCaps w:val="0"/>
      <w:color w:val="293241" w:themeColor="text2"/>
    </w:rPr>
  </w:style>
  <w:style w:type="paragraph" w:styleId="TOC2">
    <w:name w:val="toc 2"/>
    <w:basedOn w:val="Heading2"/>
    <w:next w:val="Normal"/>
    <w:uiPriority w:val="39"/>
    <w:rsid w:val="00444F04"/>
    <w:pPr>
      <w:numPr>
        <w:ilvl w:val="0"/>
        <w:numId w:val="0"/>
      </w:numPr>
      <w:tabs>
        <w:tab w:val="right" w:leader="dot" w:pos="9771"/>
      </w:tabs>
      <w:spacing w:before="0"/>
      <w:ind w:left="200"/>
      <w:outlineLvl w:val="9"/>
    </w:pPr>
    <w:rPr>
      <w:rFonts w:asciiTheme="majorHAnsi" w:hAnsiTheme="majorHAnsi" w:cs="Calibri"/>
      <w:b w:val="0"/>
      <w:bCs w:val="0"/>
      <w:iCs w:val="0"/>
      <w:smallCaps/>
      <w:noProof/>
      <w:color w:val="166879" w:themeColor="accent2"/>
      <w:spacing w:val="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444F04"/>
    <w:pPr>
      <w:keepNext/>
      <w:shd w:val="clear" w:color="auto" w:fill="F2F2F2" w:themeFill="background1" w:themeFillShade="F2"/>
      <w:spacing w:after="240"/>
      <w:jc w:val="center"/>
      <w:outlineLvl w:val="0"/>
    </w:pPr>
    <w:rPr>
      <w:rFonts w:asciiTheme="majorHAnsi" w:hAnsiTheme="majorHAnsi" w:cs="Arial"/>
      <w:b/>
      <w:bCs/>
      <w:caps/>
      <w:color w:val="118AB2" w:themeColor="accent1"/>
      <w:sz w:val="28"/>
      <w:szCs w:val="32"/>
    </w:rPr>
  </w:style>
  <w:style w:type="paragraph" w:styleId="Caption">
    <w:name w:val="caption"/>
    <w:basedOn w:val="Normal"/>
    <w:next w:val="Normal"/>
    <w:rsid w:val="00444F04"/>
    <w:pPr>
      <w:spacing w:before="240" w:after="240"/>
    </w:pPr>
    <w:rPr>
      <w:b/>
      <w:bCs/>
      <w:sz w:val="22"/>
    </w:rPr>
  </w:style>
  <w:style w:type="paragraph" w:customStyle="1" w:styleId="AddressofOffice">
    <w:name w:val="Address of Office"/>
    <w:basedOn w:val="Normal"/>
    <w:rsid w:val="00444F04"/>
    <w:pPr>
      <w:numPr>
        <w:ilvl w:val="1"/>
      </w:numPr>
      <w:spacing w:before="0"/>
    </w:pPr>
    <w:rPr>
      <w:rFonts w:cstheme="minorHAnsi"/>
      <w:color w:val="FFFFFF" w:themeColor="background1"/>
      <w:szCs w:val="22"/>
      <w:lang w:eastAsia="en-US"/>
    </w:rPr>
  </w:style>
  <w:style w:type="paragraph" w:customStyle="1" w:styleId="Nameofoffice">
    <w:name w:val="Name of office"/>
    <w:basedOn w:val="AddressofOffice"/>
    <w:rsid w:val="00444F04"/>
    <w:rPr>
      <w:b/>
    </w:rPr>
  </w:style>
  <w:style w:type="paragraph" w:customStyle="1" w:styleId="Appendix1">
    <w:name w:val="Appendix 1"/>
    <w:basedOn w:val="Heading1"/>
    <w:next w:val="Normal"/>
    <w:semiHidden/>
    <w:rsid w:val="00444F04"/>
    <w:pPr>
      <w:numPr>
        <w:numId w:val="2"/>
      </w:numPr>
      <w:spacing w:before="2940"/>
    </w:pPr>
  </w:style>
  <w:style w:type="paragraph" w:customStyle="1" w:styleId="Appendix2">
    <w:name w:val="Appendix 2"/>
    <w:basedOn w:val="Heading2"/>
    <w:next w:val="Normal"/>
    <w:semiHidden/>
    <w:rsid w:val="00444F04"/>
    <w:pPr>
      <w:numPr>
        <w:numId w:val="2"/>
      </w:numPr>
    </w:pPr>
    <w:rPr>
      <w:color w:val="0065A4"/>
    </w:rPr>
  </w:style>
  <w:style w:type="paragraph" w:customStyle="1" w:styleId="Appendix3">
    <w:name w:val="Appendix 3"/>
    <w:basedOn w:val="Heading3"/>
    <w:next w:val="Normal"/>
    <w:semiHidden/>
    <w:rsid w:val="00444F04"/>
    <w:pPr>
      <w:numPr>
        <w:ilvl w:val="0"/>
        <w:numId w:val="0"/>
      </w:numPr>
    </w:pPr>
    <w:rPr>
      <w:color w:val="016CA7"/>
    </w:rPr>
  </w:style>
  <w:style w:type="paragraph" w:styleId="TableofFigures">
    <w:name w:val="table of figures"/>
    <w:basedOn w:val="Normal"/>
    <w:next w:val="Normal"/>
    <w:uiPriority w:val="99"/>
    <w:rsid w:val="00444F04"/>
  </w:style>
  <w:style w:type="paragraph" w:customStyle="1" w:styleId="DocumentRfrence">
    <w:name w:val="Document Référence"/>
    <w:basedOn w:val="Normal"/>
    <w:link w:val="DocumentRfrenceCar"/>
    <w:rsid w:val="00444F04"/>
    <w:pPr>
      <w:jc w:val="left"/>
    </w:pPr>
    <w:rPr>
      <w:rFonts w:ascii="Segoe UI" w:hAnsi="Segoe UI" w:cs="Segoe UI"/>
      <w:noProof/>
      <w:color w:val="FFFFFF" w:themeColor="background1"/>
      <w:sz w:val="36"/>
      <w:szCs w:val="36"/>
    </w:rPr>
  </w:style>
  <w:style w:type="character" w:customStyle="1" w:styleId="TitleChar">
    <w:name w:val="Title Char"/>
    <w:link w:val="Title"/>
    <w:rsid w:val="00444F04"/>
    <w:rPr>
      <w:rFonts w:asciiTheme="majorHAnsi" w:eastAsiaTheme="minorHAnsi" w:hAnsiTheme="majorHAnsi" w:cs="Arial"/>
      <w:b/>
      <w:bCs/>
      <w:caps/>
      <w:color w:val="118AB2" w:themeColor="accent1"/>
      <w:sz w:val="28"/>
      <w:szCs w:val="32"/>
      <w:shd w:val="clear" w:color="auto" w:fill="F2F2F2" w:themeFill="background1" w:themeFillShade="F2"/>
    </w:rPr>
  </w:style>
  <w:style w:type="paragraph" w:customStyle="1" w:styleId="Cartouche">
    <w:name w:val="Cartouche"/>
    <w:basedOn w:val="Normal"/>
    <w:rsid w:val="00444F04"/>
    <w:pPr>
      <w:ind w:left="1134"/>
    </w:pPr>
    <w:rPr>
      <w:rFonts w:ascii="Segoe UI" w:hAnsi="Segoe UI" w:cs="Segoe UI"/>
      <w:color w:val="FFFFFF" w:themeColor="background1"/>
    </w:rPr>
  </w:style>
  <w:style w:type="character" w:customStyle="1" w:styleId="DocumentRfrenceCar">
    <w:name w:val="Document Référence Car"/>
    <w:link w:val="DocumentRfrence"/>
    <w:rsid w:val="00444F04"/>
    <w:rPr>
      <w:rFonts w:ascii="Segoe UI" w:eastAsiaTheme="minorHAnsi" w:hAnsi="Segoe UI" w:cs="Segoe UI"/>
      <w:noProof/>
      <w:color w:val="FFFFFF" w:themeColor="background1"/>
      <w:sz w:val="36"/>
      <w:szCs w:val="36"/>
    </w:rPr>
  </w:style>
  <w:style w:type="paragraph" w:customStyle="1" w:styleId="Cartouchecheckbox">
    <w:name w:val="Cartouche checkbox"/>
    <w:basedOn w:val="Cartouche"/>
    <w:rsid w:val="00444F04"/>
    <w:pPr>
      <w:numPr>
        <w:ilvl w:val="1"/>
      </w:numPr>
      <w:spacing w:before="0"/>
      <w:ind w:left="2835"/>
      <w:jc w:val="left"/>
    </w:pPr>
  </w:style>
  <w:style w:type="paragraph" w:customStyle="1" w:styleId="Cartouchenote">
    <w:name w:val="Cartouche note"/>
    <w:basedOn w:val="Cartouche"/>
    <w:rsid w:val="00444F04"/>
    <w:pPr>
      <w:ind w:left="2268"/>
    </w:pPr>
    <w:rPr>
      <w:i/>
      <w:sz w:val="16"/>
    </w:rPr>
  </w:style>
  <w:style w:type="character" w:customStyle="1" w:styleId="Heading4Char">
    <w:name w:val="Heading 4 Char"/>
    <w:basedOn w:val="DefaultParagraphFont"/>
    <w:link w:val="Heading4"/>
    <w:rsid w:val="00444F04"/>
    <w:rPr>
      <w:rFonts w:asciiTheme="minorHAnsi" w:eastAsiaTheme="minorHAnsi" w:hAnsiTheme="minorHAnsi" w:cs="Arial"/>
      <w:color w:val="166879" w:themeColor="accent2"/>
      <w:spacing w:val="6"/>
      <w:sz w:val="22"/>
      <w:szCs w:val="28"/>
    </w:rPr>
  </w:style>
  <w:style w:type="paragraph" w:styleId="Header">
    <w:name w:val="header"/>
    <w:basedOn w:val="Normal"/>
    <w:link w:val="HeaderChar"/>
    <w:rsid w:val="00444F04"/>
    <w:pPr>
      <w:tabs>
        <w:tab w:val="left" w:pos="-3686"/>
        <w:tab w:val="center" w:pos="5103"/>
        <w:tab w:val="right" w:pos="9781"/>
      </w:tabs>
    </w:pPr>
    <w:rPr>
      <w:rFonts w:ascii="Segoe UI" w:hAnsi="Segoe UI" w:cs="Segoe UI"/>
      <w:noProof/>
      <w:sz w:val="18"/>
    </w:rPr>
  </w:style>
  <w:style w:type="character" w:customStyle="1" w:styleId="HeaderChar">
    <w:name w:val="Header Char"/>
    <w:basedOn w:val="DefaultParagraphFont"/>
    <w:link w:val="Header"/>
    <w:rsid w:val="00444F04"/>
    <w:rPr>
      <w:rFonts w:ascii="Segoe UI" w:eastAsiaTheme="minorHAnsi" w:hAnsi="Segoe UI" w:cs="Segoe UI"/>
      <w:noProof/>
      <w:color w:val="293241" w:themeColor="text1"/>
      <w:sz w:val="18"/>
    </w:rPr>
  </w:style>
  <w:style w:type="paragraph" w:styleId="Footer">
    <w:name w:val="footer"/>
    <w:basedOn w:val="Normal"/>
    <w:link w:val="FooterChar"/>
    <w:rsid w:val="00444F04"/>
    <w:pPr>
      <w:tabs>
        <w:tab w:val="left" w:pos="-3686"/>
        <w:tab w:val="center" w:pos="5103"/>
        <w:tab w:val="right" w:pos="9781"/>
      </w:tabs>
    </w:pPr>
    <w:rPr>
      <w:noProof/>
      <w:sz w:val="18"/>
    </w:rPr>
  </w:style>
  <w:style w:type="character" w:customStyle="1" w:styleId="FooterChar">
    <w:name w:val="Footer Char"/>
    <w:basedOn w:val="DefaultParagraphFont"/>
    <w:link w:val="Footer"/>
    <w:rsid w:val="00444F04"/>
    <w:rPr>
      <w:rFonts w:asciiTheme="minorHAnsi" w:eastAsiaTheme="minorHAnsi" w:hAnsiTheme="minorHAnsi" w:cstheme="minorBidi"/>
      <w:noProof/>
      <w:color w:val="293241" w:themeColor="text1"/>
      <w:sz w:val="18"/>
    </w:rPr>
  </w:style>
  <w:style w:type="paragraph" w:styleId="TOCHeading">
    <w:name w:val="TOC Heading"/>
    <w:basedOn w:val="Title"/>
    <w:next w:val="Normal"/>
    <w:link w:val="TOCHeadingChar"/>
    <w:uiPriority w:val="39"/>
    <w:unhideWhenUsed/>
    <w:rsid w:val="00444F04"/>
    <w:pPr>
      <w:spacing w:after="120"/>
      <w:outlineLvl w:val="9"/>
    </w:pPr>
    <w:rPr>
      <w:rFonts w:cs="Times New Roman"/>
      <w:caps w:val="0"/>
    </w:rPr>
  </w:style>
  <w:style w:type="character" w:customStyle="1" w:styleId="TOC1Char">
    <w:name w:val="TOC 1 Char"/>
    <w:link w:val="TOC1"/>
    <w:uiPriority w:val="39"/>
    <w:rsid w:val="00444F04"/>
    <w:rPr>
      <w:rFonts w:asciiTheme="majorHAnsi" w:eastAsiaTheme="minorHAnsi" w:hAnsiTheme="majorHAnsi" w:cs="Calibri"/>
      <w:b/>
      <w:bCs/>
      <w:caps/>
      <w:noProof/>
      <w:color w:val="118AB2" w:themeColor="accent1"/>
    </w:rPr>
  </w:style>
  <w:style w:type="paragraph" w:customStyle="1" w:styleId="AppendixTitle">
    <w:name w:val="Appendix Title"/>
    <w:basedOn w:val="Title"/>
    <w:semiHidden/>
    <w:rsid w:val="00444F04"/>
    <w:pPr>
      <w:ind w:left="2637"/>
    </w:pPr>
  </w:style>
  <w:style w:type="paragraph" w:customStyle="1" w:styleId="Codeblock">
    <w:name w:val="Code block"/>
    <w:basedOn w:val="Normal"/>
    <w:rsid w:val="00444F04"/>
    <w:pPr>
      <w:shd w:val="clear" w:color="auto" w:fill="F2F2F2" w:themeFill="background1" w:themeFillShade="F2"/>
      <w:spacing w:before="0"/>
      <w:ind w:left="170" w:right="170"/>
      <w:jc w:val="left"/>
    </w:pPr>
    <w:rPr>
      <w:rFonts w:ascii="Consolas" w:hAnsi="Consolas"/>
      <w:color w:val="B80050" w:themeColor="accent3"/>
      <w:sz w:val="18"/>
    </w:rPr>
  </w:style>
  <w:style w:type="character" w:customStyle="1" w:styleId="Codeinline">
    <w:name w:val="Code inline"/>
    <w:basedOn w:val="DefaultParagraphFont"/>
    <w:uiPriority w:val="1"/>
    <w:rsid w:val="00444F04"/>
    <w:rPr>
      <w:rFonts w:ascii="Consolas" w:hAnsi="Consolas"/>
      <w:color w:val="B80050" w:themeColor="accent3"/>
      <w:bdr w:val="none" w:sz="0" w:space="0" w:color="auto"/>
      <w:shd w:val="clear" w:color="auto" w:fill="F2F2F2" w:themeFill="background1" w:themeFillShade="F2"/>
    </w:rPr>
  </w:style>
  <w:style w:type="paragraph" w:customStyle="1" w:styleId="DocumentBU">
    <w:name w:val="Document BU"/>
    <w:basedOn w:val="Normal"/>
    <w:link w:val="DocumentBUCar"/>
    <w:rsid w:val="00444F04"/>
    <w:pPr>
      <w:tabs>
        <w:tab w:val="left" w:pos="7080"/>
      </w:tabs>
      <w:spacing w:before="0" w:after="480"/>
      <w:jc w:val="left"/>
    </w:pPr>
    <w:rPr>
      <w:rFonts w:ascii="Segoe UI" w:hAnsi="Segoe UI" w:cs="Segoe UI"/>
      <w:b/>
      <w:color w:val="FFFFFF" w:themeColor="background1"/>
      <w:sz w:val="56"/>
      <w:szCs w:val="36"/>
    </w:rPr>
  </w:style>
  <w:style w:type="character" w:customStyle="1" w:styleId="DocumentBUCar">
    <w:name w:val="Document BU Car"/>
    <w:link w:val="DocumentBU"/>
    <w:rsid w:val="00444F04"/>
    <w:rPr>
      <w:rFonts w:ascii="Segoe UI" w:eastAsiaTheme="minorHAnsi" w:hAnsi="Segoe UI" w:cs="Segoe UI"/>
      <w:b/>
      <w:color w:val="FFFFFF" w:themeColor="background1"/>
      <w:sz w:val="56"/>
      <w:szCs w:val="36"/>
    </w:rPr>
  </w:style>
  <w:style w:type="paragraph" w:customStyle="1" w:styleId="DocumentTitre">
    <w:name w:val="Document Titre"/>
    <w:basedOn w:val="Normal"/>
    <w:rsid w:val="00444F04"/>
    <w:pPr>
      <w:jc w:val="left"/>
    </w:pPr>
    <w:rPr>
      <w:rFonts w:asciiTheme="majorHAnsi" w:hAnsiTheme="majorHAnsi"/>
      <w:b/>
      <w:color w:val="FFFFFF" w:themeColor="background1"/>
      <w:sz w:val="56"/>
    </w:rPr>
  </w:style>
  <w:style w:type="paragraph" w:customStyle="1" w:styleId="copyright">
    <w:name w:val="copyright"/>
    <w:basedOn w:val="Normal"/>
    <w:rsid w:val="00444F04"/>
    <w:pPr>
      <w:spacing w:after="120" w:line="360" w:lineRule="auto"/>
    </w:pPr>
    <w:rPr>
      <w:rFonts w:cs="Arial"/>
      <w:color w:val="6C6C6C" w:themeColor="background2" w:themeShade="80"/>
    </w:rPr>
  </w:style>
  <w:style w:type="paragraph" w:customStyle="1" w:styleId="Asterisque">
    <w:name w:val="Asterisque"/>
    <w:basedOn w:val="Normal"/>
    <w:link w:val="AsterisqueCar"/>
    <w:rsid w:val="00444F04"/>
    <w:pPr>
      <w:spacing w:before="60"/>
      <w:ind w:right="-851"/>
    </w:pPr>
    <w:rPr>
      <w:i/>
      <w:sz w:val="16"/>
    </w:rPr>
  </w:style>
  <w:style w:type="character" w:customStyle="1" w:styleId="AsterisqueCar">
    <w:name w:val="Asterisque Car"/>
    <w:link w:val="Asterisque"/>
    <w:rsid w:val="00444F04"/>
    <w:rPr>
      <w:rFonts w:asciiTheme="minorHAnsi" w:eastAsiaTheme="minorHAnsi" w:hAnsiTheme="minorHAnsi" w:cstheme="minorBidi"/>
      <w:i/>
      <w:color w:val="293241" w:themeColor="text1"/>
      <w:sz w:val="16"/>
    </w:rPr>
  </w:style>
  <w:style w:type="paragraph" w:customStyle="1" w:styleId="DocumentSous-Titre">
    <w:name w:val="Document Sous-Titre"/>
    <w:basedOn w:val="DocumentTitre"/>
    <w:rsid w:val="00444F04"/>
    <w:rPr>
      <w:sz w:val="40"/>
    </w:rPr>
  </w:style>
  <w:style w:type="character" w:styleId="EndnoteReference">
    <w:name w:val="endnote reference"/>
    <w:basedOn w:val="DefaultParagraphFont"/>
    <w:rsid w:val="00444F04"/>
    <w:rPr>
      <w:vertAlign w:val="superscript"/>
    </w:rPr>
  </w:style>
  <w:style w:type="paragraph" w:styleId="CommentText">
    <w:name w:val="annotation text"/>
    <w:basedOn w:val="Normal"/>
    <w:link w:val="CommentTextChar"/>
    <w:rsid w:val="00444F04"/>
  </w:style>
  <w:style w:type="character" w:customStyle="1" w:styleId="CommentTextChar">
    <w:name w:val="Comment Text Char"/>
    <w:basedOn w:val="DefaultParagraphFont"/>
    <w:link w:val="CommentText"/>
    <w:rsid w:val="00444F04"/>
    <w:rPr>
      <w:rFonts w:asciiTheme="minorHAnsi" w:eastAsiaTheme="minorHAnsi" w:hAnsiTheme="minorHAnsi" w:cstheme="minorBidi"/>
      <w:color w:val="293241" w:themeColor="text1"/>
    </w:rPr>
  </w:style>
  <w:style w:type="paragraph" w:styleId="EndnoteText">
    <w:name w:val="endnote text"/>
    <w:basedOn w:val="Normal"/>
    <w:link w:val="EndnoteTextChar"/>
    <w:rsid w:val="00444F04"/>
    <w:pPr>
      <w:spacing w:before="0"/>
    </w:pPr>
  </w:style>
  <w:style w:type="paragraph" w:styleId="BodyText">
    <w:name w:val="Body Text"/>
    <w:basedOn w:val="Normal"/>
    <w:link w:val="BodyTextChar"/>
    <w:rsid w:val="00444F04"/>
    <w:pPr>
      <w:autoSpaceDE w:val="0"/>
      <w:autoSpaceDN w:val="0"/>
      <w:adjustRightInd w:val="0"/>
    </w:pPr>
    <w:rPr>
      <w:color w:val="000080"/>
    </w:rPr>
  </w:style>
  <w:style w:type="character" w:customStyle="1" w:styleId="BodyTextChar">
    <w:name w:val="Body Text Char"/>
    <w:basedOn w:val="DefaultParagraphFont"/>
    <w:link w:val="BodyText"/>
    <w:rsid w:val="00444F04"/>
    <w:rPr>
      <w:rFonts w:asciiTheme="minorHAnsi" w:eastAsiaTheme="minorHAnsi" w:hAnsiTheme="minorHAnsi" w:cstheme="minorBidi"/>
      <w:color w:val="000080"/>
    </w:rPr>
  </w:style>
  <w:style w:type="character" w:customStyle="1" w:styleId="EndnoteTextChar">
    <w:name w:val="Endnote Text Char"/>
    <w:basedOn w:val="DefaultParagraphFont"/>
    <w:link w:val="EndnoteText"/>
    <w:rsid w:val="00444F04"/>
    <w:rPr>
      <w:rFonts w:asciiTheme="minorHAnsi" w:eastAsiaTheme="minorHAnsi" w:hAnsiTheme="minorHAnsi" w:cstheme="minorBidi"/>
      <w:color w:val="293241" w:themeColor="text1"/>
    </w:rPr>
  </w:style>
  <w:style w:type="paragraph" w:customStyle="1" w:styleId="Figure">
    <w:name w:val="Figure"/>
    <w:basedOn w:val="Normal"/>
    <w:next w:val="Normal"/>
    <w:rsid w:val="00444F04"/>
    <w:pPr>
      <w:spacing w:after="120"/>
      <w:jc w:val="center"/>
    </w:pPr>
    <w:rPr>
      <w:b/>
      <w:color w:val="166879" w:themeColor="accent2"/>
      <w:sz w:val="16"/>
    </w:rPr>
  </w:style>
  <w:style w:type="paragraph" w:styleId="DocumentMap">
    <w:name w:val="Document Map"/>
    <w:basedOn w:val="Normal"/>
    <w:link w:val="DocumentMapChar"/>
    <w:rsid w:val="00444F04"/>
    <w:pPr>
      <w:spacing w:before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444F04"/>
    <w:rPr>
      <w:rFonts w:asciiTheme="minorHAnsi" w:eastAsiaTheme="minorHAnsi" w:hAnsiTheme="minorHAnsi" w:cs="Tahoma"/>
      <w:color w:val="293241" w:themeColor="text1"/>
      <w:sz w:val="16"/>
      <w:szCs w:val="16"/>
    </w:rPr>
  </w:style>
  <w:style w:type="table" w:styleId="TableGrid">
    <w:name w:val="Table Grid"/>
    <w:basedOn w:val="TableNormal"/>
    <w:rsid w:val="00444F04"/>
    <w:rPr>
      <w:rFonts w:ascii="Arial" w:eastAsiaTheme="minorHAnsi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444F04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444F04"/>
    <w:rPr>
      <w:rFonts w:asciiTheme="minorHAnsi" w:eastAsiaTheme="minorHAnsi" w:hAnsiTheme="minorHAnsi" w:cstheme="minorBidi"/>
      <w:color w:val="293241" w:themeColor="text1"/>
    </w:rPr>
  </w:style>
  <w:style w:type="paragraph" w:styleId="ListNumber">
    <w:name w:val="List Number"/>
    <w:basedOn w:val="Normal"/>
    <w:qFormat/>
    <w:rsid w:val="00444F04"/>
    <w:pPr>
      <w:numPr>
        <w:numId w:val="4"/>
      </w:numPr>
    </w:pPr>
  </w:style>
  <w:style w:type="paragraph" w:customStyle="1" w:styleId="Drawing">
    <w:name w:val="Drawing"/>
    <w:basedOn w:val="Normal"/>
    <w:next w:val="Normal"/>
    <w:semiHidden/>
    <w:rsid w:val="00444F04"/>
    <w:pPr>
      <w:spacing w:after="240"/>
      <w:jc w:val="center"/>
    </w:pPr>
    <w:rPr>
      <w:bCs/>
    </w:rPr>
  </w:style>
  <w:style w:type="paragraph" w:customStyle="1" w:styleId="Footercentral">
    <w:name w:val="Footer central"/>
    <w:basedOn w:val="Footer"/>
    <w:link w:val="FootercentralChar"/>
    <w:rsid w:val="00444F04"/>
    <w:rPr>
      <w:b/>
    </w:rPr>
  </w:style>
  <w:style w:type="paragraph" w:styleId="FootnoteText">
    <w:name w:val="footnote text"/>
    <w:basedOn w:val="Normal"/>
    <w:link w:val="FootnoteTextChar"/>
    <w:rsid w:val="00444F04"/>
    <w:pPr>
      <w:spacing w:before="0"/>
    </w:pPr>
  </w:style>
  <w:style w:type="character" w:customStyle="1" w:styleId="FootnoteTextChar">
    <w:name w:val="Footnote Text Char"/>
    <w:basedOn w:val="DefaultParagraphFont"/>
    <w:link w:val="FootnoteText"/>
    <w:rsid w:val="00444F04"/>
    <w:rPr>
      <w:rFonts w:asciiTheme="minorHAnsi" w:eastAsiaTheme="minorHAnsi" w:hAnsiTheme="minorHAnsi" w:cstheme="minorBidi"/>
      <w:color w:val="293241" w:themeColor="text1"/>
    </w:rPr>
  </w:style>
  <w:style w:type="character" w:styleId="PageNumber">
    <w:name w:val="page number"/>
    <w:rsid w:val="00444F04"/>
    <w:rPr>
      <w:rFonts w:ascii="Arial" w:hAnsi="Arial"/>
      <w:color w:val="293241" w:themeColor="text1"/>
      <w:sz w:val="14"/>
    </w:rPr>
  </w:style>
  <w:style w:type="paragraph" w:styleId="CommentSubject">
    <w:name w:val="annotation subject"/>
    <w:basedOn w:val="CommentText"/>
    <w:next w:val="CommentText"/>
    <w:link w:val="CommentSubjectChar"/>
    <w:rsid w:val="00444F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44F04"/>
    <w:rPr>
      <w:rFonts w:asciiTheme="minorHAnsi" w:eastAsiaTheme="minorHAnsi" w:hAnsiTheme="minorHAnsi" w:cstheme="minorBidi"/>
      <w:b/>
      <w:bCs/>
      <w:color w:val="293241" w:themeColor="text1"/>
    </w:rPr>
  </w:style>
  <w:style w:type="character" w:styleId="FootnoteReference">
    <w:name w:val="footnote reference"/>
    <w:basedOn w:val="DefaultParagraphFont"/>
    <w:rsid w:val="00444F04"/>
    <w:rPr>
      <w:vertAlign w:val="superscript"/>
    </w:rPr>
  </w:style>
  <w:style w:type="character" w:customStyle="1" w:styleId="FootercentralChar">
    <w:name w:val="Footer central Char"/>
    <w:basedOn w:val="FooterChar"/>
    <w:link w:val="Footercentral"/>
    <w:rsid w:val="00444F04"/>
    <w:rPr>
      <w:rFonts w:asciiTheme="minorHAnsi" w:eastAsiaTheme="minorHAnsi" w:hAnsiTheme="minorHAnsi" w:cstheme="minorBidi"/>
      <w:b/>
      <w:noProof/>
      <w:color w:val="293241" w:themeColor="text1"/>
      <w:sz w:val="18"/>
    </w:rPr>
  </w:style>
  <w:style w:type="paragraph" w:customStyle="1" w:styleId="ListPuces">
    <w:name w:val="List Puces"/>
    <w:basedOn w:val="ListParagraph"/>
    <w:link w:val="ListPucesCar"/>
    <w:qFormat/>
    <w:rsid w:val="00444F04"/>
    <w:pPr>
      <w:numPr>
        <w:numId w:val="1"/>
      </w:numPr>
      <w:spacing w:after="60"/>
    </w:pPr>
  </w:style>
  <w:style w:type="character" w:customStyle="1" w:styleId="ListPucesCar">
    <w:name w:val="List Puces Car"/>
    <w:basedOn w:val="DefaultParagraphFont"/>
    <w:link w:val="ListPuces"/>
    <w:rsid w:val="00444F04"/>
    <w:rPr>
      <w:rFonts w:asciiTheme="minorHAnsi" w:eastAsiaTheme="minorHAnsi" w:hAnsiTheme="minorHAnsi" w:cstheme="minorBidi"/>
      <w:color w:val="293241" w:themeColor="text1"/>
    </w:rPr>
  </w:style>
  <w:style w:type="paragraph" w:customStyle="1" w:styleId="NormalGras">
    <w:name w:val="Normal Gras"/>
    <w:basedOn w:val="Normal"/>
    <w:rsid w:val="00444F04"/>
    <w:rPr>
      <w:b/>
    </w:rPr>
  </w:style>
  <w:style w:type="paragraph" w:customStyle="1" w:styleId="NormalItalique">
    <w:name w:val="Normal Italique"/>
    <w:basedOn w:val="Normal"/>
    <w:rsid w:val="00444F04"/>
    <w:rPr>
      <w:rFonts w:cs="Arial"/>
      <w:bCs/>
      <w:i/>
      <w:iCs/>
    </w:rPr>
  </w:style>
  <w:style w:type="paragraph" w:customStyle="1" w:styleId="NormalSmallCaps">
    <w:name w:val="Normal Small Caps"/>
    <w:basedOn w:val="Normal"/>
    <w:rsid w:val="00444F04"/>
    <w:rPr>
      <w:smallCaps/>
    </w:rPr>
  </w:style>
  <w:style w:type="paragraph" w:customStyle="1" w:styleId="Tableaucellule">
    <w:name w:val="Tableau cellule"/>
    <w:basedOn w:val="Normal"/>
    <w:link w:val="TableaucelluleChar"/>
    <w:rsid w:val="00444F04"/>
    <w:pPr>
      <w:spacing w:before="60" w:after="60"/>
      <w:ind w:left="57"/>
      <w:jc w:val="left"/>
    </w:pPr>
    <w:rPr>
      <w:rFonts w:eastAsiaTheme="minorEastAsia"/>
      <w:lang w:eastAsia="en-US"/>
    </w:rPr>
  </w:style>
  <w:style w:type="character" w:customStyle="1" w:styleId="TableaucelluleChar">
    <w:name w:val="Tableau cellule Char"/>
    <w:basedOn w:val="DefaultParagraphFont"/>
    <w:link w:val="Tableaucellule"/>
    <w:rsid w:val="00444F04"/>
    <w:rPr>
      <w:rFonts w:asciiTheme="minorHAnsi" w:eastAsiaTheme="minorEastAsia" w:hAnsiTheme="minorHAnsi" w:cstheme="minorBidi"/>
      <w:color w:val="293241" w:themeColor="text1"/>
      <w:lang w:eastAsia="en-US"/>
    </w:rPr>
  </w:style>
  <w:style w:type="paragraph" w:customStyle="1" w:styleId="RevTableContent">
    <w:name w:val="Rev Table Content"/>
    <w:basedOn w:val="Tableaucellule"/>
    <w:rsid w:val="00444F04"/>
    <w:rPr>
      <w:sz w:val="14"/>
    </w:rPr>
  </w:style>
  <w:style w:type="paragraph" w:customStyle="1" w:styleId="RevTableHeader">
    <w:name w:val="Rev Table Header"/>
    <w:basedOn w:val="Normal"/>
    <w:rsid w:val="00444F04"/>
    <w:pPr>
      <w:spacing w:before="60" w:after="60"/>
      <w:ind w:left="57"/>
      <w:jc w:val="left"/>
    </w:pPr>
    <w:rPr>
      <w:rFonts w:eastAsiaTheme="minorEastAsia"/>
      <w:b/>
      <w:bCs/>
      <w:sz w:val="14"/>
      <w:lang w:eastAsia="en-US"/>
    </w:rPr>
  </w:style>
  <w:style w:type="paragraph" w:customStyle="1" w:styleId="Tableaucellulecentre">
    <w:name w:val="Tableau cellule centrée"/>
    <w:basedOn w:val="Tableaucellule"/>
    <w:link w:val="TableaucellulecentreChar"/>
    <w:rsid w:val="00444F04"/>
    <w:pPr>
      <w:jc w:val="center"/>
    </w:pPr>
  </w:style>
  <w:style w:type="character" w:customStyle="1" w:styleId="TableaucellulecentreChar">
    <w:name w:val="Tableau cellule centrée Char"/>
    <w:basedOn w:val="TableaucelluleChar"/>
    <w:link w:val="Tableaucellulecentre"/>
    <w:rsid w:val="00444F04"/>
    <w:rPr>
      <w:rFonts w:asciiTheme="minorHAnsi" w:eastAsiaTheme="minorEastAsia" w:hAnsiTheme="minorHAnsi" w:cstheme="minorBidi"/>
      <w:color w:val="293241" w:themeColor="text1"/>
      <w:lang w:eastAsia="en-US"/>
    </w:rPr>
  </w:style>
  <w:style w:type="paragraph" w:customStyle="1" w:styleId="Tableautitre">
    <w:name w:val="Tableau titre"/>
    <w:basedOn w:val="Normal"/>
    <w:link w:val="TableautitreChar"/>
    <w:rsid w:val="00444F04"/>
    <w:pPr>
      <w:spacing w:before="50" w:after="50"/>
      <w:jc w:val="center"/>
    </w:pPr>
    <w:rPr>
      <w:rFonts w:eastAsia="Times New Roman" w:cs="Times New Roman"/>
      <w:b/>
      <w:color w:val="118AB2" w:themeColor="accent1"/>
    </w:rPr>
  </w:style>
  <w:style w:type="character" w:customStyle="1" w:styleId="TableautitreChar">
    <w:name w:val="Tableau titre Char"/>
    <w:basedOn w:val="DefaultParagraphFont"/>
    <w:link w:val="Tableautitre"/>
    <w:rsid w:val="00444F04"/>
    <w:rPr>
      <w:rFonts w:asciiTheme="minorHAnsi" w:hAnsiTheme="minorHAnsi"/>
      <w:b/>
      <w:color w:val="118AB2" w:themeColor="accent1"/>
    </w:rPr>
  </w:style>
  <w:style w:type="paragraph" w:styleId="BalloonText">
    <w:name w:val="Balloon Text"/>
    <w:basedOn w:val="Normal"/>
    <w:link w:val="BalloonTextChar"/>
    <w:rsid w:val="00444F04"/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rsid w:val="00444F04"/>
    <w:rPr>
      <w:rFonts w:asciiTheme="minorHAnsi" w:eastAsiaTheme="minorHAnsi" w:hAnsiTheme="minorHAnsi" w:cs="Tahoma"/>
      <w:color w:val="293241" w:themeColor="text1"/>
      <w:sz w:val="16"/>
      <w:szCs w:val="16"/>
    </w:rPr>
  </w:style>
  <w:style w:type="character" w:styleId="PlaceholderText">
    <w:name w:val="Placeholder Text"/>
    <w:uiPriority w:val="99"/>
    <w:semiHidden/>
    <w:rsid w:val="00444F04"/>
    <w:rPr>
      <w:color w:val="808080"/>
    </w:rPr>
  </w:style>
  <w:style w:type="paragraph" w:customStyle="1" w:styleId="TitleArticle">
    <w:name w:val="Title (Article)"/>
    <w:basedOn w:val="Normal"/>
    <w:next w:val="Normal"/>
    <w:qFormat/>
    <w:rsid w:val="00444F04"/>
    <w:pPr>
      <w:spacing w:after="60"/>
    </w:pPr>
    <w:rPr>
      <w:b/>
      <w:u w:val="single"/>
    </w:rPr>
  </w:style>
  <w:style w:type="paragraph" w:customStyle="1" w:styleId="TitleNoTOC">
    <w:name w:val="Title (No TOC)"/>
    <w:basedOn w:val="Title"/>
    <w:qFormat/>
    <w:rsid w:val="00444F04"/>
    <w:pPr>
      <w:spacing w:after="120"/>
      <w:outlineLvl w:val="9"/>
    </w:pPr>
    <w:rPr>
      <w:caps w:val="0"/>
    </w:rPr>
  </w:style>
  <w:style w:type="paragraph" w:styleId="TOC4">
    <w:name w:val="toc 4"/>
    <w:basedOn w:val="Normal"/>
    <w:next w:val="Normal"/>
    <w:autoRedefine/>
    <w:uiPriority w:val="39"/>
    <w:rsid w:val="00444F04"/>
    <w:pPr>
      <w:tabs>
        <w:tab w:val="right" w:leader="dot" w:pos="9771"/>
      </w:tabs>
      <w:ind w:left="600"/>
    </w:pPr>
    <w:rPr>
      <w:rFonts w:asciiTheme="majorHAnsi" w:hAnsiTheme="majorHAnsi" w:cs="Calibri"/>
      <w:noProof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444F04"/>
    <w:pPr>
      <w:tabs>
        <w:tab w:val="left" w:pos="1400"/>
        <w:tab w:val="right" w:leader="dot" w:pos="9771"/>
      </w:tabs>
      <w:ind w:left="800"/>
    </w:pPr>
    <w:rPr>
      <w:rFonts w:asciiTheme="majorHAnsi" w:hAnsiTheme="majorHAnsi" w:cs="Calibri"/>
      <w:noProof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444F04"/>
    <w:pPr>
      <w:ind w:left="1000"/>
    </w:pPr>
    <w:rPr>
      <w:rFonts w:asciiTheme="majorHAnsi" w:hAnsiTheme="majorHAnsi" w:cs="Calibri"/>
      <w:noProof/>
      <w:sz w:val="18"/>
      <w:szCs w:val="18"/>
    </w:rPr>
  </w:style>
  <w:style w:type="paragraph" w:styleId="TOC7">
    <w:name w:val="toc 7"/>
    <w:basedOn w:val="Normal"/>
    <w:next w:val="Normal"/>
    <w:autoRedefine/>
    <w:rsid w:val="00444F04"/>
    <w:pPr>
      <w:ind w:left="1200"/>
    </w:pPr>
    <w:rPr>
      <w:rFonts w:asciiTheme="majorHAnsi" w:hAnsiTheme="majorHAnsi" w:cs="Calibri"/>
      <w:noProof/>
      <w:sz w:val="18"/>
      <w:szCs w:val="18"/>
    </w:rPr>
  </w:style>
  <w:style w:type="paragraph" w:styleId="TOC8">
    <w:name w:val="toc 8"/>
    <w:basedOn w:val="Normal"/>
    <w:next w:val="Normal"/>
    <w:autoRedefine/>
    <w:rsid w:val="00444F04"/>
    <w:pPr>
      <w:ind w:left="1400"/>
    </w:pPr>
    <w:rPr>
      <w:rFonts w:asciiTheme="majorHAnsi" w:hAnsiTheme="majorHAnsi" w:cs="Calibri"/>
      <w:noProof/>
      <w:sz w:val="18"/>
      <w:szCs w:val="18"/>
    </w:rPr>
  </w:style>
  <w:style w:type="paragraph" w:styleId="TOC9">
    <w:name w:val="toc 9"/>
    <w:basedOn w:val="Normal"/>
    <w:next w:val="Normal"/>
    <w:autoRedefine/>
    <w:rsid w:val="00444F04"/>
    <w:pPr>
      <w:ind w:left="1600"/>
    </w:pPr>
    <w:rPr>
      <w:rFonts w:asciiTheme="majorHAnsi" w:hAnsiTheme="majorHAnsi" w:cs="Calibri"/>
      <w:noProof/>
      <w:sz w:val="18"/>
      <w:szCs w:val="18"/>
    </w:rPr>
  </w:style>
  <w:style w:type="character" w:customStyle="1" w:styleId="Heading1Char">
    <w:name w:val="Heading 1 Char"/>
    <w:link w:val="Heading1"/>
    <w:rsid w:val="00444F04"/>
    <w:rPr>
      <w:rFonts w:asciiTheme="minorHAnsi" w:eastAsiaTheme="minorHAnsi" w:hAnsiTheme="minorHAnsi" w:cs="Arial"/>
      <w:b/>
      <w:bCs/>
      <w:color w:val="118AB2" w:themeColor="accent1"/>
      <w:spacing w:val="6"/>
      <w:kern w:val="28"/>
      <w:sz w:val="32"/>
      <w:szCs w:val="28"/>
    </w:rPr>
  </w:style>
  <w:style w:type="character" w:customStyle="1" w:styleId="Heading5Char">
    <w:name w:val="Heading 5 Char"/>
    <w:basedOn w:val="DefaultParagraphFont"/>
    <w:link w:val="Heading5"/>
    <w:rsid w:val="00444F04"/>
    <w:rPr>
      <w:rFonts w:asciiTheme="minorHAnsi" w:eastAsiaTheme="minorHAnsi" w:hAnsiTheme="minorHAnsi" w:cstheme="minorBidi"/>
      <w:bCs/>
      <w:iCs/>
      <w:color w:val="293241" w:themeColor="text1"/>
      <w:szCs w:val="26"/>
    </w:rPr>
  </w:style>
  <w:style w:type="character" w:customStyle="1" w:styleId="Heading6Char">
    <w:name w:val="Heading 6 Char"/>
    <w:basedOn w:val="DefaultParagraphFont"/>
    <w:link w:val="Heading6"/>
    <w:rsid w:val="00444F04"/>
    <w:rPr>
      <w:rFonts w:asciiTheme="minorHAnsi" w:eastAsiaTheme="minorHAnsi" w:hAnsiTheme="minorHAnsi" w:cstheme="minorBidi"/>
      <w:bCs/>
      <w:iCs/>
      <w:color w:val="293241" w:themeColor="text1"/>
      <w:szCs w:val="26"/>
    </w:rPr>
  </w:style>
  <w:style w:type="character" w:customStyle="1" w:styleId="Heading7Char">
    <w:name w:val="Heading 7 Char"/>
    <w:basedOn w:val="DefaultParagraphFont"/>
    <w:link w:val="Heading7"/>
    <w:rsid w:val="00444F04"/>
    <w:rPr>
      <w:rFonts w:asciiTheme="minorHAnsi" w:eastAsiaTheme="minorHAnsi" w:hAnsiTheme="minorHAnsi" w:cstheme="minorBidi"/>
      <w:bCs/>
      <w:iCs/>
      <w:color w:val="293241" w:themeColor="text1"/>
      <w:szCs w:val="26"/>
    </w:rPr>
  </w:style>
  <w:style w:type="character" w:customStyle="1" w:styleId="Heading8Char">
    <w:name w:val="Heading 8 Char"/>
    <w:basedOn w:val="DefaultParagraphFont"/>
    <w:link w:val="Heading8"/>
    <w:rsid w:val="00444F04"/>
    <w:rPr>
      <w:rFonts w:asciiTheme="minorHAnsi" w:eastAsiaTheme="minorHAnsi" w:hAnsiTheme="minorHAnsi" w:cstheme="minorBidi"/>
      <w:bCs/>
      <w:iCs/>
      <w:color w:val="293241" w:themeColor="text1"/>
      <w:szCs w:val="26"/>
    </w:rPr>
  </w:style>
  <w:style w:type="character" w:customStyle="1" w:styleId="Heading9Char">
    <w:name w:val="Heading 9 Char"/>
    <w:basedOn w:val="DefaultParagraphFont"/>
    <w:link w:val="Heading9"/>
    <w:rsid w:val="00444F04"/>
    <w:rPr>
      <w:rFonts w:asciiTheme="minorHAnsi" w:eastAsiaTheme="minorHAnsi" w:hAnsiTheme="minorHAnsi" w:cstheme="minorBidi"/>
      <w:b/>
      <w:bCs/>
      <w:iCs/>
      <w:color w:val="293241" w:themeColor="text1"/>
      <w:szCs w:val="26"/>
    </w:rPr>
  </w:style>
  <w:style w:type="character" w:styleId="HTMLCode">
    <w:name w:val="HTML Code"/>
    <w:basedOn w:val="DefaultParagraphFont"/>
    <w:uiPriority w:val="99"/>
    <w:unhideWhenUsed/>
    <w:rsid w:val="00444F04"/>
    <w:rPr>
      <w:rFonts w:ascii="Courier New" w:eastAsia="Times New Roman" w:hAnsi="Courier New" w:cs="Courier New"/>
      <w:sz w:val="20"/>
      <w:szCs w:val="20"/>
    </w:rPr>
  </w:style>
  <w:style w:type="character" w:customStyle="1" w:styleId="TOCHeadingChar">
    <w:name w:val="TOC Heading Char"/>
    <w:basedOn w:val="DefaultParagraphFont"/>
    <w:link w:val="TOCHeading"/>
    <w:uiPriority w:val="39"/>
    <w:rsid w:val="00444F04"/>
    <w:rPr>
      <w:rFonts w:asciiTheme="majorHAnsi" w:eastAsiaTheme="minorHAnsi" w:hAnsiTheme="majorHAnsi"/>
      <w:b/>
      <w:bCs/>
      <w:color w:val="118AB2" w:themeColor="accent1"/>
      <w:sz w:val="28"/>
      <w:szCs w:val="32"/>
      <w:shd w:val="clear" w:color="auto" w:fill="F2F2F2" w:themeFill="background1" w:themeFillShade="F2"/>
    </w:rPr>
  </w:style>
  <w:style w:type="paragraph" w:styleId="ListContinue2">
    <w:name w:val="List Continue 2"/>
    <w:basedOn w:val="Normal"/>
    <w:rsid w:val="00444F04"/>
    <w:pPr>
      <w:spacing w:after="120"/>
      <w:ind w:left="566"/>
      <w:contextualSpacing/>
    </w:pPr>
  </w:style>
  <w:style w:type="character" w:styleId="CommentReference">
    <w:name w:val="annotation reference"/>
    <w:basedOn w:val="DefaultParagraphFont"/>
    <w:rsid w:val="00444F04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4F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Times New Roman" w:hAnsi="Courier New" w:cs="Courier New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4F04"/>
    <w:rPr>
      <w:rFonts w:ascii="Courier New" w:hAnsi="Courier New" w:cs="Courier New"/>
    </w:rPr>
  </w:style>
  <w:style w:type="paragraph" w:styleId="NoSpacing">
    <w:name w:val="No Spacing"/>
    <w:uiPriority w:val="1"/>
    <w:rsid w:val="00444F04"/>
    <w:pPr>
      <w:spacing w:after="160" w:line="259" w:lineRule="auto"/>
    </w:pPr>
    <w:rPr>
      <w:rFonts w:ascii="Segoe UI" w:eastAsiaTheme="minorHAnsi" w:hAnsi="Segoe UI" w:cstheme="minorBidi"/>
      <w:color w:val="293241" w:themeColor="text1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rsid w:val="00444F04"/>
    <w:pPr>
      <w:numPr>
        <w:ilvl w:val="1"/>
      </w:numPr>
      <w:spacing w:after="160"/>
    </w:pPr>
    <w:rPr>
      <w:rFonts w:eastAsiaTheme="minorEastAsia"/>
      <w:color w:val="607598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4F04"/>
    <w:rPr>
      <w:rFonts w:asciiTheme="minorHAnsi" w:eastAsiaTheme="minorEastAsia" w:hAnsiTheme="minorHAnsi" w:cstheme="minorBidi"/>
      <w:color w:val="607598" w:themeColor="text1" w:themeTint="A5"/>
      <w:spacing w:val="15"/>
    </w:rPr>
  </w:style>
  <w:style w:type="table" w:styleId="TableClassic4">
    <w:name w:val="Table Classic 4"/>
    <w:basedOn w:val="TableNormal"/>
    <w:rsid w:val="00444F0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-Accent6">
    <w:name w:val="Grid Table 1 Light Accent 6"/>
    <w:basedOn w:val="TableNormal"/>
    <w:uiPriority w:val="46"/>
    <w:rsid w:val="00444F04"/>
    <w:pPr>
      <w:spacing w:after="160" w:line="259" w:lineRule="auto"/>
    </w:pPr>
    <w:rPr>
      <w:rFonts w:ascii="CG Times (W1)" w:eastAsiaTheme="minorHAnsi" w:hAnsi="CG Times (W1)" w:cstheme="minorBidi"/>
      <w:sz w:val="22"/>
      <w:szCs w:val="22"/>
    </w:rPr>
    <w:tblPr>
      <w:tblStyleRowBandSize w:val="1"/>
      <w:tblStyleColBandSize w:val="1"/>
      <w:tblBorders>
        <w:top w:val="single" w:sz="4" w:space="0" w:color="C3EBF9" w:themeColor="accent6" w:themeTint="66"/>
        <w:left w:val="single" w:sz="4" w:space="0" w:color="C3EBF9" w:themeColor="accent6" w:themeTint="66"/>
        <w:bottom w:val="single" w:sz="4" w:space="0" w:color="C3EBF9" w:themeColor="accent6" w:themeTint="66"/>
        <w:right w:val="single" w:sz="4" w:space="0" w:color="C3EBF9" w:themeColor="accent6" w:themeTint="66"/>
        <w:insideH w:val="single" w:sz="4" w:space="0" w:color="C3EBF9" w:themeColor="accent6" w:themeTint="66"/>
        <w:insideV w:val="single" w:sz="4" w:space="0" w:color="C3EBF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5E1F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E1F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auListPuces">
    <w:name w:val="Tableau List Puces"/>
    <w:basedOn w:val="ListPuces"/>
    <w:rsid w:val="00444F04"/>
    <w:pPr>
      <w:numPr>
        <w:numId w:val="6"/>
      </w:numPr>
      <w:spacing w:before="60"/>
      <w:contextualSpacing w:val="0"/>
      <w:jc w:val="left"/>
    </w:pPr>
  </w:style>
  <w:style w:type="paragraph" w:customStyle="1" w:styleId="Heading1nopagebreakbefore">
    <w:name w:val="Heading 1 (no page break before)"/>
    <w:basedOn w:val="Heading1"/>
    <w:next w:val="Normal"/>
    <w:rsid w:val="00444F04"/>
    <w:pPr>
      <w:pageBreakBefore w:val="0"/>
      <w:ind w:left="357" w:hanging="357"/>
    </w:pPr>
  </w:style>
  <w:style w:type="character" w:styleId="UnresolvedMention">
    <w:name w:val="Unresolved Mention"/>
    <w:basedOn w:val="DefaultParagraphFont"/>
    <w:uiPriority w:val="99"/>
    <w:semiHidden/>
    <w:unhideWhenUsed/>
    <w:rsid w:val="00B8035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B8035F"/>
    <w:tblPr>
      <w:tblStyleRowBandSize w:val="1"/>
      <w:tblStyleColBandSize w:val="1"/>
      <w:tblBorders>
        <w:top w:val="single" w:sz="4" w:space="0" w:color="52C7EE" w:themeColor="accent1" w:themeTint="99"/>
        <w:left w:val="single" w:sz="4" w:space="0" w:color="52C7EE" w:themeColor="accent1" w:themeTint="99"/>
        <w:bottom w:val="single" w:sz="4" w:space="0" w:color="52C7EE" w:themeColor="accent1" w:themeTint="99"/>
        <w:right w:val="single" w:sz="4" w:space="0" w:color="52C7EE" w:themeColor="accent1" w:themeTint="99"/>
        <w:insideH w:val="single" w:sz="4" w:space="0" w:color="52C7EE" w:themeColor="accent1" w:themeTint="99"/>
        <w:insideV w:val="single" w:sz="4" w:space="0" w:color="52C7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8AB2" w:themeColor="accent1"/>
          <w:left w:val="single" w:sz="4" w:space="0" w:color="118AB2" w:themeColor="accent1"/>
          <w:bottom w:val="single" w:sz="4" w:space="0" w:color="118AB2" w:themeColor="accent1"/>
          <w:right w:val="single" w:sz="4" w:space="0" w:color="118AB2" w:themeColor="accent1"/>
          <w:insideH w:val="nil"/>
          <w:insideV w:val="nil"/>
        </w:tcBorders>
        <w:shd w:val="clear" w:color="auto" w:fill="118AB2" w:themeFill="accent1"/>
      </w:tcPr>
    </w:tblStylePr>
    <w:tblStylePr w:type="lastRow">
      <w:rPr>
        <w:b/>
        <w:bCs/>
      </w:rPr>
      <w:tblPr/>
      <w:tcPr>
        <w:tcBorders>
          <w:top w:val="double" w:sz="4" w:space="0" w:color="118AB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CF9" w:themeFill="accent1" w:themeFillTint="33"/>
      </w:tcPr>
    </w:tblStylePr>
    <w:tblStylePr w:type="band1Horz">
      <w:tblPr/>
      <w:tcPr>
        <w:shd w:val="clear" w:color="auto" w:fill="C5ECF9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2B4B1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TableGrid1">
    <w:name w:val="Table Grid1"/>
    <w:basedOn w:val="TableNormal"/>
    <w:next w:val="TableGrid"/>
    <w:rsid w:val="0033473F"/>
    <w:rPr>
      <w:rFonts w:ascii="Arial" w:hAnsi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attr">
    <w:name w:val="hljs-attr"/>
    <w:basedOn w:val="DefaultParagraphFont"/>
    <w:rsid w:val="00C31753"/>
  </w:style>
  <w:style w:type="paragraph" w:styleId="Revision">
    <w:name w:val="Revision"/>
    <w:hidden/>
    <w:uiPriority w:val="99"/>
    <w:semiHidden/>
    <w:rsid w:val="00E84C7E"/>
    <w:rPr>
      <w:rFonts w:asciiTheme="minorHAnsi" w:eastAsiaTheme="minorHAnsi" w:hAnsiTheme="minorHAnsi" w:cstheme="minorBidi"/>
      <w:color w:val="293241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8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515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15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34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90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5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90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377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5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34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2.bin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comments" Target="comments.xml"/><Relationship Id="rId34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hyperlink" Target="https://www.unistra.fr" TargetMode="External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18/08/relationships/commentsExtensible" Target="commentsExtensible.xm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emf"/><Relationship Id="rId23" Type="http://schemas.microsoft.com/office/2016/09/relationships/commentsIds" Target="commentsIds.xml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emf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microsoft.com/office/2011/relationships/commentsExtended" Target="commentsExtended.xm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word\62%20Actions%20QUALITE\Nouveaux%20documents%20qualit&#233;\Mod&#232;les\Mod&#232;le%20de%20document%20qualit&#233;_v0.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73AF92F9E34404187D121A0F33B95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EAE9E7-51D8-457D-AAE5-080FA5F09E77}"/>
      </w:docPartPr>
      <w:docPartBody>
        <w:p w:rsidR="007C4EB2" w:rsidRDefault="002D03BC" w:rsidP="002D03BC">
          <w:pPr>
            <w:pStyle w:val="873AF92F9E34404187D121A0F33B95CD"/>
          </w:pPr>
          <w:r w:rsidRPr="00D73B9D">
            <w:rPr>
              <w:rStyle w:val="PlaceholderText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D66"/>
    <w:rsid w:val="00024D66"/>
    <w:rsid w:val="002D03BC"/>
    <w:rsid w:val="003925A9"/>
    <w:rsid w:val="00464617"/>
    <w:rsid w:val="005E7E6F"/>
    <w:rsid w:val="00606E09"/>
    <w:rsid w:val="007C4EB2"/>
    <w:rsid w:val="00A21EE9"/>
    <w:rsid w:val="00A23A9D"/>
    <w:rsid w:val="00A42369"/>
    <w:rsid w:val="00BC795C"/>
    <w:rsid w:val="00D90CD3"/>
    <w:rsid w:val="00DA5C1F"/>
    <w:rsid w:val="00E97152"/>
    <w:rsid w:val="00F8539A"/>
    <w:rsid w:val="00FE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2D03BC"/>
    <w:rPr>
      <w:color w:val="808080"/>
    </w:rPr>
  </w:style>
  <w:style w:type="paragraph" w:customStyle="1" w:styleId="873AF92F9E34404187D121A0F33B95CD">
    <w:name w:val="873AF92F9E34404187D121A0F33B95CD"/>
    <w:rsid w:val="002D03BC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word SAS_VascoDocuments">
  <a:themeElements>
    <a:clrScheme name="Sword France Nouvelle Charte">
      <a:dk1>
        <a:srgbClr val="293241"/>
      </a:dk1>
      <a:lt1>
        <a:srgbClr val="FFFFFF"/>
      </a:lt1>
      <a:dk2>
        <a:srgbClr val="293241"/>
      </a:dk2>
      <a:lt2>
        <a:srgbClr val="D9D9D9"/>
      </a:lt2>
      <a:accent1>
        <a:srgbClr val="118AB2"/>
      </a:accent1>
      <a:accent2>
        <a:srgbClr val="166879"/>
      </a:accent2>
      <a:accent3>
        <a:srgbClr val="B80050"/>
      </a:accent3>
      <a:accent4>
        <a:srgbClr val="5C164E"/>
      </a:accent4>
      <a:accent5>
        <a:srgbClr val="33C1B1"/>
      </a:accent5>
      <a:accent6>
        <a:srgbClr val="6ACFF1"/>
      </a:accent6>
      <a:hlink>
        <a:srgbClr val="33C1B1"/>
      </a:hlink>
      <a:folHlink>
        <a:srgbClr val="94247D"/>
      </a:folHlink>
    </a:clrScheme>
    <a:fontScheme name="Sword France Segoe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DAF6779AF94248B4F83466840A5628" ma:contentTypeVersion="34" ma:contentTypeDescription="Crée un document." ma:contentTypeScope="" ma:versionID="d0fa6c18e8645657e0346b18672ec01b">
  <xsd:schema xmlns:xsd="http://www.w3.org/2001/XMLSchema" xmlns:xs="http://www.w3.org/2001/XMLSchema" xmlns:p="http://schemas.microsoft.com/office/2006/metadata/properties" xmlns:ns1="fd95360c-0de6-4828-9dd7-55cd18c784b8" targetNamespace="http://schemas.microsoft.com/office/2006/metadata/properties" ma:root="true" ma:fieldsID="66899bc78b3c1859bcb368cc95f63964" ns1:_="">
    <xsd:import namespace="fd95360c-0de6-4828-9dd7-55cd18c784b8"/>
    <xsd:element name="properties">
      <xsd:complexType>
        <xsd:sequence>
          <xsd:element name="documentManagement">
            <xsd:complexType>
              <xsd:all>
                <xsd:element ref="ns1:VASCO_x0020_Nom_x0020_du_x0020_Client"/>
                <xsd:element ref="ns1:VASCO_x0020_Type_x0020_de_x0020_Fiche"/>
                <xsd:element ref="ns1:VASCO_x0020_Num_x00e9_ro_x0020_du_x0020_document"/>
                <xsd:element ref="ns1:VASCO_x0020_Version_x0020_Majeure"/>
                <xsd:element ref="ns1:VASCO_x0020_version_x0020_Mineure"/>
                <xsd:element ref="ns1:Entit_x00e9__x0020_SWORD"/>
                <xsd:element ref="ns1:Nom_x0020_du_x0020_projet"/>
                <xsd:element ref="ns1:VASCO_x0020_Identifiant_x0020_du_x0020_Projet"/>
                <xsd:element ref="ns1:VASCO_x0020_Date_x0020_de_x0020_r_x00e9_f_x00e9_rence" minOccurs="0"/>
                <xsd:element ref="ns1:VASCO_x0020_Sous_x002d_titre_x0020_du_x0020_Document"/>
                <xsd:element ref="ns1:VASCO_x0020_Titre_x0020_du_x0020_Document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5360c-0de6-4828-9dd7-55cd18c784b8" elementFormDefault="qualified">
    <xsd:import namespace="http://schemas.microsoft.com/office/2006/documentManagement/types"/>
    <xsd:import namespace="http://schemas.microsoft.com/office/infopath/2007/PartnerControls"/>
    <xsd:element name="VASCO_x0020_Nom_x0020_du_x0020_Client" ma:index="0" ma:displayName="VASCO Nom du Client" ma:internalName="VASCO_x0020_Nom_x0020_du_x0020_Client">
      <xsd:simpleType>
        <xsd:restriction base="dms:Text">
          <xsd:maxLength value="255"/>
        </xsd:restriction>
      </xsd:simpleType>
    </xsd:element>
    <xsd:element name="VASCO_x0020_Type_x0020_de_x0020_Fiche" ma:index="1" ma:displayName="VASCO Type de Fiche" ma:description="Trigramme de la fiches (FSC, FLI, FAC...)" ma:internalName="VASCO_x0020_Type_x0020_de_x0020_Fiche">
      <xsd:simpleType>
        <xsd:restriction base="dms:Text">
          <xsd:maxLength value="3"/>
        </xsd:restriction>
      </xsd:simpleType>
    </xsd:element>
    <xsd:element name="VASCO_x0020_Num_x00e9_ro_x0020_du_x0020_document" ma:index="2" ma:displayName="VASCO Numéro du document" ma:description="Il s'agit du numéro immédiatement à droite du type de fiche (à saisir sur 3 caractères)." ma:internalName="VASCO_x0020_Num_x00e9_ro_x0020_du_x0020_document">
      <xsd:simpleType>
        <xsd:restriction base="dms:Text">
          <xsd:maxLength value="3"/>
        </xsd:restriction>
      </xsd:simpleType>
    </xsd:element>
    <xsd:element name="VASCO_x0020_Version_x0020_Majeure" ma:index="3" ma:displayName="VASCO Version Majeure" ma:default="1" ma:description="Veuillez saisir une valeur comprise entre 1 et 99." ma:internalName="VASCO_x0020_Version_x0020_Majeure">
      <xsd:simpleType>
        <xsd:restriction base="dms:Text">
          <xsd:maxLength value="2"/>
        </xsd:restriction>
      </xsd:simpleType>
    </xsd:element>
    <xsd:element name="VASCO_x0020_version_x0020_Mineure" ma:index="4" ma:displayName="VASCO Version Mineure" ma:default="0" ma:description="Veuillez saisir une valeur comprise entre 0 et 99." ma:internalName="VASCO_x0020_version_x0020_Mineure">
      <xsd:simpleType>
        <xsd:restriction base="dms:Text">
          <xsd:maxLength value="2"/>
        </xsd:restriction>
      </xsd:simpleType>
    </xsd:element>
    <xsd:element name="Entit_x00e9__x0020_SWORD" ma:index="5" ma:displayName="VASCO Entité SWORD" ma:default="Sword Group" ma:format="Dropdown" ma:indexed="true" ma:internalName="Entit_x00e9__x0020_SWORD">
      <xsd:simpleType>
        <xsd:restriction base="dms:Choice">
          <xsd:enumeration value="Sword Group"/>
          <xsd:enumeration value="Sword/IDL"/>
          <xsd:enumeration value="Sword/SIG"/>
          <xsd:enumeration value="Sword/SWL"/>
        </xsd:restriction>
      </xsd:simpleType>
    </xsd:element>
    <xsd:element name="Nom_x0020_du_x0020_projet" ma:index="6" ma:displayName="VASCO Nom du projet" ma:default="Nom du projet" ma:internalName="Nom_x0020_du_x0020_projet">
      <xsd:simpleType>
        <xsd:restriction base="dms:Text">
          <xsd:maxLength value="255"/>
        </xsd:restriction>
      </xsd:simpleType>
    </xsd:element>
    <xsd:element name="VASCO_x0020_Identifiant_x0020_du_x0020_Projet" ma:index="7" ma:displayName="VASCO Identifiant du Projet" ma:internalName="VASCO_x0020_Identifiant_x0020_du_x0020_Projet">
      <xsd:simpleType>
        <xsd:restriction base="dms:Text">
          <xsd:maxLength value="255"/>
        </xsd:restriction>
      </xsd:simpleType>
    </xsd:element>
    <xsd:element name="VASCO_x0020_Date_x0020_de_x0020_r_x00e9_f_x00e9_rence" ma:index="9" nillable="true" ma:displayName="VASCO Date de référence" ma:format="DateOnly" ma:internalName="VASCO_x0020_Date_x0020_de_x0020_r_x00e9_f_x00e9_rence">
      <xsd:simpleType>
        <xsd:restriction base="dms:DateTime"/>
      </xsd:simpleType>
    </xsd:element>
    <xsd:element name="VASCO_x0020_Sous_x002d_titre_x0020_du_x0020_Document" ma:index="17" ma:displayName="VASCO Sous-titre du Document" ma:default="Sous-titre du document" ma:internalName="VASCO_x0020_Sous_x002d_titre_x0020_du_x0020_Document">
      <xsd:simpleType>
        <xsd:restriction base="dms:Text">
          <xsd:maxLength value="255"/>
        </xsd:restriction>
      </xsd:simpleType>
    </xsd:element>
    <xsd:element name="VASCO_x0020_Titre_x0020_du_x0020_Document" ma:index="18" ma:displayName="VASCO Titre du Document" ma:default="Titre du document" ma:internalName="VASCO_x0020_Titre_x0020_du_x0020_Docum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Type de contenu"/>
        <xsd:element ref="dc:title" minOccurs="0" maxOccurs="1" ma:index="8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customXsn xmlns="http://schemas.microsoft.com/office/2006/metadata/customXsn">
  <xsnLocation>http://lyon-share2/swl/intranet/docs/Les documents qualit/Forms/Document/e1cf042944d1fc8ccustomXsn.xsn</xsnLocation>
  <cached>True</cached>
  <openByDefault>False</openByDefault>
  <xsnScope>http://lyon-share2/swl/intranet/docs/Les documents qualit</xsnScope>
</customXs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ASCO_x0020_Version_x0020_Majeure xmlns="fd95360c-0de6-4828-9dd7-55cd18c784b8">1</VASCO_x0020_Version_x0020_Majeure>
    <VASCO_x0020_Titre_x0020_du_x0020_Document xmlns="fd95360c-0de6-4828-9dd7-55cd18c784b8">Spécifications fonctionnelles</VASCO_x0020_Titre_x0020_du_x0020_Document>
    <Entit_x00e9__x0020_SWORD xmlns="fd95360c-0de6-4828-9dd7-55cd18c784b8">Sword Group</Entit_x00e9__x0020_SWORD>
    <VASCO_x0020_Type_x0020_de_x0020_Fiche xmlns="fd95360c-0de6-4828-9dd7-55cd18c784b8">CRQ</VASCO_x0020_Type_x0020_de_x0020_Fiche>
    <VASCO_x0020_version_x0020_Mineure xmlns="fd95360c-0de6-4828-9dd7-55cd18c784b8">1</VASCO_x0020_version_x0020_Mineure>
    <VASCO_x0020_Date_x0020_de_x0020_r_x00e9_f_x00e9_rence xmlns="fd95360c-0de6-4828-9dd7-55cd18c784b8">2023-06-19T00:00:00+02:00</VASCO_x0020_Date_x0020_de_x0020_r_x00e9_f_x00e9_rence>
    <VASCO_x0020_Num_x00e9_ro_x0020_du_x0020_document xmlns="fd95360c-0de6-4828-9dd7-55cd18c784b8">005</VASCO_x0020_Num_x00e9_ro_x0020_du_x0020_document>
    <Nom_x0020_du_x0020_projet xmlns="fd95360c-0de6-4828-9dd7-55cd18c784b8">ScanESR</Nom_x0020_du_x0020_projet>
    <VASCO_x0020_Sous_x002d_titre_x0020_du_x0020_Document xmlns="fd95360c-0de6-4828-9dd7-55cd18c784b8">Référentiel Qualité - Niveau III</VASCO_x0020_Sous_x002d_titre_x0020_du_x0020_Document>
    <VASCO_x0020_Nom_x0020_du_x0020_Client xmlns="fd95360c-0de6-4828-9dd7-55cd18c784b8">MESRI</VASCO_x0020_Nom_x0020_du_x0020_Client>
    <VASCO_x0020_Identifiant_x0020_du_x0020_Projet xmlns="fd95360c-0de6-4828-9dd7-55cd18c784b8">ScanESR</VASCO_x0020_Identifiant_x0020_du_x0020_Projet>
  </documentManagement>
</p:properties>
</file>

<file path=customXml/itemProps1.xml><?xml version="1.0" encoding="utf-8"?>
<ds:datastoreItem xmlns:ds="http://schemas.openxmlformats.org/officeDocument/2006/customXml" ds:itemID="{22A0D7A6-464C-4C5C-ABBA-03E2FD4F5D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70949C-0D43-4594-AC08-35B2675AC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5360c-0de6-4828-9dd7-55cd18c784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7BC93C-1714-4AC5-9FD7-A3E6F34A0860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C055DB78-3870-4402-8660-B173F5C8D3E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F1C5936-483C-4DB9-814D-267720759D5A}">
  <ds:schemaRefs>
    <ds:schemaRef ds:uri="http://schemas.microsoft.com/office/infopath/2007/PartnerControls"/>
    <ds:schemaRef ds:uri="http://schemas.microsoft.com/office/2006/metadata/properties"/>
    <ds:schemaRef ds:uri="fd95360c-0de6-4828-9dd7-55cd18c784b8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document qualité_v0.6</Template>
  <TotalTime>228</TotalTime>
  <Pages>22</Pages>
  <Words>3490</Words>
  <Characters>26880</Characters>
  <Application>Microsoft Office Word</Application>
  <DocSecurity>0</DocSecurity>
  <Lines>224</Lines>
  <Paragraphs>60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Spécifications fonctionnelles</vt:lpstr>
      <vt:lpstr>Spécifications fonctionnelles</vt:lpstr>
    </vt:vector>
  </TitlesOfParts>
  <Company>Coexya</Company>
  <LinksUpToDate>false</LinksUpToDate>
  <CharactersWithSpaces>30310</CharactersWithSpaces>
  <SharedDoc>false</SharedDoc>
  <HLinks>
    <vt:vector size="138" baseType="variant">
      <vt:variant>
        <vt:i4>1114167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_Toc316052751</vt:lpwstr>
      </vt:variant>
      <vt:variant>
        <vt:i4>1114167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_Toc316052750</vt:lpwstr>
      </vt:variant>
      <vt:variant>
        <vt:i4>1703999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_Toc316821858</vt:lpwstr>
      </vt:variant>
      <vt:variant>
        <vt:i4>1703999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_Toc316821857</vt:lpwstr>
      </vt:variant>
      <vt:variant>
        <vt:i4>1703999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_Toc316821856</vt:lpwstr>
      </vt:variant>
      <vt:variant>
        <vt:i4>1703999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_Toc316821855</vt:lpwstr>
      </vt:variant>
      <vt:variant>
        <vt:i4>1703999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_Toc316821854</vt:lpwstr>
      </vt:variant>
      <vt:variant>
        <vt:i4>1703999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_Toc316821853</vt:lpwstr>
      </vt:variant>
      <vt:variant>
        <vt:i4>1703999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_Toc316821852</vt:lpwstr>
      </vt:variant>
      <vt:variant>
        <vt:i4>1703999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_Toc316821851</vt:lpwstr>
      </vt:variant>
      <vt:variant>
        <vt:i4>1703999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_Toc316821850</vt:lpwstr>
      </vt:variant>
      <vt:variant>
        <vt:i4>1769535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_Toc316821849</vt:lpwstr>
      </vt:variant>
      <vt:variant>
        <vt:i4>1769535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_Toc316821848</vt:lpwstr>
      </vt:variant>
      <vt:variant>
        <vt:i4>1769535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_Toc316821847</vt:lpwstr>
      </vt:variant>
      <vt:variant>
        <vt:i4>1769535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_Toc316821846</vt:lpwstr>
      </vt:variant>
      <vt:variant>
        <vt:i4>1769535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_Toc316821845</vt:lpwstr>
      </vt:variant>
      <vt:variant>
        <vt:i4>1769535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_Toc316821844</vt:lpwstr>
      </vt:variant>
      <vt:variant>
        <vt:i4>1769535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_Toc316821843</vt:lpwstr>
      </vt:variant>
      <vt:variant>
        <vt:i4>1769535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_Toc316821842</vt:lpwstr>
      </vt:variant>
      <vt:variant>
        <vt:i4>1769535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_Toc316821841</vt:lpwstr>
      </vt:variant>
      <vt:variant>
        <vt:i4>1769535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_Toc316821840</vt:lpwstr>
      </vt:variant>
      <vt:variant>
        <vt:i4>1835071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_Toc316821839</vt:lpwstr>
      </vt:variant>
      <vt:variant>
        <vt:i4>2424894</vt:i4>
      </vt:variant>
      <vt:variant>
        <vt:i4>12</vt:i4>
      </vt:variant>
      <vt:variant>
        <vt:i4>0</vt:i4>
      </vt:variant>
      <vt:variant>
        <vt:i4>5</vt:i4>
      </vt:variant>
      <vt:variant>
        <vt:lpwstr>http://www.sword-group.com/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fonctionnelles</dc:title>
  <dc:subject/>
  <dc:creator>DECHOMET Corentin</dc:creator>
  <cp:keywords/>
  <cp:lastModifiedBy>INDRECAN Carmen</cp:lastModifiedBy>
  <cp:revision>40</cp:revision>
  <dcterms:created xsi:type="dcterms:W3CDTF">2023-06-19T15:18:00Z</dcterms:created>
  <dcterms:modified xsi:type="dcterms:W3CDTF">2023-09-15T07:46:00Z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0x010100FADAF6779AF94248B4F83466840A5628</vt:lpwstr>
  </property>
  <property fmtid="{D5CDD505-2E9C-101B-9397-08002B2CF9AE}" pid="3" name="CognivaFacetbmx-group">
    <vt:lpwstr>patent</vt:lpwstr>
  </property>
</Properties>
</file>